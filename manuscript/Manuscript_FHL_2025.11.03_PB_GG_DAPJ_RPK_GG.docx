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FFC4" w14:textId="202ABDD7" w:rsidR="00F65C18" w:rsidRPr="008629C2" w:rsidRDefault="00F33854">
      <w:pPr>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Diel and artificial light effects on nearshore communities revealed by eDNA metabarcoding </w:t>
      </w:r>
    </w:p>
    <w:p w14:paraId="66EFDF56" w14:textId="77777777" w:rsidR="00F65C18" w:rsidRDefault="00F65C18">
      <w:pPr>
        <w:rPr>
          <w:rFonts w:ascii="Times New Roman" w:eastAsia="Times New Roman" w:hAnsi="Times New Roman" w:cs="Times New Roman"/>
          <w:sz w:val="24"/>
          <w:szCs w:val="24"/>
        </w:rPr>
      </w:pPr>
    </w:p>
    <w:p w14:paraId="1B57DDFB" w14:textId="47D4693D" w:rsidR="00F65C18" w:rsidRDefault="00F33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Running </w:t>
      </w:r>
      <w:r w:rsidR="00AC3391">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Diurnal patterns in a nearshore eDNA community </w:t>
      </w:r>
    </w:p>
    <w:p w14:paraId="430433C7" w14:textId="13432BDE" w:rsidR="008629C2" w:rsidRDefault="008629C2">
      <w:pPr>
        <w:rPr>
          <w:rFonts w:ascii="Times New Roman" w:eastAsia="Times New Roman" w:hAnsi="Times New Roman" w:cs="Times New Roman"/>
          <w:sz w:val="24"/>
          <w:szCs w:val="24"/>
        </w:rPr>
      </w:pPr>
    </w:p>
    <w:p w14:paraId="12F69D92" w14:textId="3C1FD7FB" w:rsidR="008629C2" w:rsidRPr="00DC20EC" w:rsidRDefault="008629C2">
      <w:pPr>
        <w:rPr>
          <w:rFonts w:ascii="Times New Roman" w:eastAsia="Times New Roman" w:hAnsi="Times New Roman" w:cs="Times New Roman"/>
          <w:sz w:val="24"/>
          <w:szCs w:val="24"/>
          <w:vertAlign w:val="superscript"/>
        </w:rPr>
      </w:pPr>
      <w:r w:rsidRPr="008629C2">
        <w:rPr>
          <w:rFonts w:ascii="Times New Roman" w:eastAsia="Times New Roman" w:hAnsi="Times New Roman" w:cs="Times New Roman"/>
          <w:sz w:val="24"/>
          <w:szCs w:val="24"/>
        </w:rPr>
        <w:t>Kingsly Chuo Beng</w:t>
      </w:r>
      <w:r w:rsidRPr="00B5107E">
        <w:rPr>
          <w:rFonts w:ascii="Times New Roman" w:eastAsia="Times New Roman" w:hAnsi="Times New Roman" w:cs="Times New Roman"/>
          <w:sz w:val="24"/>
          <w:szCs w:val="24"/>
          <w:vertAlign w:val="superscript"/>
        </w:rPr>
        <w:t>1,2,3</w:t>
      </w:r>
      <w:r>
        <w:rPr>
          <w:rFonts w:ascii="Times New Roman" w:eastAsia="Times New Roman" w:hAnsi="Times New Roman" w:cs="Times New Roman"/>
          <w:sz w:val="24"/>
          <w:szCs w:val="24"/>
        </w:rPr>
        <w:t xml:space="preserve">; </w:t>
      </w:r>
      <w:r w:rsidR="00305CD6" w:rsidRPr="00305CD6">
        <w:rPr>
          <w:rFonts w:ascii="Times New Roman" w:eastAsia="Times New Roman" w:hAnsi="Times New Roman" w:cs="Times New Roman"/>
          <w:sz w:val="24"/>
          <w:szCs w:val="24"/>
        </w:rPr>
        <w:t>Gledis Guri4;</w:t>
      </w:r>
      <w:r w:rsidR="00305CD6">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Yin Cheong Aden Ip</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Pedro FP Brandão-Dias</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Elizabeth Andruszkiewicz Allan</w:t>
      </w:r>
      <w:r w:rsidR="006A3613"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00EB5D97" w:rsidRPr="006A3613">
        <w:rPr>
          <w:rFonts w:ascii="Times New Roman" w:eastAsia="Times New Roman" w:hAnsi="Times New Roman" w:cs="Times New Roman"/>
          <w:sz w:val="24"/>
          <w:szCs w:val="24"/>
        </w:rPr>
        <w:t>Diana A</w:t>
      </w:r>
      <w:r w:rsidR="00EB5D97">
        <w:rPr>
          <w:rFonts w:ascii="Times New Roman" w:eastAsia="Times New Roman" w:hAnsi="Times New Roman" w:cs="Times New Roman"/>
          <w:sz w:val="24"/>
          <w:szCs w:val="24"/>
        </w:rPr>
        <w:t>.</w:t>
      </w:r>
      <w:r w:rsidR="00EB5D97" w:rsidRP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Pazmiño.</w:t>
      </w:r>
      <w:r w:rsidR="006A3613" w:rsidRPr="00B5107E">
        <w:rPr>
          <w:rFonts w:ascii="Times New Roman" w:eastAsia="Times New Roman" w:hAnsi="Times New Roman" w:cs="Times New Roman"/>
          <w:sz w:val="24"/>
          <w:szCs w:val="24"/>
          <w:vertAlign w:val="superscript"/>
        </w:rPr>
        <w:t>5,6</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Adam Brink</w:t>
      </w:r>
      <w:r w:rsidR="006A3613" w:rsidRPr="00B5107E">
        <w:rPr>
          <w:rFonts w:ascii="Times New Roman" w:eastAsia="Times New Roman" w:hAnsi="Times New Roman" w:cs="Times New Roman"/>
          <w:sz w:val="24"/>
          <w:szCs w:val="24"/>
          <w:vertAlign w:val="superscript"/>
        </w:rPr>
        <w:t>7</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Mei-Hong Zhao</w:t>
      </w:r>
      <w:r w:rsidR="006A3613"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Muhammad Danie Al Malik</w:t>
      </w:r>
      <w:r w:rsidR="006A3613" w:rsidRPr="00B5107E">
        <w:rPr>
          <w:rFonts w:ascii="Times New Roman" w:eastAsia="Times New Roman" w:hAnsi="Times New Roman" w:cs="Times New Roman"/>
          <w:sz w:val="24"/>
          <w:szCs w:val="24"/>
          <w:vertAlign w:val="superscript"/>
        </w:rPr>
        <w:t>9</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Fraulein Jan O. Calumpiano</w:t>
      </w:r>
      <w:r w:rsidR="00B5107E" w:rsidRPr="00DC20EC">
        <w:rPr>
          <w:rFonts w:ascii="Times New Roman" w:eastAsia="Times New Roman" w:hAnsi="Times New Roman" w:cs="Times New Roman"/>
          <w:sz w:val="24"/>
          <w:szCs w:val="24"/>
          <w:vertAlign w:val="superscript"/>
        </w:rPr>
        <w:t>10</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Natalie A. Sawaya</w:t>
      </w:r>
      <w:r w:rsidR="00B5107E" w:rsidRPr="00DC20EC">
        <w:rPr>
          <w:rFonts w:ascii="Times New Roman" w:eastAsia="Times New Roman" w:hAnsi="Times New Roman" w:cs="Times New Roman"/>
          <w:sz w:val="24"/>
          <w:szCs w:val="24"/>
          <w:vertAlign w:val="superscript"/>
        </w:rPr>
        <w:t>11</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Ouattara Koffi Nouho</w:t>
      </w:r>
      <w:r w:rsidR="00B5107E" w:rsidRPr="00DC20EC">
        <w:rPr>
          <w:rFonts w:ascii="Times New Roman" w:eastAsia="Times New Roman" w:hAnsi="Times New Roman" w:cs="Times New Roman"/>
          <w:sz w:val="24"/>
          <w:szCs w:val="24"/>
          <w:vertAlign w:val="superscript"/>
        </w:rPr>
        <w:t>12</w:t>
      </w:r>
      <w:r w:rsid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Abahi</w:t>
      </w:r>
      <w:proofErr w:type="spellEnd"/>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Koudjodé</w:t>
      </w:r>
      <w:proofErr w:type="spellEnd"/>
      <w:r w:rsidR="006A3613" w:rsidRPr="006A3613">
        <w:rPr>
          <w:rFonts w:ascii="Times New Roman" w:eastAsia="Times New Roman" w:hAnsi="Times New Roman" w:cs="Times New Roman"/>
          <w:sz w:val="24"/>
          <w:szCs w:val="24"/>
        </w:rPr>
        <w:t xml:space="preserve"> Simon</w:t>
      </w:r>
      <w:r w:rsidR="00B5107E" w:rsidRPr="00DC20EC">
        <w:rPr>
          <w:rFonts w:ascii="Times New Roman" w:eastAsia="Times New Roman" w:hAnsi="Times New Roman" w:cs="Times New Roman"/>
          <w:sz w:val="24"/>
          <w:szCs w:val="24"/>
          <w:vertAlign w:val="superscript"/>
        </w:rPr>
        <w:t>13</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Florencia Bertoglio</w:t>
      </w:r>
      <w:r w:rsidR="00B5107E" w:rsidRPr="00DC20EC">
        <w:rPr>
          <w:rFonts w:ascii="Times New Roman" w:eastAsia="Times New Roman" w:hAnsi="Times New Roman" w:cs="Times New Roman"/>
          <w:sz w:val="24"/>
          <w:szCs w:val="24"/>
          <w:vertAlign w:val="superscript"/>
        </w:rPr>
        <w:t>14</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Suzana de Moura Pereira</w:t>
      </w:r>
      <w:r w:rsidR="00B5107E" w:rsidRPr="00DC20EC">
        <w:rPr>
          <w:rFonts w:ascii="Times New Roman" w:eastAsia="Times New Roman" w:hAnsi="Times New Roman" w:cs="Times New Roman"/>
          <w:sz w:val="24"/>
          <w:szCs w:val="24"/>
          <w:vertAlign w:val="superscript"/>
        </w:rPr>
        <w:t>15</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Yingbei</w:t>
      </w:r>
      <w:proofErr w:type="spellEnd"/>
      <w:r w:rsidR="006A3613" w:rsidRPr="006A3613">
        <w:rPr>
          <w:rFonts w:ascii="Times New Roman" w:eastAsia="Times New Roman" w:hAnsi="Times New Roman" w:cs="Times New Roman"/>
          <w:sz w:val="24"/>
          <w:szCs w:val="24"/>
        </w:rPr>
        <w:t xml:space="preserve"> Peng</w:t>
      </w:r>
      <w:r w:rsidR="00B5107E"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r w:rsidR="00B5107E" w:rsidRPr="00B5107E">
        <w:rPr>
          <w:rFonts w:ascii="Times New Roman" w:eastAsia="Times New Roman" w:hAnsi="Times New Roman" w:cs="Times New Roman"/>
          <w:sz w:val="24"/>
          <w:szCs w:val="24"/>
        </w:rPr>
        <w:t>Melvie Aulya</w:t>
      </w:r>
      <w:r w:rsidR="00B5107E" w:rsidRPr="00DC20EC">
        <w:rPr>
          <w:rFonts w:ascii="Times New Roman" w:eastAsia="Times New Roman" w:hAnsi="Times New Roman" w:cs="Times New Roman"/>
          <w:sz w:val="24"/>
          <w:szCs w:val="24"/>
          <w:vertAlign w:val="superscript"/>
        </w:rPr>
        <w:t>9</w:t>
      </w:r>
      <w:r w:rsidR="00B5107E">
        <w:rPr>
          <w:rFonts w:ascii="Times New Roman" w:eastAsia="Times New Roman" w:hAnsi="Times New Roman" w:cs="Times New Roman"/>
          <w:sz w:val="24"/>
          <w:szCs w:val="24"/>
        </w:rPr>
        <w:t xml:space="preserve">; </w:t>
      </w:r>
      <w:r w:rsidR="00B5107E" w:rsidRPr="00B5107E">
        <w:rPr>
          <w:rFonts w:ascii="Times New Roman" w:eastAsia="Times New Roman" w:hAnsi="Times New Roman" w:cs="Times New Roman"/>
          <w:sz w:val="24"/>
          <w:szCs w:val="24"/>
        </w:rPr>
        <w:t>Marianela Veyñ</w:t>
      </w:r>
      <w:r w:rsidR="00B5107E" w:rsidRPr="00DC20EC">
        <w:rPr>
          <w:rFonts w:ascii="Times New Roman" w:eastAsia="Times New Roman" w:hAnsi="Times New Roman" w:cs="Times New Roman"/>
          <w:sz w:val="24"/>
          <w:szCs w:val="24"/>
          <w:vertAlign w:val="superscript"/>
        </w:rPr>
        <w:t>16,17</w:t>
      </w:r>
      <w:r w:rsidR="00B5107E">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Ryan P. Kelly</w:t>
      </w:r>
      <w:r w:rsidR="00B5107E" w:rsidRPr="00DC20EC">
        <w:rPr>
          <w:rFonts w:ascii="Times New Roman" w:eastAsia="Times New Roman" w:hAnsi="Times New Roman" w:cs="Times New Roman"/>
          <w:sz w:val="24"/>
          <w:szCs w:val="24"/>
          <w:vertAlign w:val="superscript"/>
        </w:rPr>
        <w:t>4</w:t>
      </w:r>
    </w:p>
    <w:p w14:paraId="2EF3E8BD" w14:textId="1466E3F9" w:rsidR="00F65C18" w:rsidRDefault="00F65C18">
      <w:pPr>
        <w:rPr>
          <w:rFonts w:ascii="Times New Roman" w:eastAsia="Times New Roman" w:hAnsi="Times New Roman" w:cs="Times New Roman"/>
          <w:b/>
          <w:color w:val="FF0000"/>
          <w:sz w:val="24"/>
          <w:szCs w:val="24"/>
        </w:rPr>
      </w:pPr>
    </w:p>
    <w:p w14:paraId="6508E07A" w14:textId="77777777"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1</w:t>
      </w:r>
      <w:r w:rsidR="00B5107E">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Thünen</w:t>
      </w:r>
      <w:proofErr w:type="spellEnd"/>
      <w:r w:rsidR="00F33854">
        <w:rPr>
          <w:rFonts w:ascii="Times New Roman" w:eastAsia="Times New Roman" w:hAnsi="Times New Roman" w:cs="Times New Roman"/>
          <w:sz w:val="24"/>
          <w:szCs w:val="24"/>
        </w:rPr>
        <w:t xml:space="preserve"> Institute of Sea Fisheries, Bremerhaven, Germany</w:t>
      </w:r>
    </w:p>
    <w:p w14:paraId="65760662" w14:textId="7BDFB929"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2</w:t>
      </w:r>
      <w:r w:rsidR="00B5107E">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Helmholtz Institute for Functional Marine Biodiversity at the University of Oldenburg (HIFMB), Oldenburg, Germany </w:t>
      </w:r>
    </w:p>
    <w:p w14:paraId="52DD2D57" w14:textId="77777777"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3</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Alfred Wegener Institute, Helmholtz Centre for Polar and Marine Research (AWI), Bremerhaven, Germany</w:t>
      </w:r>
    </w:p>
    <w:p w14:paraId="62D51F2A" w14:textId="77777777" w:rsidR="00B5107E" w:rsidRPr="003E0ABC" w:rsidRDefault="00B5107E">
      <w:pPr>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4</w:t>
      </w:r>
      <w:r w:rsidRPr="003E0ABC">
        <w:rPr>
          <w:rFonts w:ascii="Times New Roman" w:eastAsia="Times New Roman" w:hAnsi="Times New Roman" w:cs="Times New Roman"/>
          <w:sz w:val="24"/>
          <w:szCs w:val="24"/>
          <w:lang w:val="es-EC"/>
        </w:rPr>
        <w:t xml:space="preserve"> School of Marine and Environmental Affairs, University of Washington, Seattle, USA</w:t>
      </w:r>
      <w:r w:rsidR="00F33854" w:rsidRPr="003E0ABC">
        <w:rPr>
          <w:rFonts w:ascii="Times New Roman" w:eastAsia="Times New Roman" w:hAnsi="Times New Roman" w:cs="Times New Roman"/>
          <w:sz w:val="24"/>
          <w:szCs w:val="24"/>
          <w:lang w:val="es-EC"/>
        </w:rPr>
        <w:br/>
      </w:r>
      <w:r w:rsidR="006A3613" w:rsidRPr="003E0ABC">
        <w:rPr>
          <w:rFonts w:ascii="Times New Roman" w:eastAsia="Times New Roman" w:hAnsi="Times New Roman" w:cs="Times New Roman"/>
          <w:sz w:val="24"/>
          <w:szCs w:val="24"/>
          <w:vertAlign w:val="superscript"/>
          <w:lang w:val="es-EC"/>
        </w:rPr>
        <w:t>5</w:t>
      </w:r>
      <w:r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Galápagos Science Center (GSC), Colegio de Ciencias Biológicas y Ambientales, Universidad San Francisco de Quito, Puerto Baquerizo Moreno, Galápagos, Ecuador</w:t>
      </w:r>
    </w:p>
    <w:p w14:paraId="59507C1D" w14:textId="25198B04" w:rsidR="00F65C18" w:rsidRPr="003E0ABC" w:rsidRDefault="006A3613">
      <w:pPr>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6</w:t>
      </w:r>
      <w:r w:rsidR="00B5107E"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MigraMar, Olema, California, USA.</w:t>
      </w:r>
    </w:p>
    <w:p w14:paraId="4335F2CE" w14:textId="4DD191F7" w:rsidR="00F65C18" w:rsidRPr="003E0ABC" w:rsidRDefault="006A3613">
      <w:pPr>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highlight w:val="white"/>
          <w:vertAlign w:val="superscript"/>
          <w:lang w:val="es-EC"/>
        </w:rPr>
        <w:lastRenderedPageBreak/>
        <w:t>7</w:t>
      </w:r>
      <w:r w:rsidR="00B5107E" w:rsidRPr="003E0ABC">
        <w:rPr>
          <w:rFonts w:ascii="Times New Roman" w:eastAsia="Times New Roman" w:hAnsi="Times New Roman" w:cs="Times New Roman"/>
          <w:sz w:val="24"/>
          <w:szCs w:val="24"/>
          <w:highlight w:val="white"/>
          <w:lang w:val="es-EC"/>
        </w:rPr>
        <w:t xml:space="preserve"> </w:t>
      </w:r>
      <w:r w:rsidR="00F33854" w:rsidRPr="003E0ABC">
        <w:rPr>
          <w:rFonts w:ascii="Times New Roman" w:eastAsia="Times New Roman" w:hAnsi="Times New Roman" w:cs="Times New Roman"/>
          <w:sz w:val="24"/>
          <w:szCs w:val="24"/>
          <w:highlight w:val="white"/>
          <w:lang w:val="es-EC"/>
        </w:rPr>
        <w:t>Harbor Branch Oceanographic Institute, Florida Atlantic University, Ft. Pierce, FL, USA</w:t>
      </w:r>
    </w:p>
    <w:p w14:paraId="0385E043" w14:textId="3F768358" w:rsidR="00F65C18" w:rsidRDefault="006A3613">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8</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Department of Biology, Hong Kong Baptist University, Hong Kong SAR, China</w:t>
      </w:r>
    </w:p>
    <w:p w14:paraId="7B11C0A7" w14:textId="715C97F8" w:rsidR="00F65C18" w:rsidRDefault="006A3613">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9</w:t>
      </w:r>
      <w:r w:rsidR="00DC20EC">
        <w:rPr>
          <w:rFonts w:ascii="Times New Roman" w:eastAsia="Times New Roman" w:hAnsi="Times New Roman" w:cs="Times New Roman"/>
          <w:sz w:val="24"/>
          <w:szCs w:val="24"/>
          <w:vertAlign w:val="superscript"/>
        </w:rPr>
        <w:t xml:space="preserve">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xml:space="preserve"> Biodiversity Project (DBP), Universitas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Semarang, Indonesia</w:t>
      </w:r>
      <w:r w:rsidR="00F33854">
        <w:rPr>
          <w:rFonts w:ascii="Times New Roman" w:eastAsia="Times New Roman" w:hAnsi="Times New Roman" w:cs="Times New Roman"/>
          <w:sz w:val="24"/>
          <w:szCs w:val="24"/>
        </w:rPr>
        <w:br/>
      </w:r>
      <w:r w:rsidRPr="00DC20EC">
        <w:rPr>
          <w:rFonts w:ascii="Times New Roman" w:eastAsia="Times New Roman" w:hAnsi="Times New Roman" w:cs="Times New Roman"/>
          <w:sz w:val="24"/>
          <w:szCs w:val="24"/>
          <w:vertAlign w:val="superscript"/>
        </w:rPr>
        <w:t>10</w:t>
      </w:r>
      <w:r w:rsidR="00DC20EC">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Marine Science Institute, University of the Philippines, Diliman, Quezon City, Philippines</w:t>
      </w:r>
    </w:p>
    <w:p w14:paraId="032A7470" w14:textId="733724D7" w:rsidR="00F65C18" w:rsidRDefault="006A3613">
      <w:pPr>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11</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College of Fisheries and Ocean Sciences, University of Alaska Fairbanks, Fairbanks, USA</w:t>
      </w:r>
    </w:p>
    <w:p w14:paraId="07BEFF78" w14:textId="7C7A105A" w:rsidR="00F65C18" w:rsidRDefault="006A3613">
      <w:pPr>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12</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Laboratory of Environmental and Aquatic Biology, </w:t>
      </w:r>
      <w:proofErr w:type="spellStart"/>
      <w:r w:rsidR="00F33854">
        <w:rPr>
          <w:rFonts w:ascii="Times New Roman" w:eastAsia="Times New Roman" w:hAnsi="Times New Roman" w:cs="Times New Roman"/>
          <w:sz w:val="24"/>
          <w:szCs w:val="24"/>
        </w:rPr>
        <w:t>Nangui</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Abrogoua</w:t>
      </w:r>
      <w:proofErr w:type="spellEnd"/>
      <w:r w:rsidR="00F33854">
        <w:rPr>
          <w:rFonts w:ascii="Times New Roman" w:eastAsia="Times New Roman" w:hAnsi="Times New Roman" w:cs="Times New Roman"/>
          <w:sz w:val="24"/>
          <w:szCs w:val="24"/>
        </w:rPr>
        <w:t xml:space="preserve"> University, Abidjan, Côte d’Ivoire</w:t>
      </w:r>
    </w:p>
    <w:p w14:paraId="7B247A3F" w14:textId="145FCCE3" w:rsidR="00F65C18" w:rsidRPr="003E0ABC" w:rsidRDefault="006A3613">
      <w:pPr>
        <w:spacing w:line="240" w:lineRule="auto"/>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13</w:t>
      </w:r>
      <w:r w:rsidR="00496D4B"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Laboratoire d’Ecologie, de Santé et de Productions Animales, Faculté d’Agronomie, Université de Parakou, Benin</w:t>
      </w:r>
    </w:p>
    <w:p w14:paraId="371A2823" w14:textId="3CF427B4" w:rsidR="00F65C18" w:rsidRPr="003E0ABC" w:rsidRDefault="006A3613">
      <w:pPr>
        <w:spacing w:line="240" w:lineRule="auto"/>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14</w:t>
      </w:r>
      <w:r w:rsidR="00496D4B"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Departamento de Microbiología, Centro de Investigación en Ciencias Ambientales, Instituto de Investigaciones Biológicas Clemente Estable (IIBCE), Montevideo, Uruguay</w:t>
      </w:r>
    </w:p>
    <w:p w14:paraId="3291E68B" w14:textId="50D5BCAE" w:rsidR="00F65C18" w:rsidRPr="003E0ABC" w:rsidRDefault="006A3613" w:rsidP="00496D4B">
      <w:pPr>
        <w:spacing w:line="240" w:lineRule="auto"/>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15</w:t>
      </w:r>
      <w:r w:rsidR="00496D4B"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School of Health and Life Sciences, Pontifícia Universidade Católica do Rio Grande do Sul, Porto Alegre 90619-900, RS, Brazil</w:t>
      </w:r>
    </w:p>
    <w:p w14:paraId="22461F1D" w14:textId="32B43D19" w:rsidR="00F65C18" w:rsidRPr="003E0ABC" w:rsidRDefault="00B5107E">
      <w:pPr>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16</w:t>
      </w:r>
      <w:r w:rsidR="00496D4B"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Centro Austral de Investigaciones Científicas (CADI-CONICET), Laboratorio de Ecología, Fisiología y Evolución de Organismos Acuáticos (LEFyE), Ushuaia, Argentina</w:t>
      </w:r>
    </w:p>
    <w:p w14:paraId="77247359" w14:textId="4798B269" w:rsidR="00F65C18" w:rsidRPr="003E0ABC" w:rsidRDefault="00B5107E">
      <w:pPr>
        <w:rPr>
          <w:rFonts w:ascii="Times New Roman" w:eastAsia="Times New Roman" w:hAnsi="Times New Roman" w:cs="Times New Roman"/>
          <w:sz w:val="24"/>
          <w:szCs w:val="24"/>
          <w:lang w:val="es-EC"/>
        </w:rPr>
      </w:pPr>
      <w:r w:rsidRPr="003E0ABC">
        <w:rPr>
          <w:rFonts w:ascii="Times New Roman" w:eastAsia="Times New Roman" w:hAnsi="Times New Roman" w:cs="Times New Roman"/>
          <w:sz w:val="24"/>
          <w:szCs w:val="24"/>
          <w:vertAlign w:val="superscript"/>
          <w:lang w:val="es-EC"/>
        </w:rPr>
        <w:t>17</w:t>
      </w:r>
      <w:r w:rsidR="00496D4B" w:rsidRPr="003E0ABC">
        <w:rPr>
          <w:rFonts w:ascii="Times New Roman" w:eastAsia="Times New Roman" w:hAnsi="Times New Roman" w:cs="Times New Roman"/>
          <w:sz w:val="24"/>
          <w:szCs w:val="24"/>
          <w:lang w:val="es-EC"/>
        </w:rPr>
        <w:t xml:space="preserve"> </w:t>
      </w:r>
      <w:r w:rsidR="00F33854" w:rsidRPr="003E0ABC">
        <w:rPr>
          <w:rFonts w:ascii="Times New Roman" w:eastAsia="Times New Roman" w:hAnsi="Times New Roman" w:cs="Times New Roman"/>
          <w:sz w:val="24"/>
          <w:szCs w:val="24"/>
          <w:lang w:val="es-EC"/>
        </w:rPr>
        <w:t>Departamento de Biodiversidad y Biología Experimental, Facultad de Ciencias Exactas y Naturales, Universidad de Buenos Aires, Ciudad Autónoma de Buenos Aires, Argentina.</w:t>
      </w:r>
    </w:p>
    <w:p w14:paraId="4C6A190A" w14:textId="77777777" w:rsidR="00F65C18" w:rsidRPr="003E0ABC" w:rsidRDefault="00F65C18">
      <w:pPr>
        <w:rPr>
          <w:rFonts w:ascii="Times New Roman" w:eastAsia="Times New Roman" w:hAnsi="Times New Roman" w:cs="Times New Roman"/>
          <w:sz w:val="24"/>
          <w:szCs w:val="24"/>
          <w:lang w:val="es-EC"/>
        </w:rPr>
      </w:pPr>
    </w:p>
    <w:p w14:paraId="1D4F6A47" w14:textId="77777777" w:rsidR="00F65C18" w:rsidRPr="003E0ABC" w:rsidRDefault="00F65C18">
      <w:pPr>
        <w:rPr>
          <w:rFonts w:ascii="Times New Roman" w:eastAsia="Times New Roman" w:hAnsi="Times New Roman" w:cs="Times New Roman"/>
          <w:sz w:val="24"/>
          <w:szCs w:val="24"/>
          <w:lang w:val="es-EC"/>
        </w:rPr>
      </w:pPr>
    </w:p>
    <w:p w14:paraId="3903F414" w14:textId="77777777" w:rsidR="00F65C18" w:rsidRPr="003E0ABC" w:rsidRDefault="00F65C18">
      <w:pPr>
        <w:rPr>
          <w:rFonts w:ascii="Times New Roman" w:eastAsia="Times New Roman" w:hAnsi="Times New Roman" w:cs="Times New Roman"/>
          <w:sz w:val="24"/>
          <w:szCs w:val="24"/>
          <w:lang w:val="es-EC"/>
        </w:rPr>
      </w:pPr>
    </w:p>
    <w:p w14:paraId="38F5496E" w14:textId="77777777" w:rsidR="00895AF3" w:rsidRPr="003E0ABC" w:rsidRDefault="00895AF3">
      <w:pPr>
        <w:rPr>
          <w:rFonts w:ascii="Times New Roman" w:eastAsia="Times New Roman" w:hAnsi="Times New Roman" w:cs="Times New Roman"/>
          <w:sz w:val="24"/>
          <w:szCs w:val="24"/>
          <w:lang w:val="es-EC"/>
        </w:rPr>
      </w:pPr>
    </w:p>
    <w:p w14:paraId="144EE5C6" w14:textId="77777777" w:rsidR="00895AF3" w:rsidRPr="003E0ABC" w:rsidRDefault="00895AF3">
      <w:pPr>
        <w:rPr>
          <w:rFonts w:ascii="Times New Roman" w:eastAsia="Times New Roman" w:hAnsi="Times New Roman" w:cs="Times New Roman"/>
          <w:sz w:val="24"/>
          <w:szCs w:val="24"/>
          <w:lang w:val="es-EC"/>
        </w:rPr>
      </w:pPr>
    </w:p>
    <w:p w14:paraId="05B76171" w14:textId="4FFE4DBF" w:rsidR="00F65C18" w:rsidRPr="00CA6081" w:rsidRDefault="00F33854" w:rsidP="00CA6081">
      <w:pPr>
        <w:rPr>
          <w:rFonts w:ascii="Times New Roman" w:eastAsia="Times New Roman" w:hAnsi="Times New Roman" w:cs="Times New Roman"/>
          <w:b/>
          <w:bCs/>
          <w:sz w:val="24"/>
          <w:szCs w:val="24"/>
        </w:rPr>
      </w:pPr>
      <w:r w:rsidRPr="00CA6081">
        <w:rPr>
          <w:rFonts w:ascii="Times New Roman" w:eastAsia="Times New Roman" w:hAnsi="Times New Roman" w:cs="Times New Roman"/>
          <w:b/>
          <w:bCs/>
          <w:sz w:val="24"/>
          <w:szCs w:val="24"/>
        </w:rPr>
        <w:t>Abstract</w:t>
      </w:r>
    </w:p>
    <w:p w14:paraId="3FE1E463" w14:textId="7925AB83" w:rsidR="006E0E0F" w:rsidRDefault="00F33854" w:rsidP="006C64C3">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Changes in natural and artificial light presumably have dramatic influences on ecological communities, yet measuring these effects can be ch</w:t>
      </w:r>
      <w:r w:rsidRPr="00CA6081">
        <w:rPr>
          <w:rFonts w:ascii="Times New Roman" w:eastAsia="Times New Roman" w:hAnsi="Times New Roman" w:cs="Times New Roman"/>
          <w:sz w:val="24"/>
          <w:szCs w:val="24"/>
        </w:rPr>
        <w:t>allenging due to the difficulty in distinguishing ecological signals from background</w:t>
      </w:r>
      <w:r w:rsidR="00B37ED5">
        <w:rPr>
          <w:rFonts w:ascii="Times New Roman" w:eastAsia="Times New Roman" w:hAnsi="Times New Roman" w:cs="Times New Roman"/>
          <w:sz w:val="24"/>
          <w:szCs w:val="24"/>
        </w:rPr>
        <w:t xml:space="preserve"> variability</w:t>
      </w:r>
      <w:r w:rsidRPr="00CA6081">
        <w:rPr>
          <w:rFonts w:ascii="Times New Roman" w:eastAsia="Times New Roman" w:hAnsi="Times New Roman" w:cs="Times New Roman"/>
          <w:sz w:val="24"/>
          <w:szCs w:val="24"/>
        </w:rPr>
        <w:t>. Here,</w:t>
      </w:r>
      <w:r w:rsidR="00515A76">
        <w:rPr>
          <w:rFonts w:ascii="Times New Roman" w:eastAsia="Times New Roman" w:hAnsi="Times New Roman" w:cs="Times New Roman"/>
          <w:sz w:val="24"/>
          <w:szCs w:val="24"/>
        </w:rPr>
        <w:t xml:space="preserve"> we used environmental DNA (eDNA) to test </w:t>
      </w:r>
      <w:r w:rsidR="00142520">
        <w:rPr>
          <w:rFonts w:ascii="Times New Roman" w:eastAsia="Times New Roman" w:hAnsi="Times New Roman" w:cs="Times New Roman"/>
          <w:sz w:val="24"/>
          <w:szCs w:val="24"/>
        </w:rPr>
        <w:t xml:space="preserve">for </w:t>
      </w:r>
      <w:r w:rsidR="007328EB">
        <w:rPr>
          <w:rFonts w:ascii="Times New Roman" w:eastAsia="Times New Roman" w:hAnsi="Times New Roman" w:cs="Times New Roman"/>
          <w:sz w:val="24"/>
          <w:szCs w:val="24"/>
        </w:rPr>
        <w:t xml:space="preserve">light-associated </w:t>
      </w:r>
      <w:r w:rsidR="00CF4EEF">
        <w:rPr>
          <w:rFonts w:ascii="Times New Roman" w:eastAsia="Times New Roman" w:hAnsi="Times New Roman" w:cs="Times New Roman"/>
          <w:sz w:val="24"/>
          <w:szCs w:val="24"/>
        </w:rPr>
        <w:t>changes in</w:t>
      </w:r>
      <w:r w:rsidRPr="00CA6081">
        <w:rPr>
          <w:rFonts w:ascii="Times New Roman" w:eastAsia="Times New Roman" w:hAnsi="Times New Roman" w:cs="Times New Roman"/>
          <w:sz w:val="24"/>
          <w:szCs w:val="24"/>
        </w:rPr>
        <w:t xml:space="preserve"> </w:t>
      </w:r>
      <w:r w:rsidR="00515A76">
        <w:rPr>
          <w:rFonts w:ascii="Times New Roman" w:eastAsia="Times New Roman" w:hAnsi="Times New Roman" w:cs="Times New Roman"/>
          <w:sz w:val="24"/>
          <w:szCs w:val="24"/>
        </w:rPr>
        <w:t xml:space="preserve">a </w:t>
      </w:r>
      <w:r w:rsidRPr="00CA6081">
        <w:rPr>
          <w:rFonts w:ascii="Times New Roman" w:eastAsia="Times New Roman" w:hAnsi="Times New Roman" w:cs="Times New Roman"/>
          <w:sz w:val="24"/>
          <w:szCs w:val="24"/>
        </w:rPr>
        <w:t xml:space="preserve">nearshore marine community. Over eight days at Friday Harbor Laboratories, Washington, USA, we sampled seawater at midday and midnight </w:t>
      </w:r>
      <w:r w:rsidR="00667E1B">
        <w:rPr>
          <w:rFonts w:ascii="Times New Roman" w:eastAsia="Times New Roman" w:hAnsi="Times New Roman" w:cs="Times New Roman"/>
          <w:sz w:val="24"/>
          <w:szCs w:val="24"/>
        </w:rPr>
        <w:t xml:space="preserve">with and without an artificial light treatment, </w:t>
      </w:r>
      <w:r w:rsidRPr="00CA6081">
        <w:rPr>
          <w:rFonts w:ascii="Times New Roman" w:eastAsia="Times New Roman" w:hAnsi="Times New Roman" w:cs="Times New Roman"/>
          <w:sz w:val="24"/>
          <w:szCs w:val="24"/>
        </w:rPr>
        <w:t xml:space="preserve">analyzing </w:t>
      </w:r>
      <w:r w:rsidR="00DA434F">
        <w:rPr>
          <w:rFonts w:ascii="Times New Roman" w:eastAsia="Times New Roman" w:hAnsi="Times New Roman" w:cs="Times New Roman"/>
          <w:sz w:val="24"/>
          <w:szCs w:val="24"/>
        </w:rPr>
        <w:t xml:space="preserve">a total of </w:t>
      </w:r>
      <w:r w:rsidRPr="00CA6081">
        <w:rPr>
          <w:rFonts w:ascii="Times New Roman" w:eastAsia="Times New Roman" w:hAnsi="Times New Roman" w:cs="Times New Roman"/>
          <w:sz w:val="24"/>
          <w:szCs w:val="24"/>
        </w:rPr>
        <w:t xml:space="preserve">84 samples (3 L triplicate </w:t>
      </w:r>
      <w:r w:rsidR="00B37ED5">
        <w:rPr>
          <w:rFonts w:ascii="Times New Roman" w:eastAsia="Times New Roman" w:hAnsi="Times New Roman" w:cs="Times New Roman"/>
          <w:sz w:val="24"/>
          <w:szCs w:val="24"/>
        </w:rPr>
        <w:t>samples</w:t>
      </w:r>
      <w:r w:rsidRPr="00CA6081">
        <w:rPr>
          <w:rFonts w:ascii="Times New Roman" w:eastAsia="Times New Roman" w:hAnsi="Times New Roman" w:cs="Times New Roman"/>
          <w:sz w:val="24"/>
          <w:szCs w:val="24"/>
        </w:rPr>
        <w:t xml:space="preserve">) using COI and 12S markers on an Oxford Nanopore </w:t>
      </w:r>
      <w:proofErr w:type="spellStart"/>
      <w:r w:rsidRPr="00CA6081">
        <w:rPr>
          <w:rFonts w:ascii="Times New Roman" w:eastAsia="Times New Roman" w:hAnsi="Times New Roman" w:cs="Times New Roman"/>
          <w:sz w:val="24"/>
          <w:szCs w:val="24"/>
        </w:rPr>
        <w:t>MinION</w:t>
      </w:r>
      <w:proofErr w:type="spellEnd"/>
      <w:r w:rsidRPr="00CA6081">
        <w:rPr>
          <w:rFonts w:ascii="Times New Roman" w:eastAsia="Times New Roman" w:hAnsi="Times New Roman" w:cs="Times New Roman"/>
          <w:sz w:val="24"/>
          <w:szCs w:val="24"/>
        </w:rPr>
        <w:t xml:space="preserve"> platform. </w:t>
      </w:r>
      <w:r w:rsidR="006C64C3" w:rsidRPr="006C64C3">
        <w:rPr>
          <w:rFonts w:ascii="Times New Roman" w:eastAsia="Times New Roman" w:hAnsi="Times New Roman" w:cs="Times New Roman"/>
          <w:sz w:val="24"/>
          <w:szCs w:val="24"/>
        </w:rPr>
        <w:t>We detected 229 eukaryotic (COI) and 77 vertebrate (MV1) taxa across 11 trophic groups, dominated by primary producers (89 species), benthic invertebrates, and fish</w:t>
      </w:r>
      <w:r w:rsidR="006E0E0F">
        <w:rPr>
          <w:rFonts w:ascii="Times New Roman" w:eastAsia="Times New Roman" w:hAnsi="Times New Roman" w:cs="Times New Roman"/>
          <w:sz w:val="24"/>
          <w:szCs w:val="24"/>
        </w:rPr>
        <w:t>es</w:t>
      </w:r>
      <w:r w:rsidR="006C64C3" w:rsidRPr="006C64C3">
        <w:rPr>
          <w:rFonts w:ascii="Times New Roman" w:eastAsia="Times New Roman" w:hAnsi="Times New Roman" w:cs="Times New Roman"/>
          <w:sz w:val="24"/>
          <w:szCs w:val="24"/>
        </w:rPr>
        <w:t>.</w:t>
      </w:r>
      <w:r w:rsidR="006C64C3" w:rsidRPr="006C64C3">
        <w:rPr>
          <w:rFonts w:ascii="Times New Roman" w:eastAsia="Times New Roman" w:hAnsi="Times New Roman" w:cs="Times New Roman"/>
          <w:sz w:val="24"/>
          <w:szCs w:val="24"/>
        </w:rPr>
        <w:t xml:space="preserve"> </w:t>
      </w:r>
      <w:del w:id="0" w:author="Gledis Guri" w:date="2025-12-02T22:15:00Z" w16du:dateUtc="2025-12-03T06:15:00Z">
        <w:r w:rsidR="007B3689" w:rsidDel="00FD09B4">
          <w:rPr>
            <w:rFonts w:ascii="Times New Roman" w:eastAsia="Times New Roman" w:hAnsi="Times New Roman" w:cs="Times New Roman"/>
            <w:sz w:val="24"/>
            <w:szCs w:val="24"/>
          </w:rPr>
          <w:delText>M</w:delText>
        </w:r>
        <w:r w:rsidR="007B3689" w:rsidRPr="006C64C3" w:rsidDel="00FD09B4">
          <w:rPr>
            <w:rFonts w:ascii="Times New Roman" w:eastAsia="Times New Roman" w:hAnsi="Times New Roman" w:cs="Times New Roman"/>
            <w:sz w:val="24"/>
            <w:szCs w:val="24"/>
          </w:rPr>
          <w:delText xml:space="preserve">etabarcoding </w:delText>
        </w:r>
        <w:r w:rsidR="004867B4" w:rsidDel="00FD09B4">
          <w:rPr>
            <w:rFonts w:ascii="Times New Roman" w:eastAsia="Times New Roman" w:hAnsi="Times New Roman" w:cs="Times New Roman"/>
            <w:sz w:val="24"/>
            <w:szCs w:val="24"/>
          </w:rPr>
          <w:delText xml:space="preserve">routinely </w:delText>
        </w:r>
        <w:r w:rsidR="007B3689" w:rsidRPr="006C64C3" w:rsidDel="00FD09B4">
          <w:rPr>
            <w:rFonts w:ascii="Times New Roman" w:eastAsia="Times New Roman" w:hAnsi="Times New Roman" w:cs="Times New Roman"/>
            <w:sz w:val="24"/>
            <w:szCs w:val="24"/>
          </w:rPr>
          <w:delText xml:space="preserve">captured community </w:delText>
        </w:r>
        <w:r w:rsidR="004867B4" w:rsidDel="00FD09B4">
          <w:rPr>
            <w:rFonts w:ascii="Times New Roman" w:eastAsia="Times New Roman" w:hAnsi="Times New Roman" w:cs="Times New Roman"/>
            <w:sz w:val="24"/>
            <w:szCs w:val="24"/>
          </w:rPr>
          <w:delText>changes</w:delText>
        </w:r>
        <w:r w:rsidR="007B3689" w:rsidRPr="006C64C3" w:rsidDel="00FD09B4">
          <w:rPr>
            <w:rFonts w:ascii="Times New Roman" w:eastAsia="Times New Roman" w:hAnsi="Times New Roman" w:cs="Times New Roman"/>
            <w:sz w:val="24"/>
            <w:szCs w:val="24"/>
          </w:rPr>
          <w:delText xml:space="preserve"> within 30 minutes</w:delText>
        </w:r>
        <w:r w:rsidR="006C64C3" w:rsidRPr="006C64C3" w:rsidDel="00FD09B4">
          <w:rPr>
            <w:rFonts w:ascii="Times New Roman" w:eastAsia="Times New Roman" w:hAnsi="Times New Roman" w:cs="Times New Roman"/>
            <w:sz w:val="24"/>
            <w:szCs w:val="24"/>
          </w:rPr>
          <w:delText>), benthic invertebrates, and fish</w:delText>
        </w:r>
        <w:r w:rsidR="006E0E0F" w:rsidDel="00FD09B4">
          <w:rPr>
            <w:rFonts w:ascii="Times New Roman" w:eastAsia="Times New Roman" w:hAnsi="Times New Roman" w:cs="Times New Roman"/>
            <w:sz w:val="24"/>
            <w:szCs w:val="24"/>
          </w:rPr>
          <w:delText>es</w:delText>
        </w:r>
        <w:r w:rsidR="006C64C3" w:rsidRPr="006C64C3" w:rsidDel="00FD09B4">
          <w:rPr>
            <w:rFonts w:ascii="Times New Roman" w:eastAsia="Times New Roman" w:hAnsi="Times New Roman" w:cs="Times New Roman"/>
            <w:sz w:val="24"/>
            <w:szCs w:val="24"/>
          </w:rPr>
          <w:delText xml:space="preserve">. </w:delText>
        </w:r>
      </w:del>
      <w:r w:rsidR="007B3689">
        <w:rPr>
          <w:rFonts w:ascii="Times New Roman" w:eastAsia="Times New Roman" w:hAnsi="Times New Roman" w:cs="Times New Roman"/>
          <w:sz w:val="24"/>
          <w:szCs w:val="24"/>
        </w:rPr>
        <w:t>M</w:t>
      </w:r>
      <w:r w:rsidR="007B3689" w:rsidRPr="006C64C3">
        <w:rPr>
          <w:rFonts w:ascii="Times New Roman" w:eastAsia="Times New Roman" w:hAnsi="Times New Roman" w:cs="Times New Roman"/>
          <w:sz w:val="24"/>
          <w:szCs w:val="24"/>
        </w:rPr>
        <w:t>etabarcoding captured community restructuring</w:t>
      </w:r>
      <w:r w:rsidR="00325017">
        <w:rPr>
          <w:rFonts w:ascii="Times New Roman" w:eastAsia="Times New Roman" w:hAnsi="Times New Roman" w:cs="Times New Roman"/>
          <w:sz w:val="24"/>
          <w:szCs w:val="24"/>
        </w:rPr>
        <w:t xml:space="preserve"> </w:t>
      </w:r>
      <w:r w:rsidR="0049631D">
        <w:rPr>
          <w:rFonts w:ascii="Times New Roman" w:eastAsia="Times New Roman" w:hAnsi="Times New Roman" w:cs="Times New Roman"/>
          <w:sz w:val="24"/>
          <w:szCs w:val="24"/>
        </w:rPr>
        <w:t>within</w:t>
      </w:r>
      <w:r w:rsidR="007B3689" w:rsidRPr="006C64C3">
        <w:rPr>
          <w:rFonts w:ascii="Times New Roman" w:eastAsia="Times New Roman" w:hAnsi="Times New Roman" w:cs="Times New Roman"/>
          <w:sz w:val="24"/>
          <w:szCs w:val="24"/>
        </w:rPr>
        <w:t xml:space="preserve"> 30 minutes</w:t>
      </w:r>
      <w:r w:rsidR="0049631D">
        <w:rPr>
          <w:rFonts w:ascii="Times New Roman" w:eastAsia="Times New Roman" w:hAnsi="Times New Roman" w:cs="Times New Roman"/>
          <w:sz w:val="24"/>
          <w:szCs w:val="24"/>
        </w:rPr>
        <w:t xml:space="preserve">, such that we could observe meaningful effects of artificial light treatments at night (particularly among spawning </w:t>
      </w:r>
      <w:proofErr w:type="spellStart"/>
      <w:r w:rsidR="0049631D">
        <w:rPr>
          <w:rFonts w:ascii="Times New Roman" w:eastAsia="Times New Roman" w:hAnsi="Times New Roman" w:cs="Times New Roman"/>
          <w:sz w:val="24"/>
          <w:szCs w:val="24"/>
        </w:rPr>
        <w:t>polychaetes</w:t>
      </w:r>
      <w:proofErr w:type="spellEnd"/>
      <w:r w:rsidR="0049631D">
        <w:rPr>
          <w:rFonts w:ascii="Times New Roman" w:eastAsia="Times New Roman" w:hAnsi="Times New Roman" w:cs="Times New Roman"/>
          <w:sz w:val="24"/>
          <w:szCs w:val="24"/>
        </w:rPr>
        <w:t>), as well as more fundamental community shifts in day vs. night (e.g., with primary producers, gelatinous zooplankton, and filter feeders more common during the day).</w:t>
      </w:r>
      <w:r w:rsidR="00265372">
        <w:rPr>
          <w:rFonts w:ascii="Times New Roman" w:eastAsia="Times New Roman" w:hAnsi="Times New Roman" w:cs="Times New Roman"/>
          <w:sz w:val="24"/>
          <w:szCs w:val="24"/>
        </w:rPr>
        <w:t xml:space="preserve"> </w:t>
      </w:r>
      <w:r w:rsidR="00AA6702">
        <w:rPr>
          <w:rFonts w:ascii="Times New Roman" w:eastAsia="Times New Roman" w:hAnsi="Times New Roman" w:cs="Times New Roman"/>
          <w:sz w:val="24"/>
          <w:szCs w:val="24"/>
        </w:rPr>
        <w:t xml:space="preserve">These </w:t>
      </w:r>
      <w:r w:rsidR="00467792">
        <w:rPr>
          <w:rFonts w:ascii="Times New Roman" w:eastAsia="Times New Roman" w:hAnsi="Times New Roman" w:cs="Times New Roman"/>
          <w:sz w:val="24"/>
          <w:szCs w:val="24"/>
        </w:rPr>
        <w:t>techniques offer</w:t>
      </w:r>
      <w:r w:rsidR="00AA6702">
        <w:rPr>
          <w:rFonts w:ascii="Times New Roman" w:eastAsia="Times New Roman" w:hAnsi="Times New Roman" w:cs="Times New Roman"/>
          <w:sz w:val="24"/>
          <w:szCs w:val="24"/>
        </w:rPr>
        <w:t xml:space="preserve"> </w:t>
      </w:r>
      <w:r w:rsidR="0040042A">
        <w:rPr>
          <w:rFonts w:ascii="Times New Roman" w:eastAsia="Times New Roman" w:hAnsi="Times New Roman" w:cs="Times New Roman"/>
          <w:sz w:val="24"/>
          <w:szCs w:val="24"/>
        </w:rPr>
        <w:t xml:space="preserve">a means of </w:t>
      </w:r>
      <w:r w:rsidR="00AA6702">
        <w:rPr>
          <w:rFonts w:ascii="Times New Roman" w:eastAsia="Times New Roman" w:hAnsi="Times New Roman" w:cs="Times New Roman"/>
          <w:sz w:val="24"/>
          <w:szCs w:val="24"/>
        </w:rPr>
        <w:t xml:space="preserve">near-real-time assessment of </w:t>
      </w:r>
      <w:r w:rsidR="0040042A">
        <w:rPr>
          <w:rFonts w:ascii="Times New Roman" w:eastAsia="Times New Roman" w:hAnsi="Times New Roman" w:cs="Times New Roman"/>
          <w:sz w:val="24"/>
          <w:szCs w:val="24"/>
        </w:rPr>
        <w:t xml:space="preserve">wholescale changes in </w:t>
      </w:r>
      <w:r w:rsidR="00AA6702">
        <w:rPr>
          <w:rFonts w:ascii="Times New Roman" w:eastAsia="Times New Roman" w:hAnsi="Times New Roman" w:cs="Times New Roman"/>
          <w:sz w:val="24"/>
          <w:szCs w:val="24"/>
        </w:rPr>
        <w:t>ecological</w:t>
      </w:r>
      <w:r w:rsidR="00467792">
        <w:rPr>
          <w:rFonts w:ascii="Times New Roman" w:eastAsia="Times New Roman" w:hAnsi="Times New Roman" w:cs="Times New Roman"/>
          <w:sz w:val="24"/>
          <w:szCs w:val="24"/>
        </w:rPr>
        <w:t xml:space="preserve"> </w:t>
      </w:r>
      <w:r w:rsidR="0040042A">
        <w:rPr>
          <w:rFonts w:ascii="Times New Roman" w:eastAsia="Times New Roman" w:hAnsi="Times New Roman" w:cs="Times New Roman"/>
          <w:sz w:val="24"/>
          <w:szCs w:val="24"/>
        </w:rPr>
        <w:t xml:space="preserve">communities, and our results </w:t>
      </w:r>
      <w:r w:rsidR="005369F6">
        <w:rPr>
          <w:rFonts w:ascii="Times New Roman" w:eastAsia="Times New Roman" w:hAnsi="Times New Roman" w:cs="Times New Roman"/>
          <w:sz w:val="24"/>
          <w:szCs w:val="24"/>
        </w:rPr>
        <w:t xml:space="preserve">here </w:t>
      </w:r>
      <w:r w:rsidR="004C19D6">
        <w:rPr>
          <w:rFonts w:ascii="Times New Roman" w:eastAsia="Times New Roman" w:hAnsi="Times New Roman" w:cs="Times New Roman"/>
          <w:sz w:val="24"/>
          <w:szCs w:val="24"/>
        </w:rPr>
        <w:t xml:space="preserve">illustrate </w:t>
      </w:r>
      <w:r w:rsidR="00D27E3E">
        <w:rPr>
          <w:rFonts w:ascii="Times New Roman" w:eastAsia="Times New Roman" w:hAnsi="Times New Roman" w:cs="Times New Roman"/>
          <w:sz w:val="24"/>
          <w:szCs w:val="24"/>
        </w:rPr>
        <w:t xml:space="preserve">species- and group-specific effects </w:t>
      </w:r>
      <w:r w:rsidR="004C19D6">
        <w:rPr>
          <w:rFonts w:ascii="Times New Roman" w:eastAsia="Times New Roman" w:hAnsi="Times New Roman" w:cs="Times New Roman"/>
          <w:sz w:val="24"/>
          <w:szCs w:val="24"/>
        </w:rPr>
        <w:t xml:space="preserve">of light levels </w:t>
      </w:r>
      <w:r w:rsidR="00F44ABF">
        <w:rPr>
          <w:rFonts w:ascii="Times New Roman" w:eastAsia="Times New Roman" w:hAnsi="Times New Roman" w:cs="Times New Roman"/>
          <w:sz w:val="24"/>
          <w:szCs w:val="24"/>
        </w:rPr>
        <w:t xml:space="preserve">that are likely important </w:t>
      </w:r>
      <w:r w:rsidR="004C19D6">
        <w:rPr>
          <w:rFonts w:ascii="Times New Roman" w:eastAsia="Times New Roman" w:hAnsi="Times New Roman" w:cs="Times New Roman"/>
          <w:sz w:val="24"/>
          <w:szCs w:val="24"/>
        </w:rPr>
        <w:t>in structuring nearshore marine communities</w:t>
      </w:r>
      <w:r w:rsidR="00F44ABF">
        <w:rPr>
          <w:rFonts w:ascii="Times New Roman" w:eastAsia="Times New Roman" w:hAnsi="Times New Roman" w:cs="Times New Roman"/>
          <w:sz w:val="24"/>
          <w:szCs w:val="24"/>
        </w:rPr>
        <w:t xml:space="preserve"> worldwide</w:t>
      </w:r>
      <w:r w:rsidR="004C19D6">
        <w:rPr>
          <w:rFonts w:ascii="Times New Roman" w:eastAsia="Times New Roman" w:hAnsi="Times New Roman" w:cs="Times New Roman"/>
          <w:sz w:val="24"/>
          <w:szCs w:val="24"/>
        </w:rPr>
        <w:t>.</w:t>
      </w:r>
      <w:r w:rsidR="005369F6">
        <w:rPr>
          <w:rFonts w:ascii="Times New Roman" w:eastAsia="Times New Roman" w:hAnsi="Times New Roman" w:cs="Times New Roman"/>
          <w:sz w:val="24"/>
          <w:szCs w:val="24"/>
        </w:rPr>
        <w:t xml:space="preserve"> </w:t>
      </w:r>
    </w:p>
    <w:p w14:paraId="420FA4DE" w14:textId="77777777" w:rsidR="006C64C3" w:rsidRDefault="006C64C3" w:rsidP="0014105C">
      <w:pPr>
        <w:rPr>
          <w:rFonts w:ascii="Times New Roman" w:eastAsia="Times New Roman" w:hAnsi="Times New Roman" w:cs="Times New Roman"/>
          <w:sz w:val="24"/>
          <w:szCs w:val="24"/>
        </w:rPr>
      </w:pPr>
    </w:p>
    <w:p w14:paraId="5BD81E21" w14:textId="1163F08A" w:rsidR="00F65C18" w:rsidRPr="00CA6081" w:rsidRDefault="00F33854" w:rsidP="0014105C">
      <w:pPr>
        <w:rPr>
          <w:rFonts w:ascii="Times New Roman" w:eastAsia="Times New Roman" w:hAnsi="Times New Roman" w:cs="Times New Roman"/>
          <w:sz w:val="24"/>
          <w:szCs w:val="24"/>
        </w:rPr>
      </w:pPr>
      <w:r w:rsidRPr="001E1165">
        <w:rPr>
          <w:rFonts w:ascii="Times New Roman" w:eastAsia="Times New Roman" w:hAnsi="Times New Roman" w:cs="Times New Roman"/>
          <w:b/>
          <w:bCs/>
          <w:sz w:val="24"/>
          <w:szCs w:val="24"/>
        </w:rPr>
        <w:t>Keywords</w:t>
      </w:r>
      <w:r w:rsidRPr="00CA6081">
        <w:rPr>
          <w:rFonts w:ascii="Times New Roman" w:eastAsia="Times New Roman" w:hAnsi="Times New Roman" w:cs="Times New Roman"/>
          <w:sz w:val="24"/>
          <w:szCs w:val="24"/>
        </w:rPr>
        <w:t>: diel dynamics, light pollution, nearshore communities, temporal turnover, artificial illumination, nanopore sequencing, coastal ecosystem</w:t>
      </w:r>
    </w:p>
    <w:p w14:paraId="0D08CC5B" w14:textId="77777777" w:rsidR="00F65C18" w:rsidRPr="00CA6081" w:rsidRDefault="00F65C18" w:rsidP="0014105C">
      <w:pPr>
        <w:rPr>
          <w:rFonts w:ascii="Times New Roman" w:eastAsia="Times New Roman" w:hAnsi="Times New Roman" w:cs="Times New Roman"/>
          <w:sz w:val="24"/>
          <w:szCs w:val="24"/>
        </w:rPr>
      </w:pPr>
    </w:p>
    <w:p w14:paraId="259475E8" w14:textId="77777777" w:rsidR="00F65C18" w:rsidRPr="0014105C" w:rsidRDefault="00F33854" w:rsidP="0014105C">
      <w:pPr>
        <w:contextualSpacing/>
        <w:rPr>
          <w:rFonts w:ascii="Times New Roman" w:eastAsia="Times New Roman" w:hAnsi="Times New Roman" w:cs="Times New Roman"/>
          <w:b/>
          <w:bCs/>
          <w:sz w:val="24"/>
          <w:szCs w:val="24"/>
        </w:rPr>
      </w:pPr>
      <w:r w:rsidRPr="0014105C">
        <w:rPr>
          <w:rFonts w:ascii="Times New Roman" w:eastAsia="Times New Roman" w:hAnsi="Times New Roman" w:cs="Times New Roman"/>
          <w:b/>
          <w:bCs/>
          <w:sz w:val="24"/>
          <w:szCs w:val="24"/>
        </w:rPr>
        <w:t>1. Introduction</w:t>
      </w:r>
    </w:p>
    <w:p w14:paraId="0E42D795" w14:textId="77777777" w:rsidR="00575253" w:rsidRDefault="00F33854" w:rsidP="00FD09B4">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Light is one of the most fundamental drivers of ecological dynamics in marine ecosystems, influencing energy flow, species interactions, and ecosystem structure (Stibor &amp; Stockenreiter, 2023). Natural diel cycles of light and darkness influence predatory-prey interactions, feeding </w:t>
      </w:r>
      <w:r w:rsidR="00215BEC" w:rsidRPr="00CA6081">
        <w:rPr>
          <w:rFonts w:ascii="Times New Roman" w:eastAsia="Times New Roman" w:hAnsi="Times New Roman" w:cs="Times New Roman"/>
          <w:sz w:val="24"/>
          <w:szCs w:val="24"/>
        </w:rPr>
        <w:t>behavior</w:t>
      </w:r>
      <w:r w:rsidRPr="00CA6081">
        <w:rPr>
          <w:rFonts w:ascii="Times New Roman" w:eastAsia="Times New Roman" w:hAnsi="Times New Roman" w:cs="Times New Roman"/>
          <w:sz w:val="24"/>
          <w:szCs w:val="24"/>
        </w:rPr>
        <w:t>, and movement patterns across a broad range of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Storrie et al., 2022). In nearshore environments, where illumination shifts rapidly over the course of a day, species respond with clear and pronounced diel activity rhythms (McFarland, 1986; Yeoh et al., 2017). For example, zooplankton often become more active or surface-oriented at night, small fishes may reduce predation risk by seeking shelter during the day, and benthic invertebrates such as crabs and amphipods frequently emerge under low-light conditions (Hinojosa et al., 2020). </w:t>
      </w:r>
    </w:p>
    <w:p w14:paraId="4B7C1D9F" w14:textId="054DA1BF" w:rsidR="00F65C18" w:rsidRPr="00CA6081" w:rsidRDefault="00F33854" w:rsidP="00FD09B4">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Artificial light at night (ALAN), such as pier/dockside lighting, can further modify these patterns by attracting plankton and forage fishes, while also altering predator distributions and overall community structure (Becker et al., 2013; Bolton et al., 2017, Stanton &amp; Cowart 2024). Understanding how light regimes shape marine communities is crucial for interpreting fine-scale biodiversity patterns in coastal systems and assessing the ecological consequences of light pollution in increasingly illuminated coastal environments. This is particularly important in areas such as coastal ecosystems, known to provide a wide range of ecosystem services (Christoforou et al., 2023).  However, capturing rapid, transient diel shifts in community composition remains challenging, as obtaining fine-scale ecological snapshots across different times of day is difficult.</w:t>
      </w:r>
    </w:p>
    <w:p w14:paraId="73893C84" w14:textId="1FE42511" w:rsidR="00F65C18" w:rsidRPr="00CA6081" w:rsidRDefault="00F33854" w:rsidP="00FD09B4">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Studying changes in ecological communities between day and night is particularly challenging because most observational methods require interventions that can themselves alter the patterns being measured. For example, counting individuals in a darkened environment typically requires artificial illumination, and traps or nets can disturb behavior or attract organisms artificially (Brown et al., 2023). Environmental DNA (eDNA) metabarcoding provides a unique opportunity to detect fine-scale community patterns (</w:t>
      </w:r>
      <w:proofErr w:type="spellStart"/>
      <w:r w:rsidRPr="00CA6081">
        <w:rPr>
          <w:rFonts w:ascii="Times New Roman" w:eastAsia="Times New Roman" w:hAnsi="Times New Roman" w:cs="Times New Roman"/>
          <w:sz w:val="24"/>
          <w:szCs w:val="24"/>
        </w:rPr>
        <w:t>Turon</w:t>
      </w:r>
      <w:proofErr w:type="spellEnd"/>
      <w:r w:rsidRPr="00CA6081">
        <w:rPr>
          <w:rFonts w:ascii="Times New Roman" w:eastAsia="Times New Roman" w:hAnsi="Times New Roman" w:cs="Times New Roman"/>
          <w:sz w:val="24"/>
          <w:szCs w:val="24"/>
        </w:rPr>
        <w:t xml:space="preserve"> et al., 2022) and furthermore to explore these diel dynamics by detecting a wide array of species simultaneously, spanning vertebrates, invertebrates, and plankton (Beng &amp; Corlett, 2020). This approach offers a broad, non-invasive snapshot of biodiversity that captures molecular traces of organisms without directly disturbing them, providing a view of community composition across both day and night conditions. This makes eDNA particularly valuable for assessing diel and light-driven shifts in shallow nearshore ecosystems, circumventing many of the taxonomic or methodological constraints of traditional surveys. However, few studies have systematically examined how artificial light interacts with natural diel cycles to influence marine community structure at fine temporal scales (Marangoni et al. 2022).</w:t>
      </w:r>
    </w:p>
    <w:p w14:paraId="72E39966" w14:textId="5B0D6C24" w:rsidR="00F65C18" w:rsidRPr="00CA6081" w:rsidRDefault="00575253" w:rsidP="00FD09B4">
      <w:pPr>
        <w:spacing w:before="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opportunities it provides, </w:t>
      </w:r>
      <w:r w:rsidR="00F33854" w:rsidRPr="00CA6081">
        <w:rPr>
          <w:rFonts w:ascii="Times New Roman" w:eastAsia="Times New Roman" w:hAnsi="Times New Roman" w:cs="Times New Roman"/>
          <w:sz w:val="24"/>
          <w:szCs w:val="24"/>
        </w:rPr>
        <w:t xml:space="preserve">eDNA metabarcoding </w:t>
      </w:r>
      <w:r>
        <w:rPr>
          <w:rFonts w:ascii="Times New Roman" w:eastAsia="Times New Roman" w:hAnsi="Times New Roman" w:cs="Times New Roman"/>
          <w:sz w:val="24"/>
          <w:szCs w:val="24"/>
        </w:rPr>
        <w:t>also comes with</w:t>
      </w:r>
      <w:r w:rsidR="00F33854" w:rsidRPr="00CA6081">
        <w:rPr>
          <w:rFonts w:ascii="Times New Roman" w:eastAsia="Times New Roman" w:hAnsi="Times New Roman" w:cs="Times New Roman"/>
          <w:sz w:val="24"/>
          <w:szCs w:val="24"/>
        </w:rPr>
        <w:t xml:space="preserve"> potential limitations for resolving short-scale ecological changes, given the inherent separation between organism presence and DNA detection. Organisms must first shed DNA before it can be captured in a water sample, creating a small lag between organism presence and detectability; similarly, molecular traces can persist after organisms have moved</w:t>
      </w:r>
      <w:r w:rsidR="00F33854" w:rsidRPr="00CA6081">
        <w:rPr>
          <w:rFonts w:ascii="Times New Roman" w:eastAsia="Times New Roman" w:hAnsi="Times New Roman" w:cs="Times New Roman"/>
          <w:sz w:val="24"/>
          <w:szCs w:val="24"/>
        </w:rPr>
        <w:t xml:space="preserve">, meaning eDNA in effect “trails behind” biological activity. Additionally, eDNA can be transported away from its source in nearshore environments, ranging from tens of meters (Ely et al., 2021; Murakami et al., 2019) to hundreds of meters or even several kilometers (Ellis et al., 2022; Shea et al., 2022; Xiong et al., 2025), </w:t>
      </w:r>
      <w:r w:rsidR="00F33854" w:rsidRPr="00CA6081">
        <w:rPr>
          <w:rFonts w:ascii="Times New Roman" w:eastAsia="Times New Roman" w:hAnsi="Times New Roman" w:cs="Times New Roman"/>
          <w:sz w:val="24"/>
          <w:szCs w:val="24"/>
        </w:rPr>
        <w:lastRenderedPageBreak/>
        <w:t xml:space="preserve">potentially carrying signals from outside the sampled area. Nonetheless, decay in dynamic nearshore systems is rapid, with half-lives of approximately 4–6 h (Brandão-Dias et al., 2025). Such rapid turnover means that local DNA production generally outweighs lagged or advected </w:t>
      </w:r>
      <w:proofErr w:type="gramStart"/>
      <w:r w:rsidR="00F33854" w:rsidRPr="00CA6081">
        <w:rPr>
          <w:rFonts w:ascii="Times New Roman" w:eastAsia="Times New Roman" w:hAnsi="Times New Roman" w:cs="Times New Roman"/>
          <w:sz w:val="24"/>
          <w:szCs w:val="24"/>
        </w:rPr>
        <w:t>DNA, and</w:t>
      </w:r>
      <w:proofErr w:type="gramEnd"/>
      <w:r w:rsidR="00F33854" w:rsidRPr="00CA6081">
        <w:rPr>
          <w:rFonts w:ascii="Times New Roman" w:eastAsia="Times New Roman" w:hAnsi="Times New Roman" w:cs="Times New Roman"/>
          <w:sz w:val="24"/>
          <w:szCs w:val="24"/>
        </w:rPr>
        <w:t xml:space="preserve"> recovered eDNA is largely endogenous to the sampled area (O’Donnell et al., 2017; Kelly et al., 2018; Lamy et al., 2021). Indeed, recent work has demonstrated that eDNA can reflect diel vertical migration and associated redistribution of fish biomass, e.g., using species specific assays (</w:t>
      </w:r>
      <w:proofErr w:type="spellStart"/>
      <w:r w:rsidR="00F33854" w:rsidRPr="00CA6081">
        <w:rPr>
          <w:rFonts w:ascii="Times New Roman" w:eastAsia="Times New Roman" w:hAnsi="Times New Roman" w:cs="Times New Roman"/>
          <w:sz w:val="24"/>
          <w:szCs w:val="24"/>
        </w:rPr>
        <w:t>Trenkel</w:t>
      </w:r>
      <w:proofErr w:type="spellEnd"/>
      <w:r w:rsidR="00F33854" w:rsidRPr="00CA6081">
        <w:rPr>
          <w:rFonts w:ascii="Times New Roman" w:eastAsia="Times New Roman" w:hAnsi="Times New Roman" w:cs="Times New Roman"/>
          <w:sz w:val="24"/>
          <w:szCs w:val="24"/>
        </w:rPr>
        <w:t xml:space="preserve"> et al., 2025) and multi-species metabarcoding (Easson et al. 2020, Govindarajan et al. 2021, Canals et al., 2021, Feng et al. 2022, Govindarajan et al. 2023), supporting the utility of eDNA for capturing fine-scale community dynamics.</w:t>
      </w:r>
    </w:p>
    <w:p w14:paraId="2080CB3A" w14:textId="55E373CB" w:rsidR="00F65C18" w:rsidRPr="00CA6081" w:rsidRDefault="00F33854" w:rsidP="00250E75">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Shallow </w:t>
      </w:r>
      <w:r w:rsidRPr="00CA6081">
        <w:rPr>
          <w:rFonts w:ascii="Times New Roman" w:eastAsia="Times New Roman" w:hAnsi="Times New Roman" w:cs="Times New Roman"/>
          <w:sz w:val="24"/>
          <w:szCs w:val="24"/>
        </w:rPr>
        <w:t xml:space="preserve">nearshore systems, like the waters surrounding Friday Harbor Laboratories (FHL) on San Juan Island, Washington, </w:t>
      </w:r>
      <w:r w:rsidR="000E5B6A">
        <w:rPr>
          <w:rFonts w:ascii="Times New Roman" w:eastAsia="Times New Roman" w:hAnsi="Times New Roman" w:cs="Times New Roman"/>
          <w:sz w:val="24"/>
          <w:szCs w:val="24"/>
        </w:rPr>
        <w:t>are a useful</w:t>
      </w:r>
      <w:r w:rsidRPr="00CA6081">
        <w:rPr>
          <w:rFonts w:ascii="Times New Roman" w:eastAsia="Times New Roman" w:hAnsi="Times New Roman" w:cs="Times New Roman"/>
          <w:sz w:val="24"/>
          <w:szCs w:val="24"/>
        </w:rPr>
        <w:t xml:space="preserve"> natural setting for studying these questions. At depths of approximately 4 m, diel changes in detected communities are unlikely to result from classical deep-water vertical migration. Instead, differences </w:t>
      </w:r>
      <w:r w:rsidRPr="00CA6081">
        <w:rPr>
          <w:rFonts w:ascii="Times New Roman" w:eastAsia="Times New Roman" w:hAnsi="Times New Roman" w:cs="Times New Roman"/>
          <w:sz w:val="24"/>
          <w:szCs w:val="24"/>
        </w:rPr>
        <w:t xml:space="preserve">are expected to arise primarily from light-mediated behavior: benthic and demersal organisms may alter their microhabitat use, zooplankton may redistribute within just a few meters of the water column, and small fishes may cluster near artificial light sources (Berge et al. 2020). These fine-scale behavioral responses can be captured through eDNA, providing insight into community structure in ways that traditional sampling might miss. </w:t>
      </w:r>
    </w:p>
    <w:p w14:paraId="08013C93" w14:textId="789A9E06" w:rsidR="00F65C18" w:rsidRPr="00CA6081" w:rsidRDefault="00F33854" w:rsidP="00250E75">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We addressed three central ecological questions: (</w:t>
      </w:r>
      <w:proofErr w:type="spellStart"/>
      <w:r w:rsidRPr="00CA6081">
        <w:rPr>
          <w:rFonts w:ascii="Times New Roman" w:eastAsia="Times New Roman" w:hAnsi="Times New Roman" w:cs="Times New Roman"/>
          <w:sz w:val="24"/>
          <w:szCs w:val="24"/>
        </w:rPr>
        <w:t>i</w:t>
      </w:r>
      <w:proofErr w:type="spellEnd"/>
      <w:r w:rsidRPr="00CA6081">
        <w:rPr>
          <w:rFonts w:ascii="Times New Roman" w:eastAsia="Times New Roman" w:hAnsi="Times New Roman" w:cs="Times New Roman"/>
          <w:sz w:val="24"/>
          <w:szCs w:val="24"/>
        </w:rPr>
        <w:t xml:space="preserve">) how do light regimes influence the composition of marine communities detected via eDNA? (ii) what are the effects of </w:t>
      </w:r>
      <w:commentRangeStart w:id="1"/>
      <w:r w:rsidRPr="00CA6081">
        <w:rPr>
          <w:rFonts w:ascii="Times New Roman" w:eastAsia="Times New Roman" w:hAnsi="Times New Roman" w:cs="Times New Roman"/>
          <w:sz w:val="24"/>
          <w:szCs w:val="24"/>
        </w:rPr>
        <w:t>elapsed time between samples</w:t>
      </w:r>
      <w:commentRangeEnd w:id="1"/>
      <w:r w:rsidR="000B1DD3">
        <w:rPr>
          <w:rStyle w:val="CommentReference"/>
        </w:rPr>
        <w:commentReference w:id="1"/>
      </w:r>
      <w:r w:rsidRPr="00CA6081">
        <w:rPr>
          <w:rFonts w:ascii="Times New Roman" w:eastAsia="Times New Roman" w:hAnsi="Times New Roman" w:cs="Times New Roman"/>
          <w:sz w:val="24"/>
          <w:szCs w:val="24"/>
        </w:rPr>
        <w:t xml:space="preserve">, diel phase (day vs. night), artificial light treatment, and biological replication on community dissimilarity? and (iii) which </w:t>
      </w:r>
      <w:r w:rsidR="00BB6646">
        <w:rPr>
          <w:rFonts w:ascii="Times New Roman" w:eastAsia="Times New Roman" w:hAnsi="Times New Roman" w:cs="Times New Roman"/>
          <w:sz w:val="24"/>
          <w:szCs w:val="24"/>
        </w:rPr>
        <w:t xml:space="preserve">species or </w:t>
      </w:r>
      <w:r w:rsidRPr="00CA6081">
        <w:rPr>
          <w:rFonts w:ascii="Times New Roman" w:eastAsia="Times New Roman" w:hAnsi="Times New Roman" w:cs="Times New Roman"/>
          <w:sz w:val="24"/>
          <w:szCs w:val="24"/>
        </w:rPr>
        <w:t xml:space="preserve">taxonomic groups </w:t>
      </w:r>
      <w:r w:rsidR="00BB6646">
        <w:rPr>
          <w:rFonts w:ascii="Times New Roman" w:eastAsia="Times New Roman" w:hAnsi="Times New Roman" w:cs="Times New Roman"/>
          <w:sz w:val="24"/>
          <w:szCs w:val="24"/>
        </w:rPr>
        <w:t>drive these community-level effects</w:t>
      </w:r>
      <w:r w:rsidRPr="00CA6081">
        <w:rPr>
          <w:rFonts w:ascii="Times New Roman" w:eastAsia="Times New Roman" w:hAnsi="Times New Roman" w:cs="Times New Roman"/>
          <w:sz w:val="24"/>
          <w:szCs w:val="24"/>
        </w:rPr>
        <w:t xml:space="preserve">? </w:t>
      </w:r>
      <w:commentRangeStart w:id="2"/>
      <w:r w:rsidRPr="00CA6081">
        <w:rPr>
          <w:rFonts w:ascii="Times New Roman" w:eastAsia="Times New Roman" w:hAnsi="Times New Roman" w:cs="Times New Roman"/>
          <w:sz w:val="24"/>
          <w:szCs w:val="24"/>
        </w:rPr>
        <w:t xml:space="preserve">We predict that: (1) </w:t>
      </w:r>
      <w:bookmarkStart w:id="3" w:name="_Hlk212762690"/>
      <w:r w:rsidRPr="00CA6081">
        <w:rPr>
          <w:rFonts w:ascii="Times New Roman" w:eastAsia="Times New Roman" w:hAnsi="Times New Roman" w:cs="Times New Roman"/>
          <w:sz w:val="24"/>
          <w:szCs w:val="24"/>
        </w:rPr>
        <w:t>predatory fish w</w:t>
      </w:r>
      <w:r w:rsidR="00575253">
        <w:rPr>
          <w:rFonts w:ascii="Times New Roman" w:eastAsia="Times New Roman" w:hAnsi="Times New Roman" w:cs="Times New Roman"/>
          <w:sz w:val="24"/>
          <w:szCs w:val="24"/>
        </w:rPr>
        <w:t>ill</w:t>
      </w:r>
      <w:r w:rsidRPr="00CA6081">
        <w:rPr>
          <w:rFonts w:ascii="Times New Roman" w:eastAsia="Times New Roman" w:hAnsi="Times New Roman" w:cs="Times New Roman"/>
          <w:sz w:val="24"/>
          <w:szCs w:val="24"/>
        </w:rPr>
        <w:t xml:space="preserve"> increase in abundance under artificial light </w:t>
      </w:r>
      <w:r w:rsidRPr="00CA6081">
        <w:rPr>
          <w:rFonts w:ascii="Times New Roman" w:eastAsia="Times New Roman" w:hAnsi="Times New Roman" w:cs="Times New Roman"/>
          <w:sz w:val="24"/>
          <w:szCs w:val="24"/>
        </w:rPr>
        <w:lastRenderedPageBreak/>
        <w:t>at night due to attraction to prey aggregations</w:t>
      </w:r>
      <w:r w:rsidR="00575253">
        <w:rPr>
          <w:rFonts w:ascii="Times New Roman" w:eastAsia="Times New Roman" w:hAnsi="Times New Roman" w:cs="Times New Roman"/>
          <w:sz w:val="24"/>
          <w:szCs w:val="24"/>
        </w:rPr>
        <w:t>, while</w:t>
      </w:r>
      <w:r w:rsidRPr="00CA6081">
        <w:rPr>
          <w:rFonts w:ascii="Times New Roman" w:eastAsia="Times New Roman" w:hAnsi="Times New Roman" w:cs="Times New Roman"/>
          <w:sz w:val="24"/>
          <w:szCs w:val="24"/>
        </w:rPr>
        <w:t xml:space="preserve"> prey fish species will decline as a result of predator avoidance</w:t>
      </w:r>
      <w:bookmarkEnd w:id="3"/>
      <w:r w:rsidR="0097558F">
        <w:rPr>
          <w:rFonts w:ascii="Times New Roman" w:eastAsia="Times New Roman" w:hAnsi="Times New Roman" w:cs="Times New Roman"/>
          <w:sz w:val="24"/>
          <w:szCs w:val="24"/>
        </w:rPr>
        <w:t xml:space="preserve"> </w:t>
      </w:r>
      <w:r w:rsidR="0097558F" w:rsidRPr="00CA6081">
        <w:rPr>
          <w:rFonts w:ascii="Times New Roman" w:eastAsia="Times New Roman" w:hAnsi="Times New Roman" w:cs="Times New Roman"/>
          <w:sz w:val="24"/>
          <w:szCs w:val="24"/>
        </w:rPr>
        <w:t>behavior</w:t>
      </w:r>
      <w:r w:rsidRPr="00CA6081">
        <w:rPr>
          <w:rFonts w:ascii="Times New Roman" w:eastAsia="Times New Roman" w:hAnsi="Times New Roman" w:cs="Times New Roman"/>
          <w:sz w:val="24"/>
          <w:szCs w:val="24"/>
        </w:rPr>
        <w:t>; (2) zooplankton and mobile invertebrates will exhibit elevated abundances driven by positive phototaxis, while benthic invertebrates will decrease in response to predator avoidance under artificial light; and (3) phytoplankton will remain primarily day-associated due to photosynthetic requirements regardless of light treatment</w:t>
      </w:r>
      <w:commentRangeEnd w:id="2"/>
      <w:r w:rsidR="000E52EB">
        <w:rPr>
          <w:rStyle w:val="CommentReference"/>
        </w:rPr>
        <w:commentReference w:id="2"/>
      </w:r>
      <w:r w:rsidRPr="00CA6081">
        <w:rPr>
          <w:rFonts w:ascii="Times New Roman" w:eastAsia="Times New Roman" w:hAnsi="Times New Roman" w:cs="Times New Roman"/>
          <w:sz w:val="24"/>
          <w:szCs w:val="24"/>
        </w:rPr>
        <w:t xml:space="preserve">. </w:t>
      </w:r>
      <w:del w:id="4" w:author="Ryan Kelly" w:date="2025-11-25T11:21:00Z">
        <w:r w:rsidRPr="00CA6081" w:rsidDel="004425B5">
          <w:rPr>
            <w:rFonts w:ascii="Times New Roman" w:eastAsia="Times New Roman" w:hAnsi="Times New Roman" w:cs="Times New Roman"/>
            <w:sz w:val="24"/>
            <w:szCs w:val="24"/>
          </w:rPr>
          <w:delText>Addressing these questions allows us to investigate not only diel variation in biodiversity but also the effects of artificial illumination, an increasingly important environmental variable in coastal ecosystems worldwide (Marangoni et al. 2022).</w:delText>
        </w:r>
      </w:del>
    </w:p>
    <w:p w14:paraId="327D9856"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 Methods</w:t>
      </w:r>
    </w:p>
    <w:p w14:paraId="1749F948"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2.1 Study area and sample collection</w:t>
      </w:r>
    </w:p>
    <w:p w14:paraId="0BECF110" w14:textId="10EB61D5" w:rsidR="00F65C18" w:rsidRPr="00CA6081" w:rsidRDefault="00B3542E" w:rsidP="00BB49B5">
      <w:pPr>
        <w:spacing w:before="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conducted t</w:t>
      </w:r>
      <w:r w:rsidR="00F33854" w:rsidRPr="00CA6081">
        <w:rPr>
          <w:rFonts w:ascii="Times New Roman" w:eastAsia="Times New Roman" w:hAnsi="Times New Roman" w:cs="Times New Roman"/>
          <w:sz w:val="24"/>
          <w:szCs w:val="24"/>
        </w:rPr>
        <w:t xml:space="preserve">he study </w:t>
      </w:r>
      <w:r>
        <w:rPr>
          <w:rFonts w:ascii="Times New Roman" w:eastAsia="Times New Roman" w:hAnsi="Times New Roman" w:cs="Times New Roman"/>
          <w:sz w:val="24"/>
          <w:szCs w:val="24"/>
        </w:rPr>
        <w:t xml:space="preserve">as part of a </w:t>
      </w:r>
      <w:r w:rsidR="00E7270E">
        <w:rPr>
          <w:rFonts w:ascii="Times New Roman" w:eastAsia="Times New Roman" w:hAnsi="Times New Roman" w:cs="Times New Roman"/>
          <w:sz w:val="24"/>
          <w:szCs w:val="24"/>
        </w:rPr>
        <w:t xml:space="preserve">workshop </w:t>
      </w:r>
      <w:r w:rsidR="00F33854" w:rsidRPr="00CA6081">
        <w:rPr>
          <w:rFonts w:ascii="Times New Roman" w:eastAsia="Times New Roman" w:hAnsi="Times New Roman" w:cs="Times New Roman"/>
          <w:sz w:val="24"/>
          <w:szCs w:val="24"/>
        </w:rPr>
        <w:t>at</w:t>
      </w:r>
      <w:r w:rsidR="00E7270E">
        <w:rPr>
          <w:rFonts w:ascii="Times New Roman" w:eastAsia="Times New Roman" w:hAnsi="Times New Roman" w:cs="Times New Roman"/>
          <w:sz w:val="24"/>
          <w:szCs w:val="24"/>
        </w:rPr>
        <w:t xml:space="preserve"> the University of Washington’s</w:t>
      </w:r>
      <w:r w:rsidR="00F33854" w:rsidRPr="00CA6081">
        <w:rPr>
          <w:rFonts w:ascii="Times New Roman" w:eastAsia="Times New Roman" w:hAnsi="Times New Roman" w:cs="Times New Roman"/>
          <w:sz w:val="24"/>
          <w:szCs w:val="24"/>
        </w:rPr>
        <w:t xml:space="preserve"> Friday </w:t>
      </w:r>
      <w:r w:rsidR="00F33854" w:rsidRPr="00CA6081">
        <w:rPr>
          <w:rFonts w:ascii="Times New Roman" w:eastAsia="Times New Roman" w:hAnsi="Times New Roman" w:cs="Times New Roman"/>
          <w:sz w:val="24"/>
          <w:szCs w:val="24"/>
        </w:rPr>
        <w:t xml:space="preserve">Harbor Laboratories (FHL), located on San Juan Island, Washington, USA. All samples were collected in a single location, within the waters adjacent to the FHL dock (48.54525, -123.01212). Environmental DNA (eDNA) sampling was carried out from July 27 to August 3, 2025, twice daily—midday (11:00–13:00) and at night (22:00–00:00). Each sampling event included two treatments: light and no light. For the light treatment, an underwater light source (bright white 12V LED at ca. 15,000 lumens) </w:t>
      </w:r>
      <w:r w:rsidR="00575253" w:rsidRPr="00CA6081">
        <w:rPr>
          <w:rFonts w:ascii="Times New Roman" w:eastAsia="Times New Roman" w:hAnsi="Times New Roman" w:cs="Times New Roman"/>
          <w:sz w:val="24"/>
          <w:szCs w:val="24"/>
        </w:rPr>
        <w:t>was deployed at the surface</w:t>
      </w:r>
      <w:r w:rsidR="00575253">
        <w:rPr>
          <w:rFonts w:ascii="Times New Roman" w:eastAsia="Times New Roman" w:hAnsi="Times New Roman" w:cs="Times New Roman"/>
          <w:sz w:val="24"/>
          <w:szCs w:val="24"/>
        </w:rPr>
        <w:t xml:space="preserve"> </w:t>
      </w:r>
      <w:r w:rsidR="00575253" w:rsidRPr="00CA6081">
        <w:rPr>
          <w:rFonts w:ascii="Times New Roman" w:eastAsia="Times New Roman" w:hAnsi="Times New Roman" w:cs="Times New Roman"/>
          <w:sz w:val="24"/>
          <w:szCs w:val="24"/>
        </w:rPr>
        <w:t xml:space="preserve">positioned ~1 meter from the sampling </w:t>
      </w:r>
      <w:proofErr w:type="gramStart"/>
      <w:r w:rsidR="00575253" w:rsidRPr="00CA6081">
        <w:rPr>
          <w:rFonts w:ascii="Times New Roman" w:eastAsia="Times New Roman" w:hAnsi="Times New Roman" w:cs="Times New Roman"/>
          <w:sz w:val="24"/>
          <w:szCs w:val="24"/>
        </w:rPr>
        <w:t>point</w:t>
      </w:r>
      <w:r w:rsidR="00575253">
        <w:rPr>
          <w:rFonts w:ascii="Times New Roman" w:eastAsia="Times New Roman" w:hAnsi="Times New Roman" w:cs="Times New Roman"/>
          <w:sz w:val="24"/>
          <w:szCs w:val="24"/>
        </w:rPr>
        <w:t>, and</w:t>
      </w:r>
      <w:proofErr w:type="gramEnd"/>
      <w:r w:rsidR="00575253">
        <w:rPr>
          <w:rFonts w:ascii="Times New Roman" w:eastAsia="Times New Roman" w:hAnsi="Times New Roman" w:cs="Times New Roman"/>
          <w:sz w:val="24"/>
          <w:szCs w:val="24"/>
        </w:rPr>
        <w:t xml:space="preserve"> </w:t>
      </w:r>
      <w:r w:rsidR="00F33854" w:rsidRPr="00CA6081">
        <w:rPr>
          <w:rFonts w:ascii="Times New Roman" w:eastAsia="Times New Roman" w:hAnsi="Times New Roman" w:cs="Times New Roman"/>
          <w:sz w:val="24"/>
          <w:szCs w:val="24"/>
        </w:rPr>
        <w:t>switched on 30 minutes prior to sample collection</w:t>
      </w:r>
      <w:r w:rsidR="00575253">
        <w:rPr>
          <w:rFonts w:ascii="Times New Roman" w:eastAsia="Times New Roman" w:hAnsi="Times New Roman" w:cs="Times New Roman"/>
          <w:sz w:val="24"/>
          <w:szCs w:val="24"/>
        </w:rPr>
        <w:t xml:space="preserve"> (Fig, 1).</w:t>
      </w:r>
      <w:r w:rsidR="00F33854" w:rsidRPr="00CA6081">
        <w:rPr>
          <w:rFonts w:ascii="Times New Roman" w:eastAsia="Times New Roman" w:hAnsi="Times New Roman" w:cs="Times New Roman"/>
          <w:sz w:val="24"/>
          <w:szCs w:val="24"/>
        </w:rPr>
        <w:t xml:space="preserve"> For each treatment, </w:t>
      </w:r>
      <w:r w:rsidR="00575253">
        <w:rPr>
          <w:rFonts w:ascii="Times New Roman" w:eastAsia="Times New Roman" w:hAnsi="Times New Roman" w:cs="Times New Roman"/>
          <w:sz w:val="24"/>
          <w:szCs w:val="24"/>
        </w:rPr>
        <w:t xml:space="preserve">triplicate </w:t>
      </w:r>
      <w:r w:rsidR="00F33854" w:rsidRPr="00CA6081">
        <w:rPr>
          <w:rFonts w:ascii="Times New Roman" w:eastAsia="Times New Roman" w:hAnsi="Times New Roman" w:cs="Times New Roman"/>
          <w:sz w:val="24"/>
          <w:szCs w:val="24"/>
        </w:rPr>
        <w:t>3</w:t>
      </w:r>
      <w:r w:rsidR="00575253">
        <w:rPr>
          <w:rFonts w:ascii="Times New Roman" w:eastAsia="Times New Roman" w:hAnsi="Times New Roman" w:cs="Times New Roman"/>
          <w:sz w:val="24"/>
          <w:szCs w:val="24"/>
        </w:rPr>
        <w:t>.0</w:t>
      </w:r>
      <w:r w:rsidR="00F33854" w:rsidRPr="00CA6081">
        <w:rPr>
          <w:rFonts w:ascii="Times New Roman" w:eastAsia="Times New Roman" w:hAnsi="Times New Roman" w:cs="Times New Roman"/>
          <w:sz w:val="24"/>
          <w:szCs w:val="24"/>
        </w:rPr>
        <w:t xml:space="preserve"> L of surface seawater were collected in sterile 3 L Nalgene </w:t>
      </w:r>
      <w:proofErr w:type="spellStart"/>
      <w:r w:rsidR="00F33854" w:rsidRPr="00CA6081">
        <w:rPr>
          <w:rFonts w:ascii="Times New Roman" w:eastAsia="Times New Roman" w:hAnsi="Times New Roman" w:cs="Times New Roman"/>
          <w:sz w:val="24"/>
          <w:szCs w:val="24"/>
        </w:rPr>
        <w:t>Cantene</w:t>
      </w:r>
      <w:proofErr w:type="spellEnd"/>
      <w:r w:rsidR="00F33854" w:rsidRPr="00CA6081">
        <w:rPr>
          <w:rFonts w:ascii="Times New Roman" w:eastAsia="Times New Roman" w:hAnsi="Times New Roman" w:cs="Times New Roman"/>
          <w:sz w:val="24"/>
          <w:szCs w:val="24"/>
        </w:rPr>
        <w:t xml:space="preserve"> carboys and filtered </w:t>
      </w:r>
      <w:r w:rsidR="00575253">
        <w:rPr>
          <w:rFonts w:ascii="Times New Roman" w:eastAsia="Times New Roman" w:hAnsi="Times New Roman" w:cs="Times New Roman"/>
          <w:sz w:val="24"/>
          <w:szCs w:val="24"/>
        </w:rPr>
        <w:t xml:space="preserve">immediately </w:t>
      </w:r>
      <w:r w:rsidR="00F33854" w:rsidRPr="00CA6081">
        <w:rPr>
          <w:rFonts w:ascii="Times New Roman" w:eastAsia="Times New Roman" w:hAnsi="Times New Roman" w:cs="Times New Roman"/>
          <w:sz w:val="24"/>
          <w:szCs w:val="24"/>
        </w:rPr>
        <w:t xml:space="preserve">on site through 5.0 </w:t>
      </w:r>
      <w:proofErr w:type="spellStart"/>
      <w:r w:rsidR="00F33854" w:rsidRPr="00CA6081">
        <w:rPr>
          <w:rFonts w:ascii="Times New Roman" w:eastAsia="Times New Roman" w:hAnsi="Times New Roman" w:cs="Times New Roman"/>
          <w:sz w:val="24"/>
          <w:szCs w:val="24"/>
        </w:rPr>
        <w:t>μm</w:t>
      </w:r>
      <w:proofErr w:type="spellEnd"/>
      <w:r w:rsidR="00F33854" w:rsidRPr="00CA6081">
        <w:rPr>
          <w:rFonts w:ascii="Times New Roman" w:eastAsia="Times New Roman" w:hAnsi="Times New Roman" w:cs="Times New Roman"/>
          <w:sz w:val="24"/>
          <w:szCs w:val="24"/>
        </w:rPr>
        <w:t xml:space="preserve"> </w:t>
      </w:r>
      <w:proofErr w:type="spellStart"/>
      <w:r w:rsidR="00F33854" w:rsidRPr="00CA6081">
        <w:rPr>
          <w:rFonts w:ascii="Times New Roman" w:eastAsia="Times New Roman" w:hAnsi="Times New Roman" w:cs="Times New Roman"/>
          <w:sz w:val="24"/>
          <w:szCs w:val="24"/>
        </w:rPr>
        <w:t>Sterlitech</w:t>
      </w:r>
      <w:proofErr w:type="spellEnd"/>
      <w:r w:rsidR="00F33854" w:rsidRPr="00CA6081">
        <w:rPr>
          <w:rFonts w:ascii="Times New Roman" w:eastAsia="Times New Roman" w:hAnsi="Times New Roman" w:cs="Times New Roman"/>
          <w:sz w:val="24"/>
          <w:szCs w:val="24"/>
        </w:rPr>
        <w:t xml:space="preserve"> MCE filters (</w:t>
      </w:r>
      <w:proofErr w:type="spellStart"/>
      <w:r w:rsidR="00F33854" w:rsidRPr="00CA6081">
        <w:rPr>
          <w:rFonts w:ascii="Times New Roman" w:eastAsia="Times New Roman" w:hAnsi="Times New Roman" w:cs="Times New Roman"/>
          <w:sz w:val="24"/>
          <w:szCs w:val="24"/>
        </w:rPr>
        <w:t>Sterlitech</w:t>
      </w:r>
      <w:proofErr w:type="spellEnd"/>
      <w:r w:rsidR="00F33854" w:rsidRPr="00CA6081">
        <w:rPr>
          <w:rFonts w:ascii="Times New Roman" w:eastAsia="Times New Roman" w:hAnsi="Times New Roman" w:cs="Times New Roman"/>
          <w:sz w:val="24"/>
          <w:szCs w:val="24"/>
        </w:rPr>
        <w:t>, Kent, WA, USA) using a Smith-Root Citizen Science vacuum pump (Smith‐Root, Vancouver, WA, USA). Filter membranes were placed in 1.0 mL DNA/RNA Shield (</w:t>
      </w:r>
      <w:proofErr w:type="spellStart"/>
      <w:r w:rsidR="00F33854" w:rsidRPr="00CA6081">
        <w:rPr>
          <w:rFonts w:ascii="Times New Roman" w:eastAsia="Times New Roman" w:hAnsi="Times New Roman" w:cs="Times New Roman"/>
          <w:sz w:val="24"/>
          <w:szCs w:val="24"/>
        </w:rPr>
        <w:t>Zymo</w:t>
      </w:r>
      <w:proofErr w:type="spellEnd"/>
      <w:r w:rsidR="00F33854" w:rsidRPr="00CA6081">
        <w:rPr>
          <w:rFonts w:ascii="Times New Roman" w:eastAsia="Times New Roman" w:hAnsi="Times New Roman" w:cs="Times New Roman"/>
          <w:sz w:val="24"/>
          <w:szCs w:val="24"/>
        </w:rPr>
        <w:t xml:space="preserve"> Research, USA), transported at room temperature, and stored in the fridge within one hour of collection. Negative controls (3</w:t>
      </w:r>
      <w:r w:rsidR="00A57BC5">
        <w:rPr>
          <w:rFonts w:ascii="Times New Roman" w:eastAsia="Times New Roman" w:hAnsi="Times New Roman" w:cs="Times New Roman"/>
          <w:sz w:val="24"/>
          <w:szCs w:val="24"/>
        </w:rPr>
        <w:t>.0</w:t>
      </w:r>
      <w:r w:rsidR="00F33854" w:rsidRPr="00CA6081">
        <w:rPr>
          <w:rFonts w:ascii="Times New Roman" w:eastAsia="Times New Roman" w:hAnsi="Times New Roman" w:cs="Times New Roman"/>
          <w:sz w:val="24"/>
          <w:szCs w:val="24"/>
        </w:rPr>
        <w:t xml:space="preserve"> L of tap </w:t>
      </w:r>
      <w:r w:rsidR="00F33854" w:rsidRPr="00CA6081">
        <w:rPr>
          <w:rFonts w:ascii="Times New Roman" w:eastAsia="Times New Roman" w:hAnsi="Times New Roman" w:cs="Times New Roman"/>
          <w:sz w:val="24"/>
          <w:szCs w:val="24"/>
        </w:rPr>
        <w:lastRenderedPageBreak/>
        <w:t xml:space="preserve">water) were processed during each sampling event to monitor potential contamination. A total of 84 seawater samples and 14 negative controls were taken throughout the entire study. All sampling equipment was cleaned with 10% bleach and rinsed with tap water between uses. </w:t>
      </w:r>
    </w:p>
    <w:p w14:paraId="1BE8A53E" w14:textId="354F65DD" w:rsidR="00F65C18" w:rsidRPr="00CA6081" w:rsidRDefault="00F33854" w:rsidP="00CA6081">
      <w:pPr>
        <w:rPr>
          <w:rFonts w:ascii="Times New Roman" w:eastAsia="Times New Roman" w:hAnsi="Times New Roman" w:cs="Times New Roman"/>
          <w:sz w:val="24"/>
          <w:szCs w:val="24"/>
        </w:rPr>
      </w:pPr>
      <w:commentRangeStart w:id="5"/>
      <w:r w:rsidRPr="00CA6081">
        <w:rPr>
          <w:rFonts w:ascii="Times New Roman" w:eastAsia="Times New Roman" w:hAnsi="Times New Roman" w:cs="Times New Roman"/>
          <w:noProof/>
          <w:sz w:val="24"/>
          <w:szCs w:val="24"/>
        </w:rPr>
        <w:lastRenderedPageBreak/>
        <w:drawing>
          <wp:inline distT="114300" distB="114300" distL="114300" distR="114300" wp14:anchorId="757DBDD5" wp14:editId="45E1DAD9">
            <wp:extent cx="5676900" cy="76581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676900" cy="7658100"/>
                    </a:xfrm>
                    <a:prstGeom prst="rect">
                      <a:avLst/>
                    </a:prstGeom>
                    <a:ln/>
                  </pic:spPr>
                </pic:pic>
              </a:graphicData>
            </a:graphic>
          </wp:inline>
        </w:drawing>
      </w:r>
      <w:commentRangeEnd w:id="5"/>
      <w:r w:rsidR="003C064D" w:rsidRPr="00CA6081">
        <w:rPr>
          <w:rStyle w:val="CommentReference"/>
          <w:rFonts w:ascii="Times New Roman" w:eastAsia="Times New Roman" w:hAnsi="Times New Roman" w:cs="Times New Roman"/>
          <w:sz w:val="24"/>
          <w:szCs w:val="24"/>
        </w:rPr>
        <w:commentReference w:id="5"/>
      </w:r>
      <w:r w:rsidRPr="00CA6081">
        <w:rPr>
          <w:rFonts w:ascii="Times New Roman" w:eastAsia="Times New Roman" w:hAnsi="Times New Roman" w:cs="Times New Roman"/>
          <w:sz w:val="24"/>
          <w:szCs w:val="24"/>
        </w:rPr>
        <w:br/>
        <w:t xml:space="preserve">Figure 1. </w:t>
      </w:r>
      <w:r w:rsidR="0067393B">
        <w:rPr>
          <w:rFonts w:ascii="Times New Roman" w:eastAsia="Times New Roman" w:hAnsi="Times New Roman" w:cs="Times New Roman"/>
          <w:sz w:val="24"/>
          <w:szCs w:val="24"/>
        </w:rPr>
        <w:t>Schematic representation of the study/e</w:t>
      </w:r>
      <w:r w:rsidRPr="00CA6081">
        <w:rPr>
          <w:rFonts w:ascii="Times New Roman" w:eastAsia="Times New Roman" w:hAnsi="Times New Roman" w:cs="Times New Roman"/>
          <w:sz w:val="24"/>
          <w:szCs w:val="24"/>
        </w:rPr>
        <w:t xml:space="preserve">xperimental </w:t>
      </w:r>
      <w:r w:rsidR="002F202E">
        <w:rPr>
          <w:rFonts w:ascii="Times New Roman" w:eastAsia="Times New Roman" w:hAnsi="Times New Roman" w:cs="Times New Roman"/>
          <w:sz w:val="24"/>
          <w:szCs w:val="24"/>
        </w:rPr>
        <w:t>d</w:t>
      </w:r>
      <w:r w:rsidRPr="00CA6081">
        <w:rPr>
          <w:rFonts w:ascii="Times New Roman" w:eastAsia="Times New Roman" w:hAnsi="Times New Roman" w:cs="Times New Roman"/>
          <w:sz w:val="24"/>
          <w:szCs w:val="24"/>
        </w:rPr>
        <w:t>esign</w:t>
      </w:r>
    </w:p>
    <w:p w14:paraId="4717F85D" w14:textId="77777777" w:rsidR="00F65C18" w:rsidRPr="006D598D" w:rsidRDefault="00F33854" w:rsidP="006D598D">
      <w:pPr>
        <w:spacing w:before="240"/>
        <w:contextualSpacing/>
        <w:rPr>
          <w:rFonts w:ascii="Times New Roman" w:eastAsia="Times New Roman" w:hAnsi="Times New Roman" w:cs="Times New Roman"/>
          <w:b/>
          <w:bCs/>
          <w:sz w:val="24"/>
          <w:szCs w:val="24"/>
        </w:rPr>
      </w:pPr>
      <w:r w:rsidRPr="006D598D">
        <w:rPr>
          <w:rFonts w:ascii="Times New Roman" w:eastAsia="Times New Roman" w:hAnsi="Times New Roman" w:cs="Times New Roman"/>
          <w:b/>
          <w:bCs/>
          <w:sz w:val="24"/>
          <w:szCs w:val="24"/>
        </w:rPr>
        <w:lastRenderedPageBreak/>
        <w:t>2.2 Laboratory processing and sequencing</w:t>
      </w:r>
    </w:p>
    <w:p w14:paraId="7D9FF481" w14:textId="7A3D731F" w:rsidR="00F65C18" w:rsidRPr="00CA6081" w:rsidRDefault="00F33854" w:rsidP="00BB49B5">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DNA extraction, library preparation, and sequencing were performed according to the protocol outlined in Ip et al. (2025). Briefly, filters were thawed at room temperature, vortexed, and 300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the DNA/RNA Shield preservative was used directly for DNA extraction with the </w:t>
      </w:r>
      <w:proofErr w:type="spellStart"/>
      <w:r w:rsidRPr="00CA6081">
        <w:rPr>
          <w:rFonts w:ascii="Times New Roman" w:eastAsia="Times New Roman" w:hAnsi="Times New Roman" w:cs="Times New Roman"/>
          <w:sz w:val="24"/>
          <w:szCs w:val="24"/>
        </w:rPr>
        <w:t>QIAgen</w:t>
      </w:r>
      <w:proofErr w:type="spellEnd"/>
      <w:r w:rsidRPr="00CA6081">
        <w:rPr>
          <w:rFonts w:ascii="Times New Roman" w:eastAsia="Times New Roman" w:hAnsi="Times New Roman" w:cs="Times New Roman"/>
          <w:sz w:val="24"/>
          <w:szCs w:val="24"/>
        </w:rPr>
        <w:t xml:space="preserve"> </w:t>
      </w:r>
      <w:proofErr w:type="spellStart"/>
      <w:r w:rsidRPr="00CA6081">
        <w:rPr>
          <w:rFonts w:ascii="Times New Roman" w:eastAsia="Times New Roman" w:hAnsi="Times New Roman" w:cs="Times New Roman"/>
          <w:sz w:val="24"/>
          <w:szCs w:val="24"/>
        </w:rPr>
        <w:t>DNeasy</w:t>
      </w:r>
      <w:proofErr w:type="spellEnd"/>
      <w:r w:rsidRPr="00CA6081">
        <w:rPr>
          <w:rFonts w:ascii="Times New Roman" w:eastAsia="Times New Roman" w:hAnsi="Times New Roman" w:cs="Times New Roman"/>
          <w:sz w:val="24"/>
          <w:szCs w:val="24"/>
        </w:rPr>
        <w:t xml:space="preserve"> Blood &amp; Tissue Kit, following the manufacturer’s protocol, except for elution in 60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Molecular Grade water. Extracted DNA was quantified using Qubit High-Sensitivity assays and stored at 4°C until amplification. Two primer sets were used to target distinct genetic regions: MarVer1 (MV1; Valsecchi et al., 2020) targeting the 12S region of vertebrates and </w:t>
      </w:r>
      <w:proofErr w:type="spellStart"/>
      <w:r w:rsidRPr="00CA6081">
        <w:rPr>
          <w:rFonts w:ascii="Times New Roman" w:eastAsia="Times New Roman" w:hAnsi="Times New Roman" w:cs="Times New Roman"/>
          <w:sz w:val="24"/>
          <w:szCs w:val="24"/>
        </w:rPr>
        <w:t>mlCOIintF</w:t>
      </w:r>
      <w:proofErr w:type="spellEnd"/>
      <w:r w:rsidRPr="00CA6081">
        <w:rPr>
          <w:rFonts w:ascii="Times New Roman" w:eastAsia="Times New Roman" w:hAnsi="Times New Roman" w:cs="Times New Roman"/>
          <w:sz w:val="24"/>
          <w:szCs w:val="24"/>
        </w:rPr>
        <w:t xml:space="preserve">/LoboR1 targeting the COI region of eukaryotes (Chang et al., 2020; Leray et al., 2013; Lobo et al., 2013) (Table S1). PCR reactions were carried out on three biological </w:t>
      </w:r>
      <w:proofErr w:type="gramStart"/>
      <w:r w:rsidRPr="00CA6081">
        <w:rPr>
          <w:rFonts w:ascii="Times New Roman" w:eastAsia="Times New Roman" w:hAnsi="Times New Roman" w:cs="Times New Roman"/>
          <w:sz w:val="24"/>
          <w:szCs w:val="24"/>
        </w:rPr>
        <w:t>replicates, and</w:t>
      </w:r>
      <w:proofErr w:type="gramEnd"/>
      <w:r w:rsidRPr="00CA6081">
        <w:rPr>
          <w:rFonts w:ascii="Times New Roman" w:eastAsia="Times New Roman" w:hAnsi="Times New Roman" w:cs="Times New Roman"/>
          <w:sz w:val="24"/>
          <w:szCs w:val="24"/>
        </w:rPr>
        <w:t xml:space="preserve"> purified with </w:t>
      </w:r>
      <w:proofErr w:type="spellStart"/>
      <w:r w:rsidRPr="00CA6081">
        <w:rPr>
          <w:rFonts w:ascii="Times New Roman" w:eastAsia="Times New Roman" w:hAnsi="Times New Roman" w:cs="Times New Roman"/>
          <w:sz w:val="24"/>
          <w:szCs w:val="24"/>
        </w:rPr>
        <w:t>AMPure</w:t>
      </w:r>
      <w:proofErr w:type="spellEnd"/>
      <w:r w:rsidRPr="00CA6081">
        <w:rPr>
          <w:rFonts w:ascii="Times New Roman" w:eastAsia="Times New Roman" w:hAnsi="Times New Roman" w:cs="Times New Roman"/>
          <w:sz w:val="24"/>
          <w:szCs w:val="24"/>
        </w:rPr>
        <w:t xml:space="preserve"> XP beads. Sequencing libraries were prepared using the Oxford Nanopore SQK-LSK114 ligation kit and loaded onto R10.4.1 </w:t>
      </w:r>
      <w:proofErr w:type="spellStart"/>
      <w:r w:rsidRPr="00CA6081">
        <w:rPr>
          <w:rFonts w:ascii="Times New Roman" w:eastAsia="Times New Roman" w:hAnsi="Times New Roman" w:cs="Times New Roman"/>
          <w:sz w:val="24"/>
          <w:szCs w:val="24"/>
        </w:rPr>
        <w:t>MinION</w:t>
      </w:r>
      <w:proofErr w:type="spellEnd"/>
      <w:r w:rsidRPr="00CA6081">
        <w:rPr>
          <w:rFonts w:ascii="Times New Roman" w:eastAsia="Times New Roman" w:hAnsi="Times New Roman" w:cs="Times New Roman"/>
          <w:sz w:val="24"/>
          <w:szCs w:val="24"/>
        </w:rPr>
        <w:t xml:space="preserve"> flow cells for 40-42 hour runs on a MK1D device using </w:t>
      </w:r>
      <w:proofErr w:type="spellStart"/>
      <w:r w:rsidRPr="00CA6081">
        <w:rPr>
          <w:rFonts w:ascii="Times New Roman" w:eastAsia="Times New Roman" w:hAnsi="Times New Roman" w:cs="Times New Roman"/>
          <w:sz w:val="24"/>
          <w:szCs w:val="24"/>
        </w:rPr>
        <w:t>MinKNOW</w:t>
      </w:r>
      <w:proofErr w:type="spellEnd"/>
      <w:r w:rsidRPr="00CA6081">
        <w:rPr>
          <w:rFonts w:ascii="Times New Roman" w:eastAsia="Times New Roman" w:hAnsi="Times New Roman" w:cs="Times New Roman"/>
          <w:sz w:val="24"/>
          <w:szCs w:val="24"/>
        </w:rPr>
        <w:t xml:space="preserve"> v25.05.14</w:t>
      </w:r>
      <w:r w:rsidR="00821A31">
        <w:rPr>
          <w:rFonts w:ascii="Times New Roman" w:eastAsia="Times New Roman" w:hAnsi="Times New Roman" w:cs="Times New Roman"/>
          <w:sz w:val="24"/>
          <w:szCs w:val="24"/>
        </w:rPr>
        <w:t xml:space="preserve">. </w:t>
      </w:r>
    </w:p>
    <w:p w14:paraId="7C73E834"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2.3 Bioinformatics analysis</w:t>
      </w:r>
    </w:p>
    <w:p w14:paraId="05A0101A" w14:textId="77777777" w:rsidR="00F65C18" w:rsidRDefault="00F33854">
      <w:pPr>
        <w:ind w:firstLine="720"/>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 xml:space="preserve">Nanopore sequence data were processed following the pipeline of Ip et al. (2025). Raw POD5 files were </w:t>
      </w:r>
      <w:proofErr w:type="spellStart"/>
      <w:r w:rsidRPr="00CA6081">
        <w:rPr>
          <w:rFonts w:ascii="Times New Roman" w:eastAsia="Gungsuh" w:hAnsi="Times New Roman" w:cs="Times New Roman"/>
          <w:sz w:val="24"/>
          <w:szCs w:val="24"/>
        </w:rPr>
        <w:t>basecalled</w:t>
      </w:r>
      <w:proofErr w:type="spellEnd"/>
      <w:r w:rsidRPr="00CA6081">
        <w:rPr>
          <w:rFonts w:ascii="Times New Roman" w:eastAsia="Gungsuh" w:hAnsi="Times New Roman" w:cs="Times New Roman"/>
          <w:sz w:val="24"/>
          <w:szCs w:val="24"/>
        </w:rPr>
        <w:t xml:space="preserve"> with Dorado v1.1.1 in Super-Accurate (SUP; dna_r10.4.1_e8.2_400bps_hac@v5.2.0) mode. FASTQ reads were demultiplexed, and primers and barcodes were trimmed using </w:t>
      </w:r>
      <w:proofErr w:type="spellStart"/>
      <w:r w:rsidRPr="00CA6081">
        <w:rPr>
          <w:rFonts w:ascii="Times New Roman" w:eastAsia="Gungsuh" w:hAnsi="Times New Roman" w:cs="Times New Roman"/>
          <w:sz w:val="24"/>
          <w:szCs w:val="24"/>
        </w:rPr>
        <w:t>OBIMultiplex</w:t>
      </w:r>
      <w:proofErr w:type="spellEnd"/>
      <w:r w:rsidRPr="00CA6081">
        <w:rPr>
          <w:rFonts w:ascii="Times New Roman" w:eastAsia="Gungsuh" w:hAnsi="Times New Roman" w:cs="Times New Roman"/>
          <w:sz w:val="24"/>
          <w:szCs w:val="24"/>
        </w:rPr>
        <w:t xml:space="preserve"> module of OBITools4, implementing in-del aware settings, allowing up to two mismatches per primer tag and splitting self-ligated concatemers. Within-sample dereplication and clustering were performed with VSEARCH at 98% identity to generate representative OTU centroids. An initial OTU table of read counts was curated using LULU to remove artifactual OTUs based on sequence similarity and co-occurrence. Filtered OTU centroids were assigned taxonomy via </w:t>
      </w:r>
      <w:proofErr w:type="spellStart"/>
      <w:r w:rsidRPr="00CA6081">
        <w:rPr>
          <w:rFonts w:ascii="Times New Roman" w:eastAsia="Gungsuh" w:hAnsi="Times New Roman" w:cs="Times New Roman"/>
          <w:sz w:val="24"/>
          <w:szCs w:val="24"/>
        </w:rPr>
        <w:t>BLASTn</w:t>
      </w:r>
      <w:proofErr w:type="spellEnd"/>
      <w:r w:rsidRPr="00CA6081">
        <w:rPr>
          <w:rFonts w:ascii="Times New Roman" w:eastAsia="Gungsuh" w:hAnsi="Times New Roman" w:cs="Times New Roman"/>
          <w:sz w:val="24"/>
          <w:szCs w:val="24"/>
        </w:rPr>
        <w:t xml:space="preserve"> against the NCBI eukaryote database (≥96% </w:t>
      </w:r>
      <w:r w:rsidRPr="00CA6081">
        <w:rPr>
          <w:rFonts w:ascii="Times New Roman" w:eastAsia="Gungsuh" w:hAnsi="Times New Roman" w:cs="Times New Roman"/>
          <w:sz w:val="24"/>
          <w:szCs w:val="24"/>
        </w:rPr>
        <w:lastRenderedPageBreak/>
        <w:t xml:space="preserve">identity, e-value ≤1e-40), and the lowest common ancestor (LCA) was determined with </w:t>
      </w:r>
      <w:proofErr w:type="spellStart"/>
      <w:r w:rsidRPr="00CA6081">
        <w:rPr>
          <w:rFonts w:ascii="Times New Roman" w:eastAsia="Gungsuh" w:hAnsi="Times New Roman" w:cs="Times New Roman"/>
          <w:sz w:val="24"/>
          <w:szCs w:val="24"/>
        </w:rPr>
        <w:t>TaxonKit</w:t>
      </w:r>
      <w:proofErr w:type="spellEnd"/>
      <w:r w:rsidRPr="00CA6081">
        <w:rPr>
          <w:rFonts w:ascii="Times New Roman" w:eastAsia="Gungsuh" w:hAnsi="Times New Roman" w:cs="Times New Roman"/>
          <w:sz w:val="24"/>
          <w:szCs w:val="24"/>
        </w:rPr>
        <w:t xml:space="preserve"> (</w:t>
      </w:r>
      <w:r w:rsidRPr="00CA6081">
        <w:rPr>
          <w:rFonts w:ascii="Times New Roman" w:eastAsia="Times New Roman" w:hAnsi="Times New Roman" w:cs="Times New Roman"/>
          <w:sz w:val="24"/>
          <w:szCs w:val="24"/>
        </w:rPr>
        <w:t xml:space="preserve">Shen &amp; Ren, 2021). Manual curation ensured ecological plausibility, collapsing ambiguous OTUs to genus level when necessary and removing singletons or residual sequencing errors. Background contamination was quantified using the </w:t>
      </w:r>
      <w:proofErr w:type="spellStart"/>
      <w:r w:rsidRPr="00CA6081">
        <w:rPr>
          <w:rFonts w:ascii="Times New Roman" w:eastAsia="Times New Roman" w:hAnsi="Times New Roman" w:cs="Times New Roman"/>
          <w:i/>
          <w:sz w:val="24"/>
          <w:szCs w:val="24"/>
        </w:rPr>
        <w:t>microDecon</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package in R (McKnight et al., 2018) by estimating the mean contaminant signal from the negative controls and proportionally subtracting it from each true sample based on relative read abundance. The final dataset comprised 80 vertebrate taxa for MarVer (MV1) across 74 eDNA samples, and 265 OTUs for COI across 63 eDNA samples. </w:t>
      </w:r>
    </w:p>
    <w:p w14:paraId="1C33D458" w14:textId="77777777" w:rsidR="00586129" w:rsidRPr="00F51A8B" w:rsidRDefault="00586129" w:rsidP="00586129">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2.4.2 Taxonomic annotation</w:t>
      </w:r>
    </w:p>
    <w:p w14:paraId="0B65F409" w14:textId="063415E7" w:rsidR="00586129" w:rsidRDefault="00586129" w:rsidP="00586129">
      <w:pPr>
        <w:ind w:firstLine="360"/>
        <w:rPr>
          <w:rFonts w:ascii="Times New Roman" w:eastAsia="Times New Roman" w:hAnsi="Times New Roman" w:cs="Times New Roman"/>
          <w:sz w:val="24"/>
          <w:szCs w:val="24"/>
        </w:rPr>
      </w:pPr>
      <w:r w:rsidRPr="00F51A8B">
        <w:rPr>
          <w:rFonts w:ascii="Times New Roman" w:eastAsia="Times New Roman" w:hAnsi="Times New Roman" w:cs="Times New Roman"/>
          <w:sz w:val="24"/>
          <w:szCs w:val="24"/>
        </w:rPr>
        <w:t>To enable ecological interpretation of eDNA-derived community patterns, all detected taxa</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were annotated with standardized taxonomy</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blastn</w:t>
      </w:r>
      <w:proofErr w:type="spellEnd"/>
      <w:r>
        <w:rPr>
          <w:rFonts w:ascii="Times New Roman" w:eastAsia="Times New Roman" w:hAnsi="Times New Roman" w:cs="Times New Roman"/>
          <w:sz w:val="24"/>
          <w:szCs w:val="24"/>
        </w:rPr>
        <w:t xml:space="preserve"> and subsequent LCA analysis; see above)</w:t>
      </w:r>
      <w:r w:rsidRPr="00F51A8B">
        <w:rPr>
          <w:rFonts w:ascii="Times New Roman" w:eastAsia="Times New Roman" w:hAnsi="Times New Roman" w:cs="Times New Roman"/>
          <w:sz w:val="24"/>
          <w:szCs w:val="24"/>
        </w:rPr>
        <w:t xml:space="preserve"> and ecological attributes. Taxon names were cross-checked against the World Register of Marine Species (</w:t>
      </w:r>
      <w:proofErr w:type="spellStart"/>
      <w:r w:rsidRPr="00F51A8B">
        <w:rPr>
          <w:rFonts w:ascii="Times New Roman" w:eastAsia="Times New Roman" w:hAnsi="Times New Roman" w:cs="Times New Roman"/>
          <w:sz w:val="24"/>
          <w:szCs w:val="24"/>
        </w:rPr>
        <w:t>WoRMS</w:t>
      </w:r>
      <w:proofErr w:type="spellEnd"/>
      <w:r w:rsidRPr="00F51A8B">
        <w:rPr>
          <w:rFonts w:ascii="Times New Roman" w:eastAsia="Times New Roman" w:hAnsi="Times New Roman" w:cs="Times New Roman"/>
          <w:sz w:val="24"/>
          <w:szCs w:val="24"/>
        </w:rPr>
        <w:t xml:space="preserve">) to obtain validated classifications and </w:t>
      </w:r>
      <w:proofErr w:type="spellStart"/>
      <w:r w:rsidRPr="00F51A8B">
        <w:rPr>
          <w:rFonts w:ascii="Times New Roman" w:eastAsia="Times New Roman" w:hAnsi="Times New Roman" w:cs="Times New Roman"/>
          <w:sz w:val="24"/>
          <w:szCs w:val="24"/>
        </w:rPr>
        <w:t>AphiaIDs</w:t>
      </w:r>
      <w:proofErr w:type="spellEnd"/>
      <w:r>
        <w:rPr>
          <w:rFonts w:ascii="Times New Roman" w:eastAsia="Times New Roman" w:hAnsi="Times New Roman" w:cs="Times New Roman"/>
          <w:sz w:val="24"/>
          <w:szCs w:val="24"/>
        </w:rPr>
        <w:t xml:space="preserve"> for marine-only species</w:t>
      </w:r>
      <w:r w:rsidRPr="00F51A8B">
        <w:rPr>
          <w:rFonts w:ascii="Times New Roman" w:eastAsia="Times New Roman" w:hAnsi="Times New Roman" w:cs="Times New Roman"/>
          <w:sz w:val="24"/>
          <w:szCs w:val="24"/>
        </w:rPr>
        <w:t xml:space="preserve">. </w:t>
      </w:r>
      <w:del w:id="6" w:author="Gledis Guri" w:date="2025-12-02T11:23:00Z" w16du:dateUtc="2025-12-02T19:23:00Z">
        <w:r w:rsidDel="00586129">
          <w:rPr>
            <w:rFonts w:ascii="Times New Roman" w:eastAsia="Times New Roman" w:hAnsi="Times New Roman" w:cs="Times New Roman"/>
            <w:sz w:val="24"/>
            <w:szCs w:val="24"/>
          </w:rPr>
          <w:delText xml:space="preserve">Six COI and three MV1 </w:delText>
        </w:r>
      </w:del>
      <w:del w:id="7" w:author="Gledis Guri" w:date="2025-12-02T11:22:00Z" w16du:dateUtc="2025-12-02T19:22:00Z">
        <w:r w:rsidDel="00586129">
          <w:rPr>
            <w:rFonts w:ascii="Times New Roman" w:eastAsia="Times New Roman" w:hAnsi="Times New Roman" w:cs="Times New Roman"/>
            <w:sz w:val="24"/>
            <w:szCs w:val="24"/>
          </w:rPr>
          <w:delText xml:space="preserve">species </w:delText>
        </w:r>
      </w:del>
      <w:ins w:id="8" w:author="Gledis Guri" w:date="2025-12-02T11:22:00Z" w16du:dateUtc="2025-12-02T19:22:00Z">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pecies </w:t>
        </w:r>
        <w:r>
          <w:rPr>
            <w:rFonts w:ascii="Times New Roman" w:eastAsia="Times New Roman" w:hAnsi="Times New Roman" w:cs="Times New Roman"/>
            <w:sz w:val="24"/>
            <w:szCs w:val="24"/>
          </w:rPr>
          <w:t xml:space="preserve">that did not </w:t>
        </w:r>
      </w:ins>
      <w:ins w:id="9" w:author="Gledis Guri" w:date="2025-12-02T11:23:00Z" w16du:dateUtc="2025-12-02T19:23:00Z">
        <w:r>
          <w:rPr>
            <w:rFonts w:ascii="Times New Roman" w:eastAsia="Times New Roman" w:hAnsi="Times New Roman" w:cs="Times New Roman"/>
            <w:sz w:val="24"/>
            <w:szCs w:val="24"/>
          </w:rPr>
          <w:t xml:space="preserve">match </w:t>
        </w:r>
      </w:ins>
      <w:del w:id="10" w:author="Gledis Guri" w:date="2025-12-02T11:23:00Z" w16du:dateUtc="2025-12-02T19:23:00Z">
        <w:r w:rsidRPr="000254DB" w:rsidDel="00586129">
          <w:rPr>
            <w:rFonts w:ascii="Times New Roman" w:eastAsia="Times New Roman" w:hAnsi="Times New Roman" w:cs="Times New Roman"/>
            <w:sz w:val="24"/>
            <w:szCs w:val="24"/>
          </w:rPr>
          <w:delText xml:space="preserve">failed </w:delText>
        </w:r>
      </w:del>
      <w:r w:rsidRPr="000254DB">
        <w:rPr>
          <w:rFonts w:ascii="Times New Roman" w:eastAsia="Times New Roman" w:hAnsi="Times New Roman" w:cs="Times New Roman"/>
          <w:sz w:val="24"/>
          <w:szCs w:val="24"/>
        </w:rPr>
        <w:t>marine</w:t>
      </w:r>
      <w:r>
        <w:rPr>
          <w:rFonts w:ascii="Times New Roman" w:eastAsia="Times New Roman" w:hAnsi="Times New Roman" w:cs="Times New Roman"/>
          <w:sz w:val="24"/>
          <w:szCs w:val="24"/>
        </w:rPr>
        <w:t>-</w:t>
      </w:r>
      <w:r w:rsidRPr="000254DB">
        <w:rPr>
          <w:rFonts w:ascii="Times New Roman" w:eastAsia="Times New Roman" w:hAnsi="Times New Roman" w:cs="Times New Roman"/>
          <w:sz w:val="24"/>
          <w:szCs w:val="24"/>
        </w:rPr>
        <w:t>only lookup</w:t>
      </w:r>
      <w:r>
        <w:rPr>
          <w:rFonts w:ascii="Times New Roman" w:eastAsia="Times New Roman" w:hAnsi="Times New Roman" w:cs="Times New Roman"/>
          <w:sz w:val="24"/>
          <w:szCs w:val="24"/>
        </w:rPr>
        <w:t xml:space="preserve"> </w:t>
      </w:r>
      <w:del w:id="11" w:author="Gledis Guri" w:date="2025-12-02T11:23:00Z" w16du:dateUtc="2025-12-02T19:23:00Z">
        <w:r w:rsidDel="00586129">
          <w:rPr>
            <w:rFonts w:ascii="Times New Roman" w:eastAsia="Times New Roman" w:hAnsi="Times New Roman" w:cs="Times New Roman"/>
            <w:sz w:val="24"/>
            <w:szCs w:val="24"/>
          </w:rPr>
          <w:delText xml:space="preserve">and </w:delText>
        </w:r>
      </w:del>
      <w:r>
        <w:rPr>
          <w:rFonts w:ascii="Times New Roman" w:eastAsia="Times New Roman" w:hAnsi="Times New Roman" w:cs="Times New Roman"/>
          <w:sz w:val="24"/>
          <w:szCs w:val="24"/>
        </w:rPr>
        <w:t xml:space="preserve">were removed from downstream analyses. </w:t>
      </w:r>
      <w:r w:rsidRPr="00F51A8B">
        <w:rPr>
          <w:rFonts w:ascii="Times New Roman" w:eastAsia="Times New Roman" w:hAnsi="Times New Roman" w:cs="Times New Roman"/>
          <w:sz w:val="24"/>
          <w:szCs w:val="24"/>
        </w:rPr>
        <w:t xml:space="preserve">For unresolved taxa (e.g., “sp.” or “cf.” designations), </w:t>
      </w:r>
      <w:commentRangeStart w:id="12"/>
      <w:r w:rsidRPr="00F51A8B">
        <w:rPr>
          <w:rFonts w:ascii="Times New Roman" w:eastAsia="Times New Roman" w:hAnsi="Times New Roman" w:cs="Times New Roman"/>
          <w:sz w:val="24"/>
          <w:szCs w:val="24"/>
        </w:rPr>
        <w:t>names were simplified, and recursive lookups were performed to maximize successful matches.</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 xml:space="preserve">Each taxon was then assigned a vernacular (common) name and trophic level using </w:t>
      </w:r>
      <w:proofErr w:type="spellStart"/>
      <w:r>
        <w:rPr>
          <w:rFonts w:ascii="Times New Roman" w:eastAsia="Times New Roman" w:hAnsi="Times New Roman" w:cs="Times New Roman"/>
          <w:sz w:val="24"/>
          <w:szCs w:val="24"/>
        </w:rPr>
        <w:t>WoRMS</w:t>
      </w:r>
      <w:proofErr w:type="spellEnd"/>
      <w:r w:rsidRPr="00F51A8B">
        <w:rPr>
          <w:rFonts w:ascii="Times New Roman" w:eastAsia="Times New Roman" w:hAnsi="Times New Roman" w:cs="Times New Roman"/>
          <w:sz w:val="24"/>
          <w:szCs w:val="24"/>
        </w:rPr>
        <w:t xml:space="preserve">. </w:t>
      </w:r>
      <w:commentRangeEnd w:id="12"/>
      <w:r>
        <w:rPr>
          <w:rStyle w:val="CommentReference"/>
        </w:rPr>
        <w:commentReference w:id="12"/>
      </w:r>
      <w:r w:rsidRPr="00F51A8B">
        <w:rPr>
          <w:rFonts w:ascii="Times New Roman" w:eastAsia="Times New Roman" w:hAnsi="Times New Roman" w:cs="Times New Roman"/>
          <w:sz w:val="24"/>
          <w:szCs w:val="24"/>
        </w:rPr>
        <w:t xml:space="preserve">For vertebrates, </w:t>
      </w:r>
      <w:commentRangeStart w:id="13"/>
      <w:r w:rsidRPr="00F51A8B">
        <w:rPr>
          <w:rFonts w:ascii="Times New Roman" w:eastAsia="Times New Roman" w:hAnsi="Times New Roman" w:cs="Times New Roman"/>
          <w:sz w:val="24"/>
          <w:szCs w:val="24"/>
        </w:rPr>
        <w:t>class- and family-level rules</w:t>
      </w:r>
      <w:commentRangeEnd w:id="13"/>
      <w:r>
        <w:rPr>
          <w:rStyle w:val="CommentReference"/>
        </w:rPr>
        <w:commentReference w:id="13"/>
      </w:r>
      <w:r w:rsidRPr="00F51A8B">
        <w:rPr>
          <w:rFonts w:ascii="Times New Roman" w:eastAsia="Times New Roman" w:hAnsi="Times New Roman" w:cs="Times New Roman"/>
          <w:sz w:val="24"/>
          <w:szCs w:val="24"/>
        </w:rPr>
        <w:t xml:space="preserve"> were applied to distinguish major ecological groups (e.g., Ray-finned fishes, Sharks and rays, </w:t>
      </w:r>
      <w:proofErr w:type="spellStart"/>
      <w:r w:rsidRPr="00F51A8B">
        <w:rPr>
          <w:rFonts w:ascii="Times New Roman" w:eastAsia="Times New Roman" w:hAnsi="Times New Roman" w:cs="Times New Roman"/>
          <w:sz w:val="24"/>
          <w:szCs w:val="24"/>
        </w:rPr>
        <w:t>Salps</w:t>
      </w:r>
      <w:proofErr w:type="spellEnd"/>
      <w:r w:rsidRPr="00F51A8B">
        <w:rPr>
          <w:rFonts w:ascii="Times New Roman" w:eastAsia="Times New Roman" w:hAnsi="Times New Roman" w:cs="Times New Roman"/>
          <w:sz w:val="24"/>
          <w:szCs w:val="24"/>
        </w:rPr>
        <w:t>, Sea squirts).</w:t>
      </w:r>
      <w:r>
        <w:rPr>
          <w:rFonts w:ascii="Times New Roman" w:eastAsia="Times New Roman" w:hAnsi="Times New Roman" w:cs="Times New Roman"/>
          <w:sz w:val="24"/>
          <w:szCs w:val="24"/>
        </w:rPr>
        <w:t xml:space="preserve"> </w:t>
      </w:r>
    </w:p>
    <w:p w14:paraId="689656A3" w14:textId="77777777" w:rsidR="00F65C18" w:rsidRPr="00F51A8B" w:rsidRDefault="00F33854"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 Statistical analyses</w:t>
      </w:r>
    </w:p>
    <w:p w14:paraId="7C1EC9F6" w14:textId="0B97A56A" w:rsidR="00F51A8B" w:rsidRDefault="00F33854" w:rsidP="00586129">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All analyses and visualizations were performed in R (R Core Team, 2022). For all downstream community analyses, read counts were transformed </w:t>
      </w:r>
      <w:r w:rsidR="00DE1D13">
        <w:rPr>
          <w:rFonts w:ascii="Times New Roman" w:eastAsia="Times New Roman" w:hAnsi="Times New Roman" w:cs="Times New Roman"/>
          <w:sz w:val="24"/>
          <w:szCs w:val="24"/>
        </w:rPr>
        <w:t>in</w:t>
      </w:r>
      <w:r w:rsidRPr="00CA6081">
        <w:rPr>
          <w:rFonts w:ascii="Times New Roman" w:eastAsia="Times New Roman" w:hAnsi="Times New Roman" w:cs="Times New Roman"/>
          <w:sz w:val="24"/>
          <w:szCs w:val="24"/>
        </w:rPr>
        <w:t xml:space="preserve">to </w:t>
      </w:r>
      <w:r w:rsidR="00DE1D13">
        <w:rPr>
          <w:rFonts w:ascii="Times New Roman" w:eastAsia="Times New Roman" w:hAnsi="Times New Roman" w:cs="Times New Roman"/>
          <w:sz w:val="24"/>
          <w:szCs w:val="24"/>
        </w:rPr>
        <w:t xml:space="preserve">an </w:t>
      </w:r>
      <w:r w:rsidRPr="00CA6081">
        <w:rPr>
          <w:rFonts w:ascii="Times New Roman" w:eastAsia="Times New Roman" w:hAnsi="Times New Roman" w:cs="Times New Roman"/>
          <w:sz w:val="24"/>
          <w:szCs w:val="24"/>
        </w:rPr>
        <w:t xml:space="preserve">eDNA index (Kelly et al., </w:t>
      </w:r>
      <w:r w:rsidRPr="00CA6081">
        <w:rPr>
          <w:rFonts w:ascii="Times New Roman" w:eastAsia="Times New Roman" w:hAnsi="Times New Roman" w:cs="Times New Roman"/>
          <w:sz w:val="24"/>
          <w:szCs w:val="24"/>
        </w:rPr>
        <w:lastRenderedPageBreak/>
        <w:t>2019), which controls for species-specific amplification bias of the primers used (for community ecology application advantages see Guri et al., 2024).</w:t>
      </w:r>
      <w:r w:rsidR="00514DB3">
        <w:rPr>
          <w:rFonts w:ascii="Times New Roman" w:eastAsia="Times New Roman" w:hAnsi="Times New Roman" w:cs="Times New Roman"/>
          <w:sz w:val="24"/>
          <w:szCs w:val="24"/>
        </w:rPr>
        <w:t xml:space="preserve"> </w:t>
      </w:r>
    </w:p>
    <w:p w14:paraId="07657AF6" w14:textId="1708146C" w:rsidR="00F51A8B" w:rsidRPr="00F51A8B" w:rsidRDefault="00F51A8B"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2.4.1 Community composition and treatment effects</w:t>
      </w:r>
    </w:p>
    <w:p w14:paraId="485A3CD9" w14:textId="6410E648" w:rsidR="00F65C18" w:rsidRDefault="00F33854">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After transformation, we used the Bray-Curtis distance matrix to measure the dissimilarity between pairwise samples which we will denote here with </w:t>
      </w:r>
      <w:r w:rsidRPr="00A57722">
        <w:rPr>
          <w:rFonts w:ascii="Times New Roman" w:eastAsia="Times New Roman" w:hAnsi="Times New Roman" w:cs="Times New Roman"/>
          <w:i/>
          <w:iCs/>
          <w:sz w:val="24"/>
          <w:szCs w:val="24"/>
        </w:rPr>
        <w:t>D</w:t>
      </w:r>
      <w:r w:rsidRPr="00CA6081">
        <w:rPr>
          <w:rFonts w:ascii="Times New Roman" w:eastAsia="Times New Roman" w:hAnsi="Times New Roman" w:cs="Times New Roman"/>
          <w:sz w:val="24"/>
          <w:szCs w:val="24"/>
        </w:rPr>
        <w:t xml:space="preserve">. To quantify the magnitude of treatment effects on community dissimilarity, we constructed </w:t>
      </w:r>
      <w:r w:rsidR="00A57722">
        <w:rPr>
          <w:rFonts w:ascii="Times New Roman" w:eastAsia="Times New Roman" w:hAnsi="Times New Roman" w:cs="Times New Roman"/>
          <w:sz w:val="24"/>
          <w:szCs w:val="24"/>
        </w:rPr>
        <w:t>a beta regression analysis with the form</w:t>
      </w:r>
      <w:r w:rsidRPr="00CA6081">
        <w:rPr>
          <w:rFonts w:ascii="Times New Roman" w:eastAsia="Times New Roman" w:hAnsi="Times New Roman" w:cs="Times New Roman"/>
          <w:sz w:val="24"/>
          <w:szCs w:val="24"/>
        </w:rPr>
        <w:t>:</w:t>
      </w:r>
    </w:p>
    <w:p w14:paraId="025E549A" w14:textId="204C50B5" w:rsidR="00305CD6" w:rsidRPr="00305CD6" w:rsidRDefault="00305CD6" w:rsidP="00305CD6">
      <w:pPr>
        <w:ind w:firstLine="720"/>
        <w:contextualSpacing/>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D~Beta</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lang w:val="el-GR"/>
                    </w:rPr>
                    <m:t>μ,φ</m:t>
                  </m:r>
                </m:e>
              </m:d>
              <m:r>
                <w:rPr>
                  <w:rFonts w:ascii="Cambria Math" w:eastAsia="Times New Roman" w:hAnsi="Cambria Math" w:cs="Times New Roman"/>
                  <w:sz w:val="24"/>
                  <w:szCs w:val="24"/>
                </w:rPr>
                <m:t>#1</m:t>
              </m:r>
            </m:e>
          </m:eqArr>
        </m:oMath>
      </m:oMathPara>
    </w:p>
    <w:p w14:paraId="48DD36BC" w14:textId="504BF6D6" w:rsidR="00F65C18" w:rsidRPr="00403E0D" w:rsidRDefault="00305CD6" w:rsidP="00305CD6">
      <w:pPr>
        <w:jc w:val="center"/>
        <w:rPr>
          <w:rFonts w:ascii="Times New Roman" w:eastAsia="Times New Roman" w:hAnsi="Times New Roman" w:cs="Times New Roman"/>
          <w:sz w:val="24"/>
          <w:szCs w:val="24"/>
          <w:lang w:val="en-US"/>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logit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rPr>
                    <m:t>μ</m:t>
                  </m:r>
                </m:e>
              </m:d>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η</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γd</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αt</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l</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θr#2</m:t>
              </m:r>
            </m:e>
          </m:eqArr>
        </m:oMath>
      </m:oMathPara>
    </w:p>
    <w:p w14:paraId="6989A555" w14:textId="1EE825F7" w:rsidR="00F65C18" w:rsidRPr="00CA6081" w:rsidRDefault="00F33854" w:rsidP="006D598D">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where D is the pairwise community dissimilarity as a response variable, measured predictor variables are given in Latin characters, and estimated parameters are given in Greek characters. </w:t>
      </w:r>
      <w:r w:rsidR="00A57722" w:rsidRPr="00A57722">
        <w:rPr>
          <w:rFonts w:ascii="Times New Roman" w:eastAsia="Times New Roman" w:hAnsi="Times New Roman" w:cs="Times New Roman"/>
          <w:sz w:val="24"/>
          <w:szCs w:val="24"/>
        </w:rPr>
        <w:t xml:space="preserve">Here, </w:t>
      </w:r>
      <w:r w:rsidR="00A57722">
        <w:rPr>
          <w:rFonts w:ascii="Times New Roman" w:eastAsia="Times New Roman" w:hAnsi="Times New Roman" w:cs="Times New Roman"/>
          <w:sz w:val="24"/>
          <w:szCs w:val="24"/>
          <w:lang w:val="el-GR"/>
        </w:rPr>
        <w:t>μ</w:t>
      </w:r>
      <w:r w:rsidR="00A57722" w:rsidRPr="00A57722">
        <w:rPr>
          <w:rFonts w:ascii="Times New Roman" w:eastAsia="Times New Roman" w:hAnsi="Times New Roman" w:cs="Times New Roman"/>
          <w:sz w:val="24"/>
          <w:szCs w:val="24"/>
        </w:rPr>
        <w:t xml:space="preserve"> is the mean of the beta-distributed dissimilarity</w:t>
      </w:r>
      <w:r w:rsidR="00A57722">
        <w:rPr>
          <w:rFonts w:ascii="Times New Roman" w:eastAsia="Times New Roman" w:hAnsi="Times New Roman" w:cs="Times New Roman"/>
          <w:sz w:val="24"/>
          <w:szCs w:val="24"/>
        </w:rPr>
        <w:t xml:space="preserve"> (</w:t>
      </w:r>
      <w:r w:rsidR="00A57722" w:rsidRPr="00A57722">
        <w:rPr>
          <w:rFonts w:ascii="Times New Roman" w:eastAsia="Times New Roman" w:hAnsi="Times New Roman" w:cs="Times New Roman"/>
          <w:i/>
          <w:iCs/>
          <w:sz w:val="24"/>
          <w:szCs w:val="24"/>
        </w:rPr>
        <w:t>D</w:t>
      </w:r>
      <w:r w:rsidR="00A57722">
        <w:rPr>
          <w:rFonts w:ascii="Times New Roman" w:eastAsia="Times New Roman" w:hAnsi="Times New Roman" w:cs="Times New Roman"/>
          <w:sz w:val="24"/>
          <w:szCs w:val="24"/>
        </w:rPr>
        <w:t>)</w:t>
      </w:r>
      <w:r w:rsidR="00A57722" w:rsidRPr="00A57722">
        <w:rPr>
          <w:rFonts w:ascii="Times New Roman" w:eastAsia="Times New Roman" w:hAnsi="Times New Roman" w:cs="Times New Roman"/>
          <w:sz w:val="24"/>
          <w:szCs w:val="24"/>
        </w:rPr>
        <w:t xml:space="preserve"> conditional on the covariates (constrained to (0,1) through the logit link), and </w:t>
      </w:r>
      <w:r w:rsidR="00A57722">
        <w:rPr>
          <w:rFonts w:ascii="Times New Roman" w:eastAsia="Times New Roman" w:hAnsi="Times New Roman" w:cs="Times New Roman"/>
          <w:sz w:val="24"/>
          <w:szCs w:val="24"/>
          <w:lang w:val="el-GR"/>
        </w:rPr>
        <w:t>φ</w:t>
      </w:r>
      <w:r w:rsidR="00A57722" w:rsidRPr="00A57722">
        <w:rPr>
          <w:rFonts w:ascii="Times New Roman" w:eastAsia="Times New Roman" w:hAnsi="Times New Roman" w:cs="Times New Roman"/>
          <w:sz w:val="24"/>
          <w:szCs w:val="24"/>
        </w:rPr>
        <w:t xml:space="preserve"> is a precision parameter that governs the variance of </w:t>
      </w:r>
      <w:r w:rsidR="00A57722" w:rsidRPr="00A57722">
        <w:rPr>
          <w:rFonts w:ascii="Times New Roman" w:eastAsia="Times New Roman" w:hAnsi="Times New Roman" w:cs="Times New Roman"/>
          <w:i/>
          <w:iCs/>
          <w:sz w:val="24"/>
          <w:szCs w:val="24"/>
        </w:rPr>
        <w:t>D</w:t>
      </w:r>
      <w:r w:rsidR="00A57722" w:rsidRPr="00A57722">
        <w:rPr>
          <w:rFonts w:ascii="Times New Roman" w:eastAsia="Times New Roman" w:hAnsi="Times New Roman" w:cs="Times New Roman"/>
          <w:sz w:val="24"/>
          <w:szCs w:val="24"/>
        </w:rPr>
        <w:t xml:space="preserve"> (with larger φ indicating lower variance). </w:t>
      </w:r>
      <w:r w:rsidRPr="00CA6081">
        <w:rPr>
          <w:rFonts w:ascii="Times New Roman" w:eastAsia="Times New Roman" w:hAnsi="Times New Roman" w:cs="Times New Roman"/>
          <w:sz w:val="24"/>
          <w:szCs w:val="24"/>
        </w:rPr>
        <w:t>Predictor variables include the elapsed time between pairwise samples (</w:t>
      </w:r>
      <w:r w:rsidRPr="00CA6081">
        <w:rPr>
          <w:rFonts w:ascii="Times New Roman" w:eastAsia="Times New Roman" w:hAnsi="Times New Roman" w:cs="Times New Roman"/>
          <w:i/>
          <w:sz w:val="24"/>
          <w:szCs w:val="24"/>
        </w:rPr>
        <w:t>d</w:t>
      </w:r>
      <w:r w:rsidRPr="00CA6081">
        <w:rPr>
          <w:rFonts w:ascii="Times New Roman" w:eastAsia="Times New Roman" w:hAnsi="Times New Roman" w:cs="Times New Roman"/>
          <w:sz w:val="24"/>
          <w:szCs w:val="24"/>
        </w:rPr>
        <w:t>, in days), the difference in day phase between pairwise samples (</w:t>
      </w:r>
      <w:r w:rsidRPr="00CA6081">
        <w:rPr>
          <w:rFonts w:ascii="Times New Roman" w:eastAsia="Times New Roman" w:hAnsi="Times New Roman" w:cs="Times New Roman"/>
          <w:i/>
          <w:sz w:val="24"/>
          <w:szCs w:val="24"/>
        </w:rPr>
        <w:t>t</w:t>
      </w:r>
      <w:r w:rsidRPr="00CA6081">
        <w:rPr>
          <w:rFonts w:ascii="Times New Roman" w:eastAsia="Times New Roman" w:hAnsi="Times New Roman" w:cs="Times New Roman"/>
          <w:sz w:val="24"/>
          <w:szCs w:val="24"/>
        </w:rPr>
        <w:t>, day vs night or vice-versa), artificial light treatment (</w:t>
      </w:r>
      <w:r w:rsidRPr="00CA6081">
        <w:rPr>
          <w:rFonts w:ascii="Times New Roman" w:eastAsia="Times New Roman" w:hAnsi="Times New Roman" w:cs="Times New Roman"/>
          <w:i/>
          <w:sz w:val="24"/>
          <w:szCs w:val="24"/>
        </w:rPr>
        <w:t>l</w:t>
      </w:r>
      <w:r w:rsidRPr="00CA6081">
        <w:rPr>
          <w:rFonts w:ascii="Times New Roman" w:eastAsia="Times New Roman" w:hAnsi="Times New Roman" w:cs="Times New Roman"/>
          <w:sz w:val="24"/>
          <w:szCs w:val="24"/>
        </w:rPr>
        <w:t>), and individual biological replicate sample (</w:t>
      </w:r>
      <w:r w:rsidRPr="00CA6081">
        <w:rPr>
          <w:rFonts w:ascii="Times New Roman" w:eastAsia="Times New Roman" w:hAnsi="Times New Roman" w:cs="Times New Roman"/>
          <w:i/>
          <w:sz w:val="24"/>
          <w:szCs w:val="24"/>
        </w:rPr>
        <w:t>r</w:t>
      </w:r>
      <w:r w:rsidRPr="00CA6081">
        <w:rPr>
          <w:rFonts w:ascii="Times New Roman" w:eastAsia="Times New Roman" w:hAnsi="Times New Roman" w:cs="Times New Roman"/>
          <w:sz w:val="24"/>
          <w:szCs w:val="24"/>
        </w:rPr>
        <w:t xml:space="preserve">). Coefficients (η, γ, α,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oMath>
      <w:r w:rsidRPr="00CA6081">
        <w:rPr>
          <w:rFonts w:ascii="Times New Roman" w:eastAsia="Times New Roman" w:hAnsi="Times New Roman" w:cs="Times New Roman"/>
          <w:sz w:val="24"/>
          <w:szCs w:val="24"/>
        </w:rPr>
        <w:t xml:space="preserve">, θ) then reflect the estimated effect of each of these covariates on the observed dissimilarity matrix. Note that </w:t>
      </w:r>
      <m:oMath>
        <m:r>
          <w:rPr>
            <w:rFonts w:ascii="Cambria Math" w:eastAsia="Times New Roman" w:hAnsi="Cambria Math" w:cs="Times New Roman"/>
            <w:sz w:val="24"/>
            <w:szCs w:val="24"/>
          </w:rPr>
          <m:t>β</m:t>
        </m:r>
      </m:oMath>
      <w:r w:rsidRPr="00CA6081">
        <w:rPr>
          <w:rFonts w:ascii="Times New Roman" w:eastAsia="Times New Roman" w:hAnsi="Times New Roman" w:cs="Times New Roman"/>
          <w:sz w:val="24"/>
          <w:szCs w:val="24"/>
        </w:rPr>
        <w:t xml:space="preserve"> – the effect of light treatment – is nested within each sampling period (where </w:t>
      </w:r>
      <w:proofErr w:type="spellStart"/>
      <w:r w:rsidRPr="00CA6081">
        <w:rPr>
          <w:rFonts w:ascii="Times New Roman" w:eastAsia="Times New Roman" w:hAnsi="Times New Roman" w:cs="Times New Roman"/>
          <w:i/>
          <w:sz w:val="24"/>
          <w:szCs w:val="24"/>
        </w:rPr>
        <w:t>i</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 1 for day and 2 for night), such that there is an interaction between day phase and light treatment. The statistical model was fitted using the </w:t>
      </w:r>
      <w:proofErr w:type="spellStart"/>
      <w:r w:rsidRPr="00CA6081">
        <w:rPr>
          <w:rFonts w:ascii="Times New Roman" w:eastAsia="Times New Roman" w:hAnsi="Times New Roman" w:cs="Times New Roman"/>
          <w:i/>
          <w:sz w:val="24"/>
          <w:szCs w:val="24"/>
        </w:rPr>
        <w:t>betareg</w:t>
      </w:r>
      <w:proofErr w:type="spellEnd"/>
      <w:r w:rsidRPr="00CA6081">
        <w:rPr>
          <w:rFonts w:ascii="Times New Roman" w:eastAsia="Times New Roman" w:hAnsi="Times New Roman" w:cs="Times New Roman"/>
          <w:sz w:val="24"/>
          <w:szCs w:val="24"/>
        </w:rPr>
        <w:t xml:space="preserve"> function in the </w:t>
      </w:r>
      <w:proofErr w:type="spellStart"/>
      <w:r w:rsidRPr="00CA6081">
        <w:rPr>
          <w:rFonts w:ascii="Times New Roman" w:eastAsia="Times New Roman" w:hAnsi="Times New Roman" w:cs="Times New Roman"/>
          <w:sz w:val="24"/>
          <w:szCs w:val="24"/>
        </w:rPr>
        <w:t>betareg</w:t>
      </w:r>
      <w:proofErr w:type="spellEnd"/>
      <w:r w:rsidRPr="00CA6081">
        <w:rPr>
          <w:rFonts w:ascii="Times New Roman" w:eastAsia="Times New Roman" w:hAnsi="Times New Roman" w:cs="Times New Roman"/>
          <w:sz w:val="24"/>
          <w:szCs w:val="24"/>
        </w:rPr>
        <w:t xml:space="preserve"> package in R</w:t>
      </w:r>
      <w:ins w:id="14" w:author="Pedro Brandão" w:date="2025-11-04T15:27:00Z">
        <w:r w:rsidR="00821A31">
          <w:rPr>
            <w:rFonts w:ascii="Times New Roman" w:eastAsia="Times New Roman" w:hAnsi="Times New Roman" w:cs="Times New Roman"/>
            <w:sz w:val="24"/>
            <w:szCs w:val="24"/>
          </w:rPr>
          <w:t xml:space="preserve"> (</w:t>
        </w:r>
        <w:commentRangeStart w:id="15"/>
        <w:commentRangeStart w:id="16"/>
        <w:r w:rsidR="00821A31">
          <w:rPr>
            <w:rFonts w:ascii="Times New Roman" w:eastAsia="Times New Roman" w:hAnsi="Times New Roman" w:cs="Times New Roman"/>
            <w:sz w:val="24"/>
            <w:szCs w:val="24"/>
          </w:rPr>
          <w:t xml:space="preserve">Cribari-Neto &amp; </w:t>
        </w:r>
        <w:proofErr w:type="spellStart"/>
        <w:r w:rsidR="00821A31">
          <w:rPr>
            <w:rFonts w:ascii="Times New Roman" w:eastAsia="Times New Roman" w:hAnsi="Times New Roman" w:cs="Times New Roman"/>
            <w:sz w:val="24"/>
            <w:szCs w:val="24"/>
          </w:rPr>
          <w:t>Zeileis</w:t>
        </w:r>
        <w:proofErr w:type="spellEnd"/>
        <w:r w:rsidR="00821A31">
          <w:rPr>
            <w:rFonts w:ascii="Times New Roman" w:eastAsia="Times New Roman" w:hAnsi="Times New Roman" w:cs="Times New Roman"/>
            <w:sz w:val="24"/>
            <w:szCs w:val="24"/>
          </w:rPr>
          <w:t>, 2010)</w:t>
        </w:r>
      </w:ins>
      <w:r w:rsidRPr="00CA6081">
        <w:rPr>
          <w:rFonts w:ascii="Times New Roman" w:eastAsia="Times New Roman" w:hAnsi="Times New Roman" w:cs="Times New Roman"/>
          <w:sz w:val="24"/>
          <w:szCs w:val="24"/>
        </w:rPr>
        <w:t xml:space="preserve">, </w:t>
      </w:r>
      <w:commentRangeEnd w:id="15"/>
      <w:r w:rsidR="00821A31" w:rsidRPr="00CA6081">
        <w:rPr>
          <w:rStyle w:val="CommentReference"/>
          <w:rFonts w:ascii="Times New Roman" w:eastAsia="Times New Roman" w:hAnsi="Times New Roman" w:cs="Times New Roman"/>
          <w:sz w:val="24"/>
          <w:szCs w:val="24"/>
        </w:rPr>
        <w:commentReference w:id="15"/>
      </w:r>
      <w:commentRangeEnd w:id="16"/>
      <w:r w:rsidR="00821A31" w:rsidRPr="00CA6081">
        <w:rPr>
          <w:rStyle w:val="CommentReference"/>
          <w:rFonts w:ascii="Times New Roman" w:eastAsia="Times New Roman" w:hAnsi="Times New Roman" w:cs="Times New Roman"/>
          <w:sz w:val="24"/>
          <w:szCs w:val="24"/>
        </w:rPr>
        <w:commentReference w:id="16"/>
      </w:r>
      <w:r w:rsidRPr="00CA6081">
        <w:rPr>
          <w:rFonts w:ascii="Times New Roman" w:eastAsia="Times New Roman" w:hAnsi="Times New Roman" w:cs="Times New Roman"/>
          <w:sz w:val="24"/>
          <w:szCs w:val="24"/>
        </w:rPr>
        <w:t xml:space="preserve">which implements a beta regression consistent with the response variable here (ecological distance, which is constrained between zero and one). </w:t>
      </w:r>
    </w:p>
    <w:p w14:paraId="0CED7C26" w14:textId="17678128" w:rsidR="001A462C" w:rsidRPr="000A1965" w:rsidRDefault="001A462C" w:rsidP="000A1965">
      <w:pPr>
        <w:pStyle w:val="ListParagraph"/>
        <w:numPr>
          <w:ilvl w:val="2"/>
          <w:numId w:val="4"/>
        </w:numPr>
        <w:rPr>
          <w:rFonts w:ascii="Times New Roman" w:eastAsia="Times New Roman" w:hAnsi="Times New Roman" w:cs="Times New Roman"/>
          <w:b/>
          <w:bCs/>
          <w:sz w:val="24"/>
          <w:szCs w:val="24"/>
        </w:rPr>
      </w:pPr>
      <w:r w:rsidRPr="000A1965">
        <w:rPr>
          <w:rFonts w:ascii="Times New Roman" w:eastAsia="Times New Roman" w:hAnsi="Times New Roman" w:cs="Times New Roman"/>
          <w:b/>
          <w:bCs/>
          <w:sz w:val="24"/>
          <w:szCs w:val="24"/>
        </w:rPr>
        <w:lastRenderedPageBreak/>
        <w:t>Ecological response analysis</w:t>
      </w:r>
    </w:p>
    <w:p w14:paraId="0D1D3632" w14:textId="7DE4562E" w:rsidR="00954199" w:rsidRDefault="00954199" w:rsidP="00954199">
      <w:pPr>
        <w:rPr>
          <w:lang w:val="en-US"/>
        </w:rPr>
      </w:pPr>
      <w:r w:rsidRPr="00954199">
        <w:rPr>
          <w:rFonts w:ascii="Times New Roman" w:eastAsia="Times New Roman" w:hAnsi="Times New Roman" w:cs="Times New Roman"/>
          <w:sz w:val="24"/>
          <w:szCs w:val="24"/>
        </w:rPr>
        <w:t>To quantify diel and artificial light responses, we calculated effect sizes for each taxon using their eDNA index across sampling treatments. For each taxon, we computed the mean pairwise difference in eDNA index for three treatment contrasts: Day vs. Night, Light vs. No Light at night, and Light vs. No Light during the day.</w:t>
      </w:r>
      <w:r>
        <w:rPr>
          <w:rFonts w:ascii="Times New Roman" w:eastAsia="Times New Roman" w:hAnsi="Times New Roman" w:cs="Times New Roman"/>
          <w:sz w:val="24"/>
          <w:szCs w:val="24"/>
        </w:rPr>
        <w:t xml:space="preserve"> </w:t>
      </w:r>
      <w:r w:rsidRPr="00954199">
        <w:rPr>
          <w:rFonts w:ascii="Times New Roman" w:eastAsia="Times New Roman" w:hAnsi="Times New Roman" w:cs="Times New Roman"/>
          <w:sz w:val="24"/>
          <w:szCs w:val="24"/>
        </w:rPr>
        <w:t>Diel effects (day–night preference) are represented by positive values indicating greater eDNA abundance during the day, negative values indicating greater abundance at night, and values near zero indicating no diel preference. Light effects (responses to artificial light at night, ALAN</w:t>
      </w:r>
      <w:r>
        <w:rPr>
          <w:rFonts w:ascii="Times New Roman" w:eastAsia="Times New Roman" w:hAnsi="Times New Roman" w:cs="Times New Roman"/>
          <w:sz w:val="24"/>
          <w:szCs w:val="24"/>
        </w:rPr>
        <w:t xml:space="preserve"> or day</w:t>
      </w:r>
      <w:r w:rsidRPr="00954199">
        <w:rPr>
          <w:rFonts w:ascii="Times New Roman" w:eastAsia="Times New Roman" w:hAnsi="Times New Roman" w:cs="Times New Roman"/>
          <w:sz w:val="24"/>
          <w:szCs w:val="24"/>
        </w:rPr>
        <w:t>) are interpreted similarly: positive values reflect attraction to artificial light, negative values indicate avoidance, and values near zero denote no detectable response.</w:t>
      </w:r>
      <w:r>
        <w:rPr>
          <w:rFonts w:ascii="Times New Roman" w:eastAsia="Times New Roman" w:hAnsi="Times New Roman" w:cs="Times New Roman"/>
          <w:sz w:val="24"/>
          <w:szCs w:val="24"/>
        </w:rPr>
        <w:t xml:space="preserve"> </w:t>
      </w:r>
      <w:r w:rsidRPr="00954199">
        <w:rPr>
          <w:rFonts w:ascii="Times New Roman" w:eastAsia="Times New Roman" w:hAnsi="Times New Roman" w:cs="Times New Roman"/>
          <w:sz w:val="24"/>
          <w:szCs w:val="24"/>
        </w:rPr>
        <w:t xml:space="preserve">We furthermore </w:t>
      </w:r>
      <w:r w:rsidR="00822BD2" w:rsidRPr="00954199">
        <w:rPr>
          <w:rFonts w:ascii="Times New Roman" w:eastAsia="Times New Roman" w:hAnsi="Times New Roman" w:cs="Times New Roman"/>
          <w:sz w:val="24"/>
          <w:szCs w:val="24"/>
        </w:rPr>
        <w:t xml:space="preserve">summarized </w:t>
      </w:r>
      <w:r w:rsidRPr="00954199">
        <w:rPr>
          <w:rFonts w:ascii="Times New Roman" w:eastAsia="Times New Roman" w:hAnsi="Times New Roman" w:cs="Times New Roman"/>
          <w:sz w:val="24"/>
          <w:szCs w:val="24"/>
        </w:rPr>
        <w:t>the groups of species based on their trophic level.</w:t>
      </w:r>
    </w:p>
    <w:p w14:paraId="0FB6CB88" w14:textId="77777777" w:rsidR="00F65C18" w:rsidRPr="00394D78" w:rsidRDefault="00F33854"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 Results</w:t>
      </w:r>
    </w:p>
    <w:p w14:paraId="3CBD4FEE" w14:textId="16C965B3" w:rsidR="00394D78" w:rsidRPr="00394D78" w:rsidRDefault="00394D78"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3.1 Sampling effort and sequencing depth</w:t>
      </w:r>
    </w:p>
    <w:p w14:paraId="72AADA2C" w14:textId="0FB27005" w:rsidR="00F65C18" w:rsidRDefault="00F33854" w:rsidP="0085653C">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Sequencing yielded over 20 million raw reads for COI and over 18 million for MV1. Following bioinformatic filtering, 36.7% and 25.5% of raw reads were retained for COI and MV1, respectively, with target organism assignment rates of 32.9%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COI and 70.6%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MV1. </w:t>
      </w:r>
      <w:r w:rsidR="00842ECA" w:rsidRPr="00CA6081">
        <w:rPr>
          <w:rFonts w:ascii="Times New Roman" w:eastAsia="Times New Roman" w:hAnsi="Times New Roman" w:cs="Times New Roman"/>
          <w:sz w:val="24"/>
          <w:szCs w:val="24"/>
        </w:rPr>
        <w:t>After sequencing, 63 samples (36</w:t>
      </w:r>
      <w:r w:rsidR="00842ECA">
        <w:rPr>
          <w:rFonts w:ascii="Times New Roman" w:eastAsia="Times New Roman" w:hAnsi="Times New Roman" w:cs="Times New Roman"/>
          <w:sz w:val="24"/>
          <w:szCs w:val="24"/>
        </w:rPr>
        <w:t xml:space="preserve"> for </w:t>
      </w:r>
      <w:r w:rsidR="00842ECA" w:rsidRPr="00CA6081">
        <w:rPr>
          <w:rFonts w:ascii="Times New Roman" w:eastAsia="Times New Roman" w:hAnsi="Times New Roman" w:cs="Times New Roman"/>
          <w:sz w:val="24"/>
          <w:szCs w:val="24"/>
        </w:rPr>
        <w:t>day</w:t>
      </w:r>
      <w:r w:rsidR="00842ECA">
        <w:rPr>
          <w:rFonts w:ascii="Times New Roman" w:eastAsia="Times New Roman" w:hAnsi="Times New Roman" w:cs="Times New Roman"/>
          <w:sz w:val="24"/>
          <w:szCs w:val="24"/>
        </w:rPr>
        <w:t xml:space="preserve"> vs.</w:t>
      </w:r>
      <w:r w:rsidR="00842ECA" w:rsidRPr="00CA6081">
        <w:rPr>
          <w:rFonts w:ascii="Times New Roman" w:eastAsia="Times New Roman" w:hAnsi="Times New Roman" w:cs="Times New Roman"/>
          <w:sz w:val="24"/>
          <w:szCs w:val="24"/>
        </w:rPr>
        <w:t xml:space="preserve"> 27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 xml:space="preserve">night) were retained for COI analysis and 74 samples (37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day</w:t>
      </w:r>
      <w:r w:rsidR="00842ECA">
        <w:rPr>
          <w:rFonts w:ascii="Times New Roman" w:eastAsia="Times New Roman" w:hAnsi="Times New Roman" w:cs="Times New Roman"/>
          <w:sz w:val="24"/>
          <w:szCs w:val="24"/>
        </w:rPr>
        <w:t xml:space="preserve"> vs.</w:t>
      </w:r>
      <w:r w:rsidR="00842ECA" w:rsidRPr="00CA6081">
        <w:rPr>
          <w:rFonts w:ascii="Times New Roman" w:eastAsia="Times New Roman" w:hAnsi="Times New Roman" w:cs="Times New Roman"/>
          <w:sz w:val="24"/>
          <w:szCs w:val="24"/>
        </w:rPr>
        <w:t xml:space="preserve"> 37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night)</w:t>
      </w:r>
      <w:r w:rsidR="00842ECA">
        <w:rPr>
          <w:rFonts w:ascii="Times New Roman" w:eastAsia="Times New Roman" w:hAnsi="Times New Roman" w:cs="Times New Roman"/>
          <w:sz w:val="24"/>
          <w:szCs w:val="24"/>
        </w:rPr>
        <w:t xml:space="preserve"> </w:t>
      </w:r>
      <w:r w:rsidR="00842ECA" w:rsidRPr="00CA6081">
        <w:rPr>
          <w:rFonts w:ascii="Times New Roman" w:eastAsia="Times New Roman" w:hAnsi="Times New Roman" w:cs="Times New Roman"/>
          <w:sz w:val="24"/>
          <w:szCs w:val="24"/>
        </w:rPr>
        <w:t>for MV1 analysis (Table S1).</w:t>
      </w:r>
    </w:p>
    <w:p w14:paraId="5E3585B3" w14:textId="143329DB" w:rsidR="009403B4" w:rsidRDefault="009403B4" w:rsidP="0085653C">
      <w:pPr>
        <w:ind w:firstLine="720"/>
        <w:rPr>
          <w:rFonts w:ascii="Times New Roman" w:eastAsia="Times New Roman" w:hAnsi="Times New Roman" w:cs="Times New Roman"/>
          <w:sz w:val="24"/>
          <w:szCs w:val="24"/>
        </w:rPr>
      </w:pPr>
      <w:commentRangeStart w:id="17"/>
      <w:commentRangeStart w:id="18"/>
      <w:r w:rsidRPr="00CA6081">
        <w:rPr>
          <w:rFonts w:ascii="Times New Roman" w:eastAsia="Times New Roman" w:hAnsi="Times New Roman" w:cs="Times New Roman"/>
          <w:sz w:val="24"/>
          <w:szCs w:val="24"/>
        </w:rPr>
        <w:t xml:space="preserve">Rarefaction curves approached asymptotes across all samples, indicating that sequencing depth was sufficient and did not limit the detection of taxonomic diversity in the studied area. </w:t>
      </w:r>
      <w:commentRangeEnd w:id="17"/>
      <w:r w:rsidR="00821A31" w:rsidRPr="00CA6081">
        <w:rPr>
          <w:rStyle w:val="CommentReference"/>
          <w:rFonts w:ascii="Times New Roman" w:eastAsia="Times New Roman" w:hAnsi="Times New Roman" w:cs="Times New Roman"/>
          <w:sz w:val="24"/>
          <w:szCs w:val="24"/>
        </w:rPr>
        <w:commentReference w:id="17"/>
      </w:r>
      <w:commentRangeEnd w:id="18"/>
      <w:r w:rsidR="00174F8D">
        <w:rPr>
          <w:rStyle w:val="CommentReference"/>
        </w:rPr>
        <w:commentReference w:id="18"/>
      </w:r>
      <w:r w:rsidRPr="00CA6081">
        <w:rPr>
          <w:rFonts w:ascii="Times New Roman" w:eastAsia="Times New Roman" w:hAnsi="Times New Roman" w:cs="Times New Roman"/>
          <w:sz w:val="24"/>
          <w:szCs w:val="24"/>
        </w:rPr>
        <w:t xml:space="preserve">Similarly, species accumulation curves tended toward saturation, suggesting that the sampling </w:t>
      </w:r>
      <w:r w:rsidRPr="00CA6081">
        <w:rPr>
          <w:rFonts w:ascii="Times New Roman" w:eastAsia="Times New Roman" w:hAnsi="Times New Roman" w:cs="Times New Roman"/>
          <w:sz w:val="24"/>
          <w:szCs w:val="24"/>
        </w:rPr>
        <w:lastRenderedPageBreak/>
        <w:t xml:space="preserve">effort adequately captured </w:t>
      </w:r>
      <w:proofErr w:type="gramStart"/>
      <w:r w:rsidRPr="00CA6081">
        <w:rPr>
          <w:rFonts w:ascii="Times New Roman" w:eastAsia="Times New Roman" w:hAnsi="Times New Roman" w:cs="Times New Roman"/>
          <w:sz w:val="24"/>
          <w:szCs w:val="24"/>
        </w:rPr>
        <w:t>the majority of</w:t>
      </w:r>
      <w:proofErr w:type="gramEnd"/>
      <w:r w:rsidRPr="00CA6081">
        <w:rPr>
          <w:rFonts w:ascii="Times New Roman" w:eastAsia="Times New Roman" w:hAnsi="Times New Roman" w:cs="Times New Roman"/>
          <w:sz w:val="24"/>
          <w:szCs w:val="24"/>
        </w:rPr>
        <w:t xml:space="preserve"> taxa present, with additional sampling expected to yield only minor increases in detected diversity.</w:t>
      </w:r>
    </w:p>
    <w:p w14:paraId="09DEF618" w14:textId="0BC82762" w:rsidR="00394D78" w:rsidRPr="00D90CF0" w:rsidRDefault="00394D78" w:rsidP="006D598D">
      <w:pPr>
        <w:contextualSpacing/>
        <w:rPr>
          <w:rFonts w:ascii="Times New Roman" w:eastAsia="Times New Roman" w:hAnsi="Times New Roman" w:cs="Times New Roman"/>
          <w:b/>
          <w:bCs/>
          <w:sz w:val="24"/>
          <w:szCs w:val="24"/>
        </w:rPr>
      </w:pPr>
      <w:r w:rsidRPr="00D90CF0">
        <w:rPr>
          <w:rFonts w:ascii="Times New Roman" w:eastAsia="Times New Roman" w:hAnsi="Times New Roman" w:cs="Times New Roman"/>
          <w:b/>
          <w:bCs/>
          <w:sz w:val="24"/>
          <w:szCs w:val="24"/>
        </w:rPr>
        <w:t>3.2 Community dissimilarity</w:t>
      </w:r>
      <w:r w:rsidR="00D90CF0" w:rsidRPr="00D90CF0">
        <w:rPr>
          <w:rFonts w:ascii="Times New Roman" w:eastAsia="Times New Roman" w:hAnsi="Times New Roman" w:cs="Times New Roman"/>
          <w:b/>
          <w:bCs/>
          <w:sz w:val="24"/>
          <w:szCs w:val="24"/>
        </w:rPr>
        <w:t xml:space="preserve"> </w:t>
      </w:r>
      <w:r w:rsidR="00D90CF0" w:rsidRPr="00D90CF0">
        <w:rPr>
          <w:rFonts w:ascii="Times New Roman" w:hAnsi="Times New Roman" w:cs="Times New Roman"/>
          <w:b/>
          <w:bCs/>
          <w:sz w:val="24"/>
          <w:szCs w:val="24"/>
        </w:rPr>
        <w:t>across time and light conditions</w:t>
      </w:r>
    </w:p>
    <w:p w14:paraId="26F7FDF8" w14:textId="129151CA" w:rsidR="00733686" w:rsidRDefault="00F33854" w:rsidP="00821A31">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Overall, both markers (COI and MV1) indicated consistent patterns in the factors driving community dissimilarity</w:t>
      </w:r>
      <w:r w:rsidR="00177FFE">
        <w:rPr>
          <w:rFonts w:ascii="Times New Roman" w:eastAsia="Times New Roman" w:hAnsi="Times New Roman" w:cs="Times New Roman"/>
          <w:sz w:val="24"/>
          <w:szCs w:val="24"/>
        </w:rPr>
        <w:t xml:space="preserve"> (Fig, 2)</w:t>
      </w:r>
      <w:r w:rsidRPr="00CA6081">
        <w:rPr>
          <w:rFonts w:ascii="Times New Roman" w:eastAsia="Times New Roman" w:hAnsi="Times New Roman" w:cs="Times New Roman"/>
          <w:sz w:val="24"/>
          <w:szCs w:val="24"/>
        </w:rPr>
        <w:t>. The sampling period (day vs. night) and the light effect during night sampling emerged as the strongest drivers of community dissimilarity in both datasets (p &lt; 0.001)</w:t>
      </w:r>
      <w:r w:rsidR="002F289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The estimated logit-scale effects in increased dissimilarity for the sampling period were 0.169 and 0.152 for COI and MV1 respectively, while the nighttime light treatment increased community dissimilarity by 0.111 and 0.278 in COI and MV1 respectively</w:t>
      </w:r>
      <w:r w:rsidR="003239D1">
        <w:rPr>
          <w:rFonts w:ascii="Times New Roman" w:eastAsia="Times New Roman" w:hAnsi="Times New Roman" w:cs="Times New Roman"/>
          <w:sz w:val="24"/>
          <w:szCs w:val="24"/>
        </w:rPr>
        <w:t xml:space="preserve"> (Table 1</w:t>
      </w:r>
      <w:r w:rsidR="00177FFE">
        <w:rPr>
          <w:rFonts w:ascii="Times New Roman" w:eastAsia="Times New Roman" w:hAnsi="Times New Roman" w:cs="Times New Roman"/>
          <w:sz w:val="24"/>
          <w:szCs w:val="24"/>
        </w:rPr>
        <w:t>, Fig. 2</w:t>
      </w:r>
      <w:r w:rsidR="003239D1">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 xml:space="preserve">. The global intercepts (η) differed slightly between markers with -0.692 and -0.346 logit-scale effect sizes (equivalent of 33.3% </w:t>
      </w:r>
      <w:r w:rsidRPr="00CA6081">
        <w:rPr>
          <w:rFonts w:ascii="Times New Roman" w:eastAsia="Times New Roman" w:hAnsi="Times New Roman" w:cs="Times New Roman"/>
          <w:sz w:val="24"/>
          <w:szCs w:val="24"/>
        </w:rPr>
        <w:t xml:space="preserve">and 41.5% dissimilarity) respectively for COI and MV1. For both markers the pairwise dissimilarity among biological replicates (-0.205 and -0.361 logit-scale effect sizes for COI and MV1 respectively) </w:t>
      </w:r>
      <w:r w:rsidR="00EA3DA2" w:rsidRPr="00CA6081">
        <w:rPr>
          <w:rFonts w:ascii="Times New Roman" w:eastAsia="Times New Roman" w:hAnsi="Times New Roman" w:cs="Times New Roman"/>
          <w:sz w:val="24"/>
          <w:szCs w:val="24"/>
        </w:rPr>
        <w:t>indicat</w:t>
      </w:r>
      <w:r w:rsidR="00EA3DA2">
        <w:rPr>
          <w:rFonts w:ascii="Times New Roman" w:eastAsia="Times New Roman" w:hAnsi="Times New Roman" w:cs="Times New Roman"/>
          <w:sz w:val="24"/>
          <w:szCs w:val="24"/>
        </w:rPr>
        <w:t>ed</w:t>
      </w:r>
      <w:r w:rsidR="00EA3DA2" w:rsidRPr="00CA6081">
        <w:rPr>
          <w:rFonts w:ascii="Times New Roman" w:eastAsia="Times New Roman" w:hAnsi="Times New Roman" w:cs="Times New Roman"/>
          <w:sz w:val="24"/>
          <w:szCs w:val="24"/>
        </w:rPr>
        <w:t xml:space="preserve"> </w:t>
      </w:r>
      <w:r w:rsidR="00D07130">
        <w:rPr>
          <w:rFonts w:ascii="Times New Roman" w:eastAsia="Times New Roman" w:hAnsi="Times New Roman" w:cs="Times New Roman"/>
          <w:sz w:val="24"/>
          <w:szCs w:val="24"/>
        </w:rPr>
        <w:t xml:space="preserve">smaller within-sample variance than between-sample variance. </w:t>
      </w:r>
    </w:p>
    <w:p w14:paraId="4E47904C" w14:textId="17121E3A" w:rsidR="00F65C18" w:rsidRDefault="00F33854" w:rsidP="00722619">
      <w:pPr>
        <w:ind w:firstLine="720"/>
        <w:contextualSpacing/>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 xml:space="preserve">During daytime sampling, artificial light treatment was associated with a decrease in community dissimilarity </w:t>
      </w:r>
      <w:r w:rsidRPr="00CA6081">
        <w:rPr>
          <w:rFonts w:ascii="Times New Roman" w:eastAsia="Gungsuh" w:hAnsi="Times New Roman" w:cs="Times New Roman"/>
          <w:sz w:val="24"/>
          <w:szCs w:val="24"/>
        </w:rPr>
        <w:t>relative to the intercept (COI: −0.083; MV1: −0.1</w:t>
      </w:r>
      <w:r w:rsidRPr="00CA6081">
        <w:rPr>
          <w:rFonts w:ascii="Times New Roman" w:eastAsia="Gungsuh" w:hAnsi="Times New Roman" w:cs="Times New Roman"/>
          <w:sz w:val="24"/>
          <w:szCs w:val="24"/>
        </w:rPr>
        <w:t>60; p &lt; 0.01</w:t>
      </w:r>
      <w:r w:rsidR="00733686">
        <w:rPr>
          <w:rFonts w:ascii="Times New Roman" w:eastAsia="Gungsuh" w:hAnsi="Times New Roman" w:cs="Times New Roman"/>
          <w:sz w:val="24"/>
          <w:szCs w:val="24"/>
        </w:rPr>
        <w:t>)</w:t>
      </w:r>
      <w:r w:rsidRPr="00CA6081">
        <w:rPr>
          <w:rFonts w:ascii="Times New Roman" w:eastAsia="Gungsuh" w:hAnsi="Times New Roman" w:cs="Times New Roman"/>
          <w:sz w:val="24"/>
          <w:szCs w:val="24"/>
        </w:rPr>
        <w:t xml:space="preserve"> </w:t>
      </w:r>
      <w:r w:rsidRPr="00CA6081">
        <w:rPr>
          <w:rFonts w:ascii="Times New Roman" w:eastAsia="Gungsuh" w:hAnsi="Times New Roman" w:cs="Times New Roman"/>
          <w:sz w:val="24"/>
          <w:szCs w:val="24"/>
        </w:rPr>
        <w:t xml:space="preserve">indicating that artificial light treatment did not </w:t>
      </w:r>
      <w:r w:rsidR="00722619" w:rsidRPr="00CA6081">
        <w:rPr>
          <w:rFonts w:ascii="Times New Roman" w:eastAsia="Gungsuh" w:hAnsi="Times New Roman" w:cs="Times New Roman"/>
          <w:sz w:val="24"/>
          <w:szCs w:val="24"/>
        </w:rPr>
        <w:t>influence</w:t>
      </w:r>
      <w:r w:rsidRPr="00CA6081">
        <w:rPr>
          <w:rFonts w:ascii="Times New Roman" w:eastAsia="Gungsuh" w:hAnsi="Times New Roman" w:cs="Times New Roman"/>
          <w:sz w:val="24"/>
          <w:szCs w:val="24"/>
        </w:rPr>
        <w:t xml:space="preserve"> community composition.</w:t>
      </w:r>
      <w:r w:rsidR="003239D1">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Lastly, the temporal autocorrelation effects </w:t>
      </w:r>
      <w:r w:rsidR="002F289F">
        <w:rPr>
          <w:rFonts w:ascii="Times New Roman" w:eastAsia="Times New Roman" w:hAnsi="Times New Roman" w:cs="Times New Roman"/>
          <w:sz w:val="24"/>
          <w:szCs w:val="24"/>
        </w:rPr>
        <w:t>were</w:t>
      </w:r>
      <w:r w:rsidRPr="00CA6081">
        <w:rPr>
          <w:rFonts w:ascii="Times New Roman" w:eastAsia="Times New Roman" w:hAnsi="Times New Roman" w:cs="Times New Roman"/>
          <w:sz w:val="24"/>
          <w:szCs w:val="24"/>
        </w:rPr>
        <w:t xml:space="preserve"> different between markers. Although both markers indicated an increase in dissimilarity a</w:t>
      </w:r>
      <w:r w:rsidR="002F289F">
        <w:rPr>
          <w:rFonts w:ascii="Times New Roman" w:eastAsia="Times New Roman" w:hAnsi="Times New Roman" w:cs="Times New Roman"/>
          <w:sz w:val="24"/>
          <w:szCs w:val="24"/>
        </w:rPr>
        <w:t>cross</w:t>
      </w:r>
      <w:r w:rsidRPr="00CA6081">
        <w:rPr>
          <w:rFonts w:ascii="Times New Roman" w:eastAsia="Times New Roman" w:hAnsi="Times New Roman" w:cs="Times New Roman"/>
          <w:sz w:val="24"/>
          <w:szCs w:val="24"/>
        </w:rPr>
        <w:t xml:space="preserve"> time, such slope was higher for COI (0.055 logit-scale </w:t>
      </w:r>
      <w:r w:rsidR="00605E6C">
        <w:rPr>
          <w:rFonts w:ascii="Times New Roman" w:eastAsia="Times New Roman" w:hAnsi="Times New Roman" w:cs="Times New Roman"/>
          <w:sz w:val="24"/>
          <w:szCs w:val="24"/>
        </w:rPr>
        <w:t>coefficient</w:t>
      </w:r>
      <w:r w:rsidRPr="00CA6081">
        <w:rPr>
          <w:rFonts w:ascii="Times New Roman" w:eastAsia="Times New Roman" w:hAnsi="Times New Roman" w:cs="Times New Roman"/>
          <w:sz w:val="24"/>
          <w:szCs w:val="24"/>
        </w:rPr>
        <w:t xml:space="preserve">) </w:t>
      </w:r>
      <w:r w:rsidR="00DF644E">
        <w:rPr>
          <w:rFonts w:ascii="Times New Roman" w:eastAsia="Times New Roman" w:hAnsi="Times New Roman" w:cs="Times New Roman"/>
          <w:sz w:val="24"/>
          <w:szCs w:val="24"/>
        </w:rPr>
        <w:t>than</w:t>
      </w:r>
      <w:r w:rsidRPr="00CA6081">
        <w:rPr>
          <w:rFonts w:ascii="Times New Roman" w:eastAsia="Times New Roman" w:hAnsi="Times New Roman" w:cs="Times New Roman"/>
          <w:sz w:val="24"/>
          <w:szCs w:val="24"/>
        </w:rPr>
        <w:t xml:space="preserve"> for MV1 (0.014 logit-scale </w:t>
      </w:r>
      <w:r w:rsidR="00605E6C">
        <w:rPr>
          <w:rFonts w:ascii="Times New Roman" w:eastAsia="Times New Roman" w:hAnsi="Times New Roman" w:cs="Times New Roman"/>
          <w:sz w:val="24"/>
          <w:szCs w:val="24"/>
        </w:rPr>
        <w:t>coefficient</w:t>
      </w:r>
      <w:r w:rsidRPr="00CA6081">
        <w:rPr>
          <w:rFonts w:ascii="Times New Roman" w:eastAsia="Times New Roman" w:hAnsi="Times New Roman" w:cs="Times New Roman"/>
          <w:sz w:val="24"/>
          <w:szCs w:val="24"/>
        </w:rPr>
        <w:t xml:space="preserve">) </w:t>
      </w:r>
      <w:r w:rsidR="00ED1296">
        <w:rPr>
          <w:rFonts w:ascii="Times New Roman" w:eastAsia="Times New Roman" w:hAnsi="Times New Roman" w:cs="Times New Roman"/>
          <w:sz w:val="24"/>
          <w:szCs w:val="24"/>
        </w:rPr>
        <w:t xml:space="preserve">suggesting the vertebrate community (MV1) was more stable over the sampling period </w:t>
      </w:r>
      <w:r w:rsidR="00EF2171">
        <w:rPr>
          <w:rFonts w:ascii="Times New Roman" w:eastAsia="Times New Roman" w:hAnsi="Times New Roman" w:cs="Times New Roman"/>
          <w:sz w:val="24"/>
          <w:szCs w:val="24"/>
        </w:rPr>
        <w:t xml:space="preserve">relative to the larger </w:t>
      </w:r>
      <w:r w:rsidR="00722619">
        <w:rPr>
          <w:rFonts w:ascii="Times New Roman" w:eastAsia="Times New Roman" w:hAnsi="Times New Roman" w:cs="Times New Roman"/>
          <w:sz w:val="24"/>
          <w:szCs w:val="24"/>
        </w:rPr>
        <w:t>eukaryotic</w:t>
      </w:r>
      <w:r w:rsidR="00EF2171">
        <w:rPr>
          <w:rFonts w:ascii="Times New Roman" w:eastAsia="Times New Roman" w:hAnsi="Times New Roman" w:cs="Times New Roman"/>
          <w:sz w:val="24"/>
          <w:szCs w:val="24"/>
        </w:rPr>
        <w:t xml:space="preserve"> community (COI).</w:t>
      </w:r>
      <w:r w:rsidR="00ED1296" w:rsidRPr="00CA6081">
        <w:rPr>
          <w:rFonts w:ascii="Times New Roman" w:eastAsia="Times New Roman" w:hAnsi="Times New Roman" w:cs="Times New Roman"/>
          <w:sz w:val="24"/>
          <w:szCs w:val="24"/>
        </w:rPr>
        <w:t xml:space="preserve"> </w:t>
      </w:r>
    </w:p>
    <w:p w14:paraId="6F4D12D7" w14:textId="68861530" w:rsidR="008F6E80" w:rsidRPr="00CA6081" w:rsidRDefault="008F6E80" w:rsidP="006D598D">
      <w:pPr>
        <w:contextualSpacing/>
        <w:rPr>
          <w:rFonts w:ascii="Times New Roman" w:eastAsia="Times New Roman" w:hAnsi="Times New Roman" w:cs="Times New Roman"/>
          <w:sz w:val="24"/>
          <w:szCs w:val="24"/>
        </w:rPr>
      </w:pPr>
      <w:commentRangeStart w:id="19"/>
      <w:r>
        <w:rPr>
          <w:noProof/>
        </w:rPr>
        <w:lastRenderedPageBreak/>
        <w:drawing>
          <wp:inline distT="0" distB="0" distL="0" distR="0" wp14:anchorId="194B2463" wp14:editId="3FA11790">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commentRangeEnd w:id="19"/>
      <w:r w:rsidR="00821A31" w:rsidRPr="00CA6081">
        <w:rPr>
          <w:rStyle w:val="CommentReference"/>
          <w:rFonts w:ascii="Times New Roman" w:eastAsia="Times New Roman" w:hAnsi="Times New Roman" w:cs="Times New Roman"/>
          <w:sz w:val="24"/>
          <w:szCs w:val="24"/>
        </w:rPr>
        <w:commentReference w:id="19"/>
      </w:r>
    </w:p>
    <w:p w14:paraId="4BA3EBC3" w14:textId="05FDAB4B" w:rsidR="008F6E80" w:rsidRPr="00CA6081" w:rsidRDefault="008F6E80" w:rsidP="008F6E80">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Figure </w:t>
      </w:r>
      <w:r w:rsidR="00177FFE">
        <w:rPr>
          <w:rFonts w:ascii="Times New Roman" w:eastAsia="Times New Roman" w:hAnsi="Times New Roman" w:cs="Times New Roman"/>
          <w:sz w:val="24"/>
          <w:szCs w:val="24"/>
        </w:rPr>
        <w:t>2</w:t>
      </w:r>
      <w:r w:rsidRPr="00CA6081">
        <w:rPr>
          <w:rFonts w:ascii="Times New Roman" w:eastAsia="Times New Roman" w:hAnsi="Times New Roman" w:cs="Times New Roman"/>
          <w:sz w:val="24"/>
          <w:szCs w:val="24"/>
        </w:rPr>
        <w:t xml:space="preserve">. Estimated (dashed line) and observed (dots) relationship between the pairwise community dissimilarity and time (in days) including the factors such as sampling period (time of day) and the artificial light (separately during </w:t>
      </w:r>
      <w:r w:rsidRPr="00CA6081">
        <w:rPr>
          <w:rFonts w:ascii="Times New Roman" w:eastAsia="Times New Roman" w:hAnsi="Times New Roman" w:cs="Times New Roman"/>
          <w:sz w:val="24"/>
          <w:szCs w:val="24"/>
        </w:rPr>
        <w:t>day and during night).</w:t>
      </w:r>
      <w:r w:rsidR="00733686">
        <w:rPr>
          <w:rFonts w:ascii="Times New Roman" w:eastAsia="Times New Roman" w:hAnsi="Times New Roman" w:cs="Times New Roman"/>
          <w:sz w:val="24"/>
          <w:szCs w:val="24"/>
        </w:rPr>
        <w:t xml:space="preserve"> </w:t>
      </w:r>
      <w:r w:rsidR="00733686" w:rsidRPr="00733686">
        <w:rPr>
          <w:rFonts w:ascii="Times New Roman" w:eastAsia="Times New Roman" w:hAnsi="Times New Roman" w:cs="Times New Roman"/>
          <w:sz w:val="24"/>
          <w:szCs w:val="24"/>
        </w:rPr>
        <w:t xml:space="preserve">Panels </w:t>
      </w:r>
      <w:r w:rsidR="00733686" w:rsidRPr="00722619">
        <w:rPr>
          <w:rFonts w:ascii="Times New Roman" w:eastAsia="Times New Roman" w:hAnsi="Times New Roman" w:cs="Times New Roman"/>
          <w:sz w:val="24"/>
          <w:szCs w:val="24"/>
        </w:rPr>
        <w:t>A</w:t>
      </w:r>
      <w:r w:rsidR="00733686" w:rsidRPr="00733686">
        <w:rPr>
          <w:rFonts w:ascii="Times New Roman" w:eastAsia="Times New Roman" w:hAnsi="Times New Roman" w:cs="Times New Roman"/>
          <w:sz w:val="24"/>
          <w:szCs w:val="24"/>
        </w:rPr>
        <w:t xml:space="preserve"> and </w:t>
      </w:r>
      <w:r w:rsidR="00733686" w:rsidRPr="00722619">
        <w:rPr>
          <w:rFonts w:ascii="Times New Roman" w:eastAsia="Times New Roman" w:hAnsi="Times New Roman" w:cs="Times New Roman"/>
          <w:sz w:val="24"/>
          <w:szCs w:val="24"/>
        </w:rPr>
        <w:t>C</w:t>
      </w:r>
      <w:r w:rsidR="00733686" w:rsidRPr="00733686">
        <w:rPr>
          <w:rFonts w:ascii="Times New Roman" w:eastAsia="Times New Roman" w:hAnsi="Times New Roman" w:cs="Times New Roman"/>
          <w:sz w:val="24"/>
          <w:szCs w:val="24"/>
        </w:rPr>
        <w:t xml:space="preserve"> show results for the </w:t>
      </w:r>
      <w:r w:rsidR="00733686" w:rsidRPr="00722619">
        <w:rPr>
          <w:rFonts w:ascii="Times New Roman" w:eastAsia="Times New Roman" w:hAnsi="Times New Roman" w:cs="Times New Roman"/>
          <w:sz w:val="24"/>
          <w:szCs w:val="24"/>
        </w:rPr>
        <w:t>COI</w:t>
      </w:r>
      <w:r w:rsidR="00733686" w:rsidRPr="00733686">
        <w:rPr>
          <w:rFonts w:ascii="Times New Roman" w:eastAsia="Times New Roman" w:hAnsi="Times New Roman" w:cs="Times New Roman"/>
          <w:sz w:val="24"/>
          <w:szCs w:val="24"/>
        </w:rPr>
        <w:t xml:space="preserve"> marker; panels </w:t>
      </w:r>
      <w:r w:rsidR="00733686" w:rsidRPr="00722619">
        <w:rPr>
          <w:rFonts w:ascii="Times New Roman" w:eastAsia="Times New Roman" w:hAnsi="Times New Roman" w:cs="Times New Roman"/>
          <w:sz w:val="24"/>
          <w:szCs w:val="24"/>
        </w:rPr>
        <w:t>B</w:t>
      </w:r>
      <w:r w:rsidR="00733686" w:rsidRPr="00733686">
        <w:rPr>
          <w:rFonts w:ascii="Times New Roman" w:eastAsia="Times New Roman" w:hAnsi="Times New Roman" w:cs="Times New Roman"/>
          <w:sz w:val="24"/>
          <w:szCs w:val="24"/>
        </w:rPr>
        <w:t xml:space="preserve"> and </w:t>
      </w:r>
      <w:r w:rsidR="00733686" w:rsidRPr="00722619">
        <w:rPr>
          <w:rFonts w:ascii="Times New Roman" w:eastAsia="Times New Roman" w:hAnsi="Times New Roman" w:cs="Times New Roman"/>
          <w:sz w:val="24"/>
          <w:szCs w:val="24"/>
        </w:rPr>
        <w:t>D</w:t>
      </w:r>
      <w:r w:rsidR="00733686" w:rsidRPr="00733686">
        <w:rPr>
          <w:rFonts w:ascii="Times New Roman" w:eastAsia="Times New Roman" w:hAnsi="Times New Roman" w:cs="Times New Roman"/>
          <w:sz w:val="24"/>
          <w:szCs w:val="24"/>
        </w:rPr>
        <w:t xml:space="preserve"> show results for the </w:t>
      </w:r>
      <w:r w:rsidR="00733686" w:rsidRPr="00722619">
        <w:rPr>
          <w:rFonts w:ascii="Times New Roman" w:eastAsia="Times New Roman" w:hAnsi="Times New Roman" w:cs="Times New Roman"/>
          <w:sz w:val="24"/>
          <w:szCs w:val="24"/>
        </w:rPr>
        <w:t>MV1</w:t>
      </w:r>
      <w:r w:rsidR="00733686" w:rsidRPr="00733686">
        <w:rPr>
          <w:rFonts w:ascii="Times New Roman" w:eastAsia="Times New Roman" w:hAnsi="Times New Roman" w:cs="Times New Roman"/>
          <w:sz w:val="24"/>
          <w:szCs w:val="24"/>
        </w:rPr>
        <w:t xml:space="preserve"> marker.</w:t>
      </w:r>
    </w:p>
    <w:p w14:paraId="6C4FC776" w14:textId="77777777" w:rsidR="008F6E80" w:rsidRDefault="008F6E80" w:rsidP="006D598D">
      <w:pPr>
        <w:contextualSpacing/>
        <w:rPr>
          <w:rFonts w:ascii="Times New Roman" w:eastAsia="Times New Roman" w:hAnsi="Times New Roman" w:cs="Times New Roman"/>
          <w:sz w:val="24"/>
          <w:szCs w:val="24"/>
        </w:rPr>
      </w:pPr>
    </w:p>
    <w:p w14:paraId="2A779CE3" w14:textId="7D999ECA" w:rsidR="00F65C18" w:rsidRPr="00CA6081" w:rsidRDefault="00F33854" w:rsidP="006D598D">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1. Beta regression model estimates for factors influencing community dissimilarity (Bray–</w:t>
      </w:r>
      <w:proofErr w:type="gramStart"/>
      <w:r w:rsidRPr="00CA6081">
        <w:rPr>
          <w:rFonts w:ascii="Times New Roman" w:eastAsia="Times New Roman" w:hAnsi="Times New Roman" w:cs="Times New Roman"/>
          <w:sz w:val="24"/>
          <w:szCs w:val="24"/>
        </w:rPr>
        <w:t>Curtis</w:t>
      </w:r>
      <w:proofErr w:type="gramEnd"/>
      <w:r w:rsidRPr="00CA6081">
        <w:rPr>
          <w:rFonts w:ascii="Times New Roman" w:eastAsia="Times New Roman" w:hAnsi="Times New Roman" w:cs="Times New Roman"/>
          <w:sz w:val="24"/>
          <w:szCs w:val="24"/>
        </w:rPr>
        <w:t xml:space="preserve"> distance) based on COI and MV1 eDNA markers with their respective p-v</w:t>
      </w:r>
      <w:r w:rsidR="00733686">
        <w:rPr>
          <w:rFonts w:ascii="Times New Roman" w:eastAsia="Times New Roman" w:hAnsi="Times New Roman" w:cs="Times New Roman"/>
          <w:sz w:val="24"/>
          <w:szCs w:val="24"/>
        </w:rPr>
        <w:t>al</w:t>
      </w:r>
      <w:r w:rsidRPr="00CA6081">
        <w:rPr>
          <w:rFonts w:ascii="Times New Roman" w:eastAsia="Times New Roman" w:hAnsi="Times New Roman" w:cs="Times New Roman"/>
          <w:sz w:val="24"/>
          <w:szCs w:val="24"/>
        </w:rPr>
        <w:t xml:space="preserve">ues. </w:t>
      </w:r>
    </w:p>
    <w:tbl>
      <w:tblPr>
        <w:tblW w:w="5000" w:type="pct"/>
        <w:tblCellMar>
          <w:top w:w="100" w:type="dxa"/>
          <w:left w:w="100" w:type="dxa"/>
          <w:bottom w:w="100" w:type="dxa"/>
          <w:right w:w="100" w:type="dxa"/>
        </w:tblCellMar>
        <w:tblLook w:val="0600" w:firstRow="0" w:lastRow="0" w:firstColumn="0" w:lastColumn="0" w:noHBand="1" w:noVBand="1"/>
      </w:tblPr>
      <w:tblGrid>
        <w:gridCol w:w="3797"/>
        <w:gridCol w:w="1353"/>
        <w:gridCol w:w="1404"/>
        <w:gridCol w:w="1404"/>
        <w:gridCol w:w="1402"/>
      </w:tblGrid>
      <w:tr w:rsidR="00F65C18" w:rsidRPr="003239D1" w14:paraId="6B255CBF" w14:textId="77777777" w:rsidTr="003239D1">
        <w:trPr>
          <w:trHeight w:val="455"/>
        </w:trPr>
        <w:tc>
          <w:tcPr>
            <w:tcW w:w="2028" w:type="pct"/>
            <w:tcBorders>
              <w:top w:val="single" w:sz="4" w:space="0" w:color="auto"/>
              <w:bottom w:val="single" w:sz="4" w:space="0" w:color="auto"/>
            </w:tcBorders>
            <w:tcMar>
              <w:top w:w="100" w:type="dxa"/>
              <w:left w:w="100" w:type="dxa"/>
              <w:bottom w:w="100" w:type="dxa"/>
              <w:right w:w="100" w:type="dxa"/>
            </w:tcMar>
          </w:tcPr>
          <w:p w14:paraId="49CA6BCF" w14:textId="77777777" w:rsidR="00F65C18" w:rsidRPr="003239D1" w:rsidRDefault="00F65C18" w:rsidP="003239D1">
            <w:pPr>
              <w:pStyle w:val="NoSpacing"/>
              <w:contextualSpacing/>
              <w:rPr>
                <w:rFonts w:ascii="Times New Roman" w:hAnsi="Times New Roman" w:cs="Times New Roman"/>
                <w:sz w:val="24"/>
                <w:szCs w:val="24"/>
              </w:rPr>
            </w:pPr>
          </w:p>
        </w:tc>
        <w:tc>
          <w:tcPr>
            <w:tcW w:w="1473" w:type="pct"/>
            <w:gridSpan w:val="2"/>
            <w:tcBorders>
              <w:top w:val="single" w:sz="4" w:space="0" w:color="auto"/>
              <w:bottom w:val="single" w:sz="4" w:space="0" w:color="auto"/>
            </w:tcBorders>
            <w:tcMar>
              <w:top w:w="100" w:type="dxa"/>
              <w:left w:w="100" w:type="dxa"/>
              <w:bottom w:w="100" w:type="dxa"/>
              <w:right w:w="100" w:type="dxa"/>
            </w:tcMar>
          </w:tcPr>
          <w:p w14:paraId="7596B8A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COI</w:t>
            </w:r>
          </w:p>
        </w:tc>
        <w:tc>
          <w:tcPr>
            <w:tcW w:w="1499" w:type="pct"/>
            <w:gridSpan w:val="2"/>
            <w:tcBorders>
              <w:top w:val="single" w:sz="4" w:space="0" w:color="auto"/>
              <w:bottom w:val="single" w:sz="4" w:space="0" w:color="auto"/>
            </w:tcBorders>
            <w:tcMar>
              <w:top w:w="100" w:type="dxa"/>
              <w:left w:w="100" w:type="dxa"/>
              <w:bottom w:w="100" w:type="dxa"/>
              <w:right w:w="100" w:type="dxa"/>
            </w:tcMar>
          </w:tcPr>
          <w:p w14:paraId="3236609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MV1</w:t>
            </w:r>
          </w:p>
        </w:tc>
      </w:tr>
      <w:tr w:rsidR="00F65C18" w:rsidRPr="003239D1" w14:paraId="5F821A19" w14:textId="77777777" w:rsidTr="003239D1">
        <w:trPr>
          <w:trHeight w:val="455"/>
        </w:trPr>
        <w:tc>
          <w:tcPr>
            <w:tcW w:w="2028" w:type="pct"/>
            <w:tcBorders>
              <w:top w:val="single" w:sz="4" w:space="0" w:color="auto"/>
            </w:tcBorders>
            <w:tcMar>
              <w:top w:w="100" w:type="dxa"/>
              <w:left w:w="100" w:type="dxa"/>
              <w:bottom w:w="100" w:type="dxa"/>
              <w:right w:w="100" w:type="dxa"/>
            </w:tcMar>
          </w:tcPr>
          <w:p w14:paraId="1363F2F1"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lastRenderedPageBreak/>
              <w:t>Parameter</w:t>
            </w:r>
          </w:p>
        </w:tc>
        <w:tc>
          <w:tcPr>
            <w:tcW w:w="723" w:type="pct"/>
            <w:tcBorders>
              <w:top w:val="single" w:sz="4" w:space="0" w:color="auto"/>
            </w:tcBorders>
            <w:tcMar>
              <w:top w:w="100" w:type="dxa"/>
              <w:left w:w="100" w:type="dxa"/>
              <w:bottom w:w="100" w:type="dxa"/>
              <w:right w:w="100" w:type="dxa"/>
            </w:tcMar>
          </w:tcPr>
          <w:p w14:paraId="7C6BBC3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4C20CB2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c>
          <w:tcPr>
            <w:tcW w:w="750" w:type="pct"/>
            <w:tcBorders>
              <w:top w:val="single" w:sz="4" w:space="0" w:color="auto"/>
            </w:tcBorders>
            <w:tcMar>
              <w:top w:w="100" w:type="dxa"/>
              <w:left w:w="100" w:type="dxa"/>
              <w:bottom w:w="100" w:type="dxa"/>
              <w:right w:w="100" w:type="dxa"/>
            </w:tcMar>
          </w:tcPr>
          <w:p w14:paraId="211E2EC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1DF51DB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r>
      <w:tr w:rsidR="00F65C18" w:rsidRPr="003239D1" w14:paraId="58720166" w14:textId="77777777" w:rsidTr="003239D1">
        <w:trPr>
          <w:trHeight w:val="470"/>
        </w:trPr>
        <w:tc>
          <w:tcPr>
            <w:tcW w:w="2028" w:type="pct"/>
            <w:tcMar>
              <w:top w:w="100" w:type="dxa"/>
              <w:left w:w="100" w:type="dxa"/>
              <w:bottom w:w="100" w:type="dxa"/>
              <w:right w:w="100" w:type="dxa"/>
            </w:tcMar>
          </w:tcPr>
          <w:p w14:paraId="1D300D6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Intercept (η)</w:t>
            </w:r>
          </w:p>
        </w:tc>
        <w:tc>
          <w:tcPr>
            <w:tcW w:w="723" w:type="pct"/>
            <w:tcMar>
              <w:top w:w="100" w:type="dxa"/>
              <w:left w:w="100" w:type="dxa"/>
              <w:bottom w:w="100" w:type="dxa"/>
              <w:right w:w="100" w:type="dxa"/>
            </w:tcMar>
          </w:tcPr>
          <w:p w14:paraId="577EA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-0.692</w:t>
            </w:r>
          </w:p>
        </w:tc>
        <w:tc>
          <w:tcPr>
            <w:tcW w:w="750" w:type="pct"/>
            <w:tcMar>
              <w:top w:w="100" w:type="dxa"/>
              <w:left w:w="100" w:type="dxa"/>
              <w:bottom w:w="100" w:type="dxa"/>
              <w:right w:w="100" w:type="dxa"/>
            </w:tcMar>
          </w:tcPr>
          <w:p w14:paraId="31C50290" w14:textId="77777777" w:rsidR="00F65C18" w:rsidRPr="003239D1" w:rsidRDefault="00F65C18" w:rsidP="003239D1">
            <w:pPr>
              <w:pStyle w:val="NoSpacing"/>
              <w:contextualSpacing/>
              <w:rPr>
                <w:rFonts w:ascii="Times New Roman" w:hAnsi="Times New Roman" w:cs="Times New Roman"/>
                <w:sz w:val="24"/>
                <w:szCs w:val="24"/>
              </w:rPr>
            </w:pPr>
          </w:p>
        </w:tc>
        <w:tc>
          <w:tcPr>
            <w:tcW w:w="750" w:type="pct"/>
            <w:tcMar>
              <w:top w:w="100" w:type="dxa"/>
              <w:left w:w="100" w:type="dxa"/>
              <w:bottom w:w="100" w:type="dxa"/>
              <w:right w:w="100" w:type="dxa"/>
            </w:tcMar>
          </w:tcPr>
          <w:p w14:paraId="6E0028E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-0.346</w:t>
            </w:r>
          </w:p>
        </w:tc>
        <w:tc>
          <w:tcPr>
            <w:tcW w:w="750" w:type="pct"/>
            <w:tcMar>
              <w:top w:w="100" w:type="dxa"/>
              <w:left w:w="100" w:type="dxa"/>
              <w:bottom w:w="100" w:type="dxa"/>
              <w:right w:w="100" w:type="dxa"/>
            </w:tcMar>
          </w:tcPr>
          <w:p w14:paraId="172DF08D" w14:textId="77777777" w:rsidR="00F65C18" w:rsidRPr="003239D1" w:rsidRDefault="00F65C18" w:rsidP="003239D1">
            <w:pPr>
              <w:pStyle w:val="NoSpacing"/>
              <w:contextualSpacing/>
              <w:rPr>
                <w:rFonts w:ascii="Times New Roman" w:hAnsi="Times New Roman" w:cs="Times New Roman"/>
                <w:sz w:val="24"/>
                <w:szCs w:val="24"/>
              </w:rPr>
            </w:pPr>
          </w:p>
        </w:tc>
      </w:tr>
      <w:tr w:rsidR="00F65C18" w:rsidRPr="003239D1" w14:paraId="61ECB324" w14:textId="77777777" w:rsidTr="003239D1">
        <w:tc>
          <w:tcPr>
            <w:tcW w:w="2028" w:type="pct"/>
            <w:tcMar>
              <w:top w:w="100" w:type="dxa"/>
              <w:left w:w="100" w:type="dxa"/>
              <w:bottom w:w="100" w:type="dxa"/>
              <w:right w:w="100" w:type="dxa"/>
            </w:tcMar>
          </w:tcPr>
          <w:p w14:paraId="28AC9E6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Time (γ)</w:t>
            </w:r>
          </w:p>
        </w:tc>
        <w:tc>
          <w:tcPr>
            <w:tcW w:w="723" w:type="pct"/>
            <w:tcMar>
              <w:top w:w="100" w:type="dxa"/>
              <w:left w:w="100" w:type="dxa"/>
              <w:bottom w:w="100" w:type="dxa"/>
              <w:right w:w="100" w:type="dxa"/>
            </w:tcMar>
          </w:tcPr>
          <w:p w14:paraId="0145313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0.055</w:t>
            </w:r>
          </w:p>
        </w:tc>
        <w:tc>
          <w:tcPr>
            <w:tcW w:w="750" w:type="pct"/>
            <w:tcMar>
              <w:top w:w="100" w:type="dxa"/>
              <w:left w:w="100" w:type="dxa"/>
              <w:bottom w:w="100" w:type="dxa"/>
              <w:right w:w="100" w:type="dxa"/>
            </w:tcMar>
          </w:tcPr>
          <w:p w14:paraId="567E622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4989259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0.014</w:t>
            </w:r>
          </w:p>
        </w:tc>
        <w:tc>
          <w:tcPr>
            <w:tcW w:w="750" w:type="pct"/>
            <w:tcMar>
              <w:top w:w="100" w:type="dxa"/>
              <w:left w:w="100" w:type="dxa"/>
              <w:bottom w:w="100" w:type="dxa"/>
              <w:right w:w="100" w:type="dxa"/>
            </w:tcMar>
          </w:tcPr>
          <w:p w14:paraId="2D744E4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0.053</w:t>
            </w:r>
          </w:p>
        </w:tc>
      </w:tr>
      <w:tr w:rsidR="00F65C18" w:rsidRPr="003239D1" w14:paraId="11C91F8E" w14:textId="77777777" w:rsidTr="003239D1">
        <w:tc>
          <w:tcPr>
            <w:tcW w:w="2028" w:type="pct"/>
            <w:tcMar>
              <w:top w:w="100" w:type="dxa"/>
              <w:left w:w="100" w:type="dxa"/>
              <w:bottom w:w="100" w:type="dxa"/>
              <w:right w:w="100" w:type="dxa"/>
            </w:tcMar>
          </w:tcPr>
          <w:p w14:paraId="50A15DB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Sampling period (α)</w:t>
            </w:r>
          </w:p>
        </w:tc>
        <w:tc>
          <w:tcPr>
            <w:tcW w:w="723" w:type="pct"/>
            <w:tcMar>
              <w:top w:w="100" w:type="dxa"/>
              <w:left w:w="100" w:type="dxa"/>
              <w:bottom w:w="100" w:type="dxa"/>
              <w:right w:w="100" w:type="dxa"/>
            </w:tcMar>
          </w:tcPr>
          <w:p w14:paraId="599630E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0.169</w:t>
            </w:r>
          </w:p>
        </w:tc>
        <w:tc>
          <w:tcPr>
            <w:tcW w:w="750" w:type="pct"/>
            <w:tcMar>
              <w:top w:w="100" w:type="dxa"/>
              <w:left w:w="100" w:type="dxa"/>
              <w:bottom w:w="100" w:type="dxa"/>
              <w:right w:w="100" w:type="dxa"/>
            </w:tcMar>
          </w:tcPr>
          <w:p w14:paraId="71DF7A9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56FD1A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0.152</w:t>
            </w:r>
          </w:p>
        </w:tc>
        <w:tc>
          <w:tcPr>
            <w:tcW w:w="750" w:type="pct"/>
            <w:tcMar>
              <w:top w:w="100" w:type="dxa"/>
              <w:left w:w="100" w:type="dxa"/>
              <w:bottom w:w="100" w:type="dxa"/>
              <w:right w:w="100" w:type="dxa"/>
            </w:tcMar>
          </w:tcPr>
          <w:p w14:paraId="4DCB78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B5B8C0E" w14:textId="77777777" w:rsidTr="003239D1">
        <w:trPr>
          <w:trHeight w:val="470"/>
        </w:trPr>
        <w:tc>
          <w:tcPr>
            <w:tcW w:w="2028" w:type="pct"/>
            <w:tcMar>
              <w:top w:w="100" w:type="dxa"/>
              <w:left w:w="100" w:type="dxa"/>
              <w:bottom w:w="100" w:type="dxa"/>
              <w:right w:w="100" w:type="dxa"/>
            </w:tcMar>
          </w:tcPr>
          <w:p w14:paraId="6BCC5117"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day (β</w:t>
            </w:r>
            <w:r w:rsidRPr="003239D1">
              <w:rPr>
                <w:rFonts w:ascii="Times New Roman" w:hAnsi="Times New Roman" w:cs="Times New Roman"/>
                <w:sz w:val="24"/>
                <w:szCs w:val="24"/>
                <w:vertAlign w:val="subscript"/>
              </w:rPr>
              <w:t>1</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184FDCA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-0.083</w:t>
            </w:r>
          </w:p>
        </w:tc>
        <w:tc>
          <w:tcPr>
            <w:tcW w:w="750" w:type="pct"/>
            <w:tcMar>
              <w:top w:w="100" w:type="dxa"/>
              <w:left w:w="100" w:type="dxa"/>
              <w:bottom w:w="100" w:type="dxa"/>
              <w:right w:w="100" w:type="dxa"/>
            </w:tcMar>
          </w:tcPr>
          <w:p w14:paraId="4AD027A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E8E856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-0.160</w:t>
            </w:r>
          </w:p>
        </w:tc>
        <w:tc>
          <w:tcPr>
            <w:tcW w:w="750" w:type="pct"/>
            <w:tcMar>
              <w:top w:w="100" w:type="dxa"/>
              <w:left w:w="100" w:type="dxa"/>
              <w:bottom w:w="100" w:type="dxa"/>
              <w:right w:w="100" w:type="dxa"/>
            </w:tcMar>
          </w:tcPr>
          <w:p w14:paraId="2CA1197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23B02A54" w14:textId="77777777" w:rsidTr="003239D1">
        <w:tc>
          <w:tcPr>
            <w:tcW w:w="2028" w:type="pct"/>
            <w:tcMar>
              <w:top w:w="100" w:type="dxa"/>
              <w:left w:w="100" w:type="dxa"/>
              <w:bottom w:w="100" w:type="dxa"/>
              <w:right w:w="100" w:type="dxa"/>
            </w:tcMar>
          </w:tcPr>
          <w:p w14:paraId="4218BF0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night (β</w:t>
            </w:r>
            <w:r w:rsidRPr="003239D1">
              <w:rPr>
                <w:rFonts w:ascii="Times New Roman" w:hAnsi="Times New Roman" w:cs="Times New Roman"/>
                <w:sz w:val="24"/>
                <w:szCs w:val="24"/>
                <w:vertAlign w:val="subscript"/>
              </w:rPr>
              <w:t>2</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4A65C730"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0.111</w:t>
            </w:r>
          </w:p>
        </w:tc>
        <w:tc>
          <w:tcPr>
            <w:tcW w:w="750" w:type="pct"/>
            <w:tcMar>
              <w:top w:w="100" w:type="dxa"/>
              <w:left w:w="100" w:type="dxa"/>
              <w:bottom w:w="100" w:type="dxa"/>
              <w:right w:w="100" w:type="dxa"/>
            </w:tcMar>
          </w:tcPr>
          <w:p w14:paraId="3D974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7077033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0.278</w:t>
            </w:r>
          </w:p>
        </w:tc>
        <w:tc>
          <w:tcPr>
            <w:tcW w:w="750" w:type="pct"/>
            <w:tcMar>
              <w:top w:w="100" w:type="dxa"/>
              <w:left w:w="100" w:type="dxa"/>
              <w:bottom w:w="100" w:type="dxa"/>
              <w:right w:w="100" w:type="dxa"/>
            </w:tcMar>
          </w:tcPr>
          <w:p w14:paraId="20C43EF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9DFEB80" w14:textId="77777777" w:rsidTr="003239D1">
        <w:trPr>
          <w:trHeight w:val="470"/>
        </w:trPr>
        <w:tc>
          <w:tcPr>
            <w:tcW w:w="2028" w:type="pct"/>
            <w:tcBorders>
              <w:bottom w:val="single" w:sz="4" w:space="0" w:color="auto"/>
            </w:tcBorders>
            <w:tcMar>
              <w:top w:w="100" w:type="dxa"/>
              <w:left w:w="100" w:type="dxa"/>
              <w:bottom w:w="100" w:type="dxa"/>
              <w:right w:w="100" w:type="dxa"/>
            </w:tcMar>
          </w:tcPr>
          <w:p w14:paraId="38548C8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Biological replicate (θ)</w:t>
            </w:r>
          </w:p>
        </w:tc>
        <w:tc>
          <w:tcPr>
            <w:tcW w:w="723" w:type="pct"/>
            <w:tcBorders>
              <w:bottom w:val="single" w:sz="4" w:space="0" w:color="auto"/>
            </w:tcBorders>
            <w:tcMar>
              <w:top w:w="100" w:type="dxa"/>
              <w:left w:w="100" w:type="dxa"/>
              <w:bottom w:w="100" w:type="dxa"/>
              <w:right w:w="100" w:type="dxa"/>
            </w:tcMar>
          </w:tcPr>
          <w:p w14:paraId="1E9F80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-0.205</w:t>
            </w:r>
          </w:p>
        </w:tc>
        <w:tc>
          <w:tcPr>
            <w:tcW w:w="750" w:type="pct"/>
            <w:tcBorders>
              <w:bottom w:val="single" w:sz="4" w:space="0" w:color="auto"/>
            </w:tcBorders>
            <w:tcMar>
              <w:top w:w="100" w:type="dxa"/>
              <w:left w:w="100" w:type="dxa"/>
              <w:bottom w:w="100" w:type="dxa"/>
              <w:right w:w="100" w:type="dxa"/>
            </w:tcMar>
          </w:tcPr>
          <w:p w14:paraId="67FFE28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Borders>
              <w:bottom w:val="single" w:sz="4" w:space="0" w:color="auto"/>
            </w:tcBorders>
            <w:tcMar>
              <w:top w:w="100" w:type="dxa"/>
              <w:left w:w="100" w:type="dxa"/>
              <w:bottom w:w="100" w:type="dxa"/>
              <w:right w:w="100" w:type="dxa"/>
            </w:tcMar>
          </w:tcPr>
          <w:p w14:paraId="5EA298F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-0.361</w:t>
            </w:r>
          </w:p>
        </w:tc>
        <w:tc>
          <w:tcPr>
            <w:tcW w:w="750" w:type="pct"/>
            <w:tcBorders>
              <w:bottom w:val="single" w:sz="4" w:space="0" w:color="auto"/>
            </w:tcBorders>
            <w:tcMar>
              <w:top w:w="100" w:type="dxa"/>
              <w:left w:w="100" w:type="dxa"/>
              <w:bottom w:w="100" w:type="dxa"/>
              <w:right w:w="100" w:type="dxa"/>
            </w:tcMar>
          </w:tcPr>
          <w:p w14:paraId="1ED3AEA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bl>
    <w:p w14:paraId="5E5A5521" w14:textId="77777777" w:rsidR="00F65C18" w:rsidRPr="00CA6081" w:rsidRDefault="00F65C18" w:rsidP="00CA6081">
      <w:pPr>
        <w:rPr>
          <w:rFonts w:ascii="Times New Roman" w:eastAsia="Times New Roman" w:hAnsi="Times New Roman" w:cs="Times New Roman"/>
          <w:sz w:val="24"/>
          <w:szCs w:val="24"/>
        </w:rPr>
      </w:pPr>
    </w:p>
    <w:p w14:paraId="092ABB2E" w14:textId="57AF45ED" w:rsidR="00033174" w:rsidRPr="003D1719" w:rsidRDefault="003D1719" w:rsidP="006D598D">
      <w:pPr>
        <w:contextualSpacing/>
        <w:rPr>
          <w:rFonts w:ascii="Times New Roman" w:eastAsia="Times New Roman" w:hAnsi="Times New Roman" w:cs="Times New Roman"/>
          <w:b/>
          <w:bCs/>
          <w:sz w:val="24"/>
          <w:szCs w:val="24"/>
        </w:rPr>
      </w:pPr>
      <w:r w:rsidRPr="003D1719">
        <w:rPr>
          <w:rFonts w:ascii="Times New Roman" w:eastAsia="Times New Roman" w:hAnsi="Times New Roman" w:cs="Times New Roman"/>
          <w:b/>
          <w:bCs/>
          <w:sz w:val="24"/>
          <w:szCs w:val="24"/>
        </w:rPr>
        <w:t xml:space="preserve">3.3 </w:t>
      </w:r>
      <w:r w:rsidR="00CE0054">
        <w:rPr>
          <w:rFonts w:ascii="Times New Roman" w:eastAsia="Times New Roman" w:hAnsi="Times New Roman" w:cs="Times New Roman"/>
          <w:b/>
          <w:bCs/>
          <w:sz w:val="24"/>
          <w:szCs w:val="24"/>
        </w:rPr>
        <w:t>Taxonomic, functional, and species-specific diel-light responses</w:t>
      </w:r>
    </w:p>
    <w:p w14:paraId="215638C1" w14:textId="76FB87B5" w:rsidR="00422E7F" w:rsidRPr="00800B51" w:rsidRDefault="00CE0054" w:rsidP="004F7D06">
      <w:pPr>
        <w:ind w:firstLine="720"/>
        <w:rPr>
          <w:rFonts w:ascii="Times New Roman" w:eastAsia="Times New Roman" w:hAnsi="Times New Roman" w:cs="Times New Roman"/>
          <w:sz w:val="24"/>
          <w:szCs w:val="24"/>
        </w:rPr>
      </w:pPr>
      <w:r w:rsidRPr="00CE0054">
        <w:rPr>
          <w:rFonts w:ascii="Times New Roman" w:eastAsia="Times New Roman" w:hAnsi="Times New Roman" w:cs="Times New Roman"/>
          <w:sz w:val="24"/>
          <w:szCs w:val="24"/>
        </w:rPr>
        <w:t xml:space="preserve">A total of </w:t>
      </w:r>
      <w:r w:rsidR="002F1142" w:rsidRPr="002F1142">
        <w:rPr>
          <w:rFonts w:ascii="Times New Roman" w:eastAsia="Times New Roman" w:hAnsi="Times New Roman" w:cs="Times New Roman"/>
          <w:sz w:val="24"/>
          <w:szCs w:val="24"/>
        </w:rPr>
        <w:t>190</w:t>
      </w:r>
      <w:r w:rsidR="002F1142">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taxa were successfully annotated and analyzed for diel and light-associated responses, comprising </w:t>
      </w:r>
      <w:r w:rsidR="002F1142" w:rsidRPr="002F1142">
        <w:rPr>
          <w:rFonts w:ascii="Times New Roman" w:eastAsia="Times New Roman" w:hAnsi="Times New Roman" w:cs="Times New Roman"/>
          <w:sz w:val="24"/>
          <w:szCs w:val="24"/>
        </w:rPr>
        <w:t>156</w:t>
      </w:r>
      <w:r w:rsidRPr="00CE0054">
        <w:rPr>
          <w:rFonts w:ascii="Times New Roman" w:eastAsia="Times New Roman" w:hAnsi="Times New Roman" w:cs="Times New Roman"/>
          <w:sz w:val="24"/>
          <w:szCs w:val="24"/>
        </w:rPr>
        <w:t xml:space="preserve"> COI taxa and </w:t>
      </w:r>
      <w:r w:rsidR="002F1142" w:rsidRPr="002F1142">
        <w:rPr>
          <w:rFonts w:ascii="Times New Roman" w:eastAsia="Times New Roman" w:hAnsi="Times New Roman" w:cs="Times New Roman"/>
          <w:sz w:val="24"/>
          <w:szCs w:val="24"/>
        </w:rPr>
        <w:t>34</w:t>
      </w:r>
      <w:r w:rsidR="002F1142">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MV1 taxa. The COI marker detected </w:t>
      </w:r>
      <w:r w:rsidR="002F1142">
        <w:rPr>
          <w:rFonts w:ascii="Times New Roman" w:eastAsia="Times New Roman" w:hAnsi="Times New Roman" w:cs="Times New Roman"/>
          <w:sz w:val="24"/>
          <w:szCs w:val="24"/>
        </w:rPr>
        <w:t>nine</w:t>
      </w:r>
      <w:r w:rsidRPr="00CE0054">
        <w:rPr>
          <w:rFonts w:ascii="Times New Roman" w:eastAsia="Times New Roman" w:hAnsi="Times New Roman" w:cs="Times New Roman"/>
          <w:sz w:val="24"/>
          <w:szCs w:val="24"/>
        </w:rPr>
        <w:t xml:space="preserve"> trophic groups</w:t>
      </w:r>
      <w:r w:rsidR="004F7D06">
        <w:rPr>
          <w:rFonts w:ascii="Times New Roman" w:eastAsia="Times New Roman" w:hAnsi="Times New Roman" w:cs="Times New Roman"/>
          <w:sz w:val="24"/>
          <w:szCs w:val="24"/>
        </w:rPr>
        <w:t xml:space="preserve"> of which only six had more than one species</w:t>
      </w:r>
      <w:r w:rsidRPr="00CE0054">
        <w:rPr>
          <w:rFonts w:ascii="Times New Roman" w:eastAsia="Times New Roman" w:hAnsi="Times New Roman" w:cs="Times New Roman"/>
          <w:sz w:val="24"/>
          <w:szCs w:val="24"/>
        </w:rPr>
        <w:t xml:space="preserve">, while the MV1 marker captured </w:t>
      </w:r>
      <w:r w:rsidR="004F7D06">
        <w:rPr>
          <w:rFonts w:ascii="Times New Roman" w:eastAsia="Times New Roman" w:hAnsi="Times New Roman" w:cs="Times New Roman"/>
          <w:sz w:val="24"/>
          <w:szCs w:val="24"/>
        </w:rPr>
        <w:t>three</w:t>
      </w:r>
      <w:r w:rsidRPr="00CE0054">
        <w:rPr>
          <w:rFonts w:ascii="Times New Roman" w:eastAsia="Times New Roman" w:hAnsi="Times New Roman" w:cs="Times New Roman"/>
          <w:sz w:val="24"/>
          <w:szCs w:val="24"/>
        </w:rPr>
        <w:t xml:space="preserve"> vertebrate-dominated trophic groups.</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Across both markers, the combined dataset encompassed </w:t>
      </w:r>
      <w:r w:rsidR="004F7D06">
        <w:rPr>
          <w:rFonts w:ascii="Times New Roman" w:eastAsia="Times New Roman" w:hAnsi="Times New Roman" w:cs="Times New Roman"/>
          <w:sz w:val="24"/>
          <w:szCs w:val="24"/>
        </w:rPr>
        <w:t>eight</w:t>
      </w:r>
      <w:r w:rsidRPr="00CE0054">
        <w:rPr>
          <w:rFonts w:ascii="Times New Roman" w:eastAsia="Times New Roman" w:hAnsi="Times New Roman" w:cs="Times New Roman"/>
          <w:sz w:val="24"/>
          <w:szCs w:val="24"/>
        </w:rPr>
        <w:t xml:space="preserve"> major functional and trophic groups, representing a broad spectrum of ecological roles from primary producers to apex predators.</w:t>
      </w:r>
      <w:r w:rsidR="00540F61">
        <w:rPr>
          <w:rFonts w:ascii="Times New Roman" w:eastAsia="Times New Roman" w:hAnsi="Times New Roman" w:cs="Times New Roman"/>
          <w:sz w:val="24"/>
          <w:szCs w:val="24"/>
        </w:rPr>
        <w:t xml:space="preserve"> </w:t>
      </w:r>
      <w:r w:rsidR="00930B5A" w:rsidRPr="00930B5A">
        <w:rPr>
          <w:rFonts w:ascii="Times New Roman" w:eastAsia="Times New Roman" w:hAnsi="Times New Roman" w:cs="Times New Roman"/>
          <w:sz w:val="24"/>
          <w:szCs w:val="24"/>
        </w:rPr>
        <w:t>Primary producers (65 species) were the most species-rich group and showed a strong association with daytime conditions, exhibiting a</w:t>
      </w:r>
      <w:r w:rsidR="006F563D">
        <w:rPr>
          <w:rFonts w:ascii="Times New Roman" w:eastAsia="Times New Roman" w:hAnsi="Times New Roman" w:cs="Times New Roman"/>
          <w:sz w:val="24"/>
          <w:szCs w:val="24"/>
        </w:rPr>
        <w:t>n average</w:t>
      </w:r>
      <w:r w:rsidR="00930B5A" w:rsidRPr="00930B5A">
        <w:rPr>
          <w:rFonts w:ascii="Times New Roman" w:eastAsia="Times New Roman" w:hAnsi="Times New Roman" w:cs="Times New Roman"/>
          <w:sz w:val="24"/>
          <w:szCs w:val="24"/>
        </w:rPr>
        <w:t xml:space="preserve"> eDNA index difference of 0.15 in favor of daytime samples</w:t>
      </w:r>
      <w:r w:rsidR="00F94FB8">
        <w:rPr>
          <w:rFonts w:ascii="Times New Roman" w:eastAsia="Times New Roman" w:hAnsi="Times New Roman" w:cs="Times New Roman"/>
          <w:sz w:val="24"/>
          <w:szCs w:val="24"/>
        </w:rPr>
        <w:t xml:space="preserve"> (Figure 3)</w:t>
      </w:r>
      <w:r w:rsidR="00930B5A" w:rsidRPr="00930B5A">
        <w:rPr>
          <w:rFonts w:ascii="Times New Roman" w:eastAsia="Times New Roman" w:hAnsi="Times New Roman" w:cs="Times New Roman"/>
          <w:sz w:val="24"/>
          <w:szCs w:val="24"/>
        </w:rPr>
        <w:t>. Most taxa in this group displayed some degree of light avoidance at night, while daytime responses varied slightly among species</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00930B5A" w:rsidRPr="00930B5A">
        <w:rPr>
          <w:rFonts w:ascii="Times New Roman" w:eastAsia="Times New Roman" w:hAnsi="Times New Roman" w:cs="Times New Roman"/>
          <w:sz w:val="24"/>
          <w:szCs w:val="24"/>
        </w:rPr>
        <w:t>. Several other groups</w:t>
      </w:r>
      <w:r w:rsidR="00930B5A">
        <w:rPr>
          <w:rFonts w:ascii="Times New Roman" w:eastAsia="Times New Roman" w:hAnsi="Times New Roman" w:cs="Times New Roman"/>
          <w:sz w:val="24"/>
          <w:szCs w:val="24"/>
        </w:rPr>
        <w:t xml:space="preserve"> - </w:t>
      </w:r>
      <w:r w:rsidR="00930B5A" w:rsidRPr="00930B5A">
        <w:rPr>
          <w:rFonts w:ascii="Times New Roman" w:eastAsia="Times New Roman" w:hAnsi="Times New Roman" w:cs="Times New Roman"/>
          <w:sz w:val="24"/>
          <w:szCs w:val="24"/>
        </w:rPr>
        <w:t xml:space="preserve">including gelatinous zooplankton, filter feeders, forage vertebrates, and a subset of </w:t>
      </w:r>
      <w:proofErr w:type="spellStart"/>
      <w:r w:rsidR="00930B5A" w:rsidRPr="00930B5A">
        <w:rPr>
          <w:rFonts w:ascii="Times New Roman" w:eastAsia="Times New Roman" w:hAnsi="Times New Roman" w:cs="Times New Roman"/>
          <w:sz w:val="24"/>
          <w:szCs w:val="24"/>
        </w:rPr>
        <w:t>planktivores</w:t>
      </w:r>
      <w:proofErr w:type="spellEnd"/>
      <w:r w:rsidR="00930B5A">
        <w:rPr>
          <w:rFonts w:ascii="Times New Roman" w:eastAsia="Times New Roman" w:hAnsi="Times New Roman" w:cs="Times New Roman"/>
          <w:sz w:val="24"/>
          <w:szCs w:val="24"/>
        </w:rPr>
        <w:t xml:space="preserve"> - </w:t>
      </w:r>
      <w:r w:rsidR="00930B5A" w:rsidRPr="00930B5A">
        <w:rPr>
          <w:rFonts w:ascii="Times New Roman" w:eastAsia="Times New Roman" w:hAnsi="Times New Roman" w:cs="Times New Roman"/>
          <w:sz w:val="24"/>
          <w:szCs w:val="24"/>
        </w:rPr>
        <w:t xml:space="preserve">showed </w:t>
      </w:r>
      <w:r w:rsidR="00930B5A" w:rsidRPr="00930B5A">
        <w:rPr>
          <w:rFonts w:ascii="Times New Roman" w:eastAsia="Times New Roman" w:hAnsi="Times New Roman" w:cs="Times New Roman"/>
          <w:sz w:val="24"/>
          <w:szCs w:val="24"/>
        </w:rPr>
        <w:t>diurnal</w:t>
      </w:r>
      <w:r w:rsidR="00930B5A" w:rsidRPr="00930B5A">
        <w:rPr>
          <w:rFonts w:ascii="Times New Roman" w:eastAsia="Times New Roman" w:hAnsi="Times New Roman" w:cs="Times New Roman"/>
          <w:sz w:val="24"/>
          <w:szCs w:val="24"/>
        </w:rPr>
        <w:t xml:space="preserve"> patterns consistent with those of primary producers</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00930B5A" w:rsidRPr="00930B5A">
        <w:rPr>
          <w:rFonts w:ascii="Times New Roman" w:eastAsia="Times New Roman" w:hAnsi="Times New Roman" w:cs="Times New Roman"/>
          <w:sz w:val="24"/>
          <w:szCs w:val="24"/>
        </w:rPr>
        <w:t>.</w:t>
      </w:r>
      <w:r w:rsidR="00930B5A">
        <w:rPr>
          <w:rFonts w:ascii="Times New Roman" w:eastAsia="Times New Roman" w:hAnsi="Times New Roman" w:cs="Times New Roman"/>
          <w:sz w:val="24"/>
          <w:szCs w:val="24"/>
        </w:rPr>
        <w:t xml:space="preserve"> </w:t>
      </w:r>
      <w:r w:rsidR="00C14878" w:rsidRPr="00C14878">
        <w:rPr>
          <w:rFonts w:ascii="Times New Roman" w:eastAsia="Times New Roman" w:hAnsi="Times New Roman" w:cs="Times New Roman"/>
          <w:sz w:val="24"/>
          <w:szCs w:val="24"/>
        </w:rPr>
        <w:t>Across these groups, only a small number of species exhibited significant</w:t>
      </w:r>
      <w:r w:rsidR="00C14878">
        <w:rPr>
          <w:rFonts w:ascii="Times New Roman" w:eastAsia="Times New Roman" w:hAnsi="Times New Roman" w:cs="Times New Roman"/>
          <w:sz w:val="24"/>
          <w:szCs w:val="24"/>
        </w:rPr>
        <w:t xml:space="preserve"> </w:t>
      </w:r>
      <w:r w:rsidR="00C14878">
        <w:rPr>
          <w:rFonts w:ascii="Times New Roman" w:eastAsia="Times New Roman" w:hAnsi="Times New Roman" w:cs="Times New Roman"/>
          <w:sz w:val="24"/>
          <w:szCs w:val="24"/>
        </w:rPr>
        <w:lastRenderedPageBreak/>
        <w:t>positive</w:t>
      </w:r>
      <w:r w:rsidR="00C14878" w:rsidRPr="00C14878">
        <w:rPr>
          <w:rFonts w:ascii="Times New Roman" w:eastAsia="Times New Roman" w:hAnsi="Times New Roman" w:cs="Times New Roman"/>
          <w:sz w:val="24"/>
          <w:szCs w:val="24"/>
        </w:rPr>
        <w:t xml:space="preserve"> responses to illumination</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00C14878" w:rsidRPr="00C14878">
        <w:rPr>
          <w:rFonts w:ascii="Times New Roman" w:eastAsia="Times New Roman" w:hAnsi="Times New Roman" w:cs="Times New Roman"/>
          <w:sz w:val="24"/>
          <w:szCs w:val="24"/>
        </w:rPr>
        <w:t xml:space="preserve">. </w:t>
      </w:r>
      <w:r w:rsidR="00422E7F">
        <w:rPr>
          <w:rFonts w:ascii="Times New Roman" w:eastAsia="Times New Roman" w:hAnsi="Times New Roman" w:cs="Times New Roman"/>
          <w:sz w:val="24"/>
          <w:szCs w:val="24"/>
        </w:rPr>
        <w:t>Regarding g</w:t>
      </w:r>
      <w:r w:rsidR="00422E7F" w:rsidRPr="00422E7F">
        <w:rPr>
          <w:rFonts w:ascii="Times New Roman" w:eastAsia="Times New Roman" w:hAnsi="Times New Roman" w:cs="Times New Roman"/>
          <w:sz w:val="24"/>
          <w:szCs w:val="24"/>
        </w:rPr>
        <w:t>elatinous zooplankton</w:t>
      </w:r>
      <w:r w:rsidR="00422E7F">
        <w:rPr>
          <w:rFonts w:ascii="Times New Roman" w:eastAsia="Times New Roman" w:hAnsi="Times New Roman" w:cs="Times New Roman"/>
          <w:sz w:val="24"/>
          <w:szCs w:val="24"/>
        </w:rPr>
        <w:t xml:space="preserve">, </w:t>
      </w:r>
      <w:proofErr w:type="spellStart"/>
      <w:r w:rsidR="00C14878" w:rsidRPr="00C14878">
        <w:rPr>
          <w:rFonts w:ascii="Times New Roman" w:eastAsia="Times New Roman" w:hAnsi="Times New Roman" w:cs="Times New Roman"/>
          <w:i/>
          <w:iCs/>
          <w:sz w:val="24"/>
          <w:szCs w:val="24"/>
        </w:rPr>
        <w:t>Phacellophora</w:t>
      </w:r>
      <w:proofErr w:type="spellEnd"/>
      <w:r w:rsidR="00C14878" w:rsidRPr="00C14878">
        <w:rPr>
          <w:rFonts w:ascii="Times New Roman" w:eastAsia="Times New Roman" w:hAnsi="Times New Roman" w:cs="Times New Roman"/>
          <w:i/>
          <w:iCs/>
          <w:sz w:val="24"/>
          <w:szCs w:val="24"/>
        </w:rPr>
        <w:t xml:space="preserve"> camtschatica</w:t>
      </w:r>
      <w:r w:rsidR="00C14878" w:rsidRPr="00C14878">
        <w:rPr>
          <w:rFonts w:ascii="Times New Roman" w:eastAsia="Times New Roman" w:hAnsi="Times New Roman" w:cs="Times New Roman"/>
          <w:sz w:val="24"/>
          <w:szCs w:val="24"/>
        </w:rPr>
        <w:t xml:space="preserve"> and </w:t>
      </w:r>
      <w:proofErr w:type="spellStart"/>
      <w:r w:rsidR="00C14878" w:rsidRPr="00C14878">
        <w:rPr>
          <w:rFonts w:ascii="Times New Roman" w:eastAsia="Times New Roman" w:hAnsi="Times New Roman" w:cs="Times New Roman"/>
          <w:i/>
          <w:iCs/>
          <w:sz w:val="24"/>
          <w:szCs w:val="24"/>
        </w:rPr>
        <w:t>Stomotoca</w:t>
      </w:r>
      <w:proofErr w:type="spellEnd"/>
      <w:r w:rsidR="00C14878" w:rsidRPr="00C14878">
        <w:rPr>
          <w:rFonts w:ascii="Times New Roman" w:eastAsia="Times New Roman" w:hAnsi="Times New Roman" w:cs="Times New Roman"/>
          <w:i/>
          <w:iCs/>
          <w:sz w:val="24"/>
          <w:szCs w:val="24"/>
        </w:rPr>
        <w:t xml:space="preserve"> </w:t>
      </w:r>
      <w:proofErr w:type="spellStart"/>
      <w:r w:rsidR="00C14878" w:rsidRPr="00C14878">
        <w:rPr>
          <w:rFonts w:ascii="Times New Roman" w:eastAsia="Times New Roman" w:hAnsi="Times New Roman" w:cs="Times New Roman"/>
          <w:i/>
          <w:iCs/>
          <w:sz w:val="24"/>
          <w:szCs w:val="24"/>
        </w:rPr>
        <w:t>atra</w:t>
      </w:r>
      <w:proofErr w:type="spellEnd"/>
      <w:r w:rsidR="00C14878" w:rsidRPr="00C14878">
        <w:rPr>
          <w:rFonts w:ascii="Times New Roman" w:eastAsia="Times New Roman" w:hAnsi="Times New Roman" w:cs="Times New Roman"/>
          <w:sz w:val="24"/>
          <w:szCs w:val="24"/>
        </w:rPr>
        <w:t xml:space="preserve"> were the only taxa that showed consistently positive responses to light, with eDNA index increases of 0.190 and 0.100 under illuminated daytime conditions and 0.110 and 0.0852 at night, respectively. </w:t>
      </w:r>
      <w:r w:rsidR="00C14878" w:rsidRPr="00C14878">
        <w:rPr>
          <w:rFonts w:ascii="Times New Roman" w:eastAsia="Times New Roman" w:hAnsi="Times New Roman" w:cs="Times New Roman"/>
          <w:i/>
          <w:iCs/>
          <w:sz w:val="24"/>
          <w:szCs w:val="24"/>
        </w:rPr>
        <w:t>Aurelia</w:t>
      </w:r>
      <w:r w:rsidR="00C14878" w:rsidRPr="00C14878">
        <w:rPr>
          <w:rFonts w:ascii="Times New Roman" w:eastAsia="Times New Roman" w:hAnsi="Times New Roman" w:cs="Times New Roman"/>
          <w:sz w:val="24"/>
          <w:szCs w:val="24"/>
        </w:rPr>
        <w:t xml:space="preserve"> also responded positively to light at </w:t>
      </w:r>
      <w:r w:rsidR="00C14878">
        <w:rPr>
          <w:rFonts w:ascii="Times New Roman" w:eastAsia="Times New Roman" w:hAnsi="Times New Roman" w:cs="Times New Roman"/>
          <w:sz w:val="24"/>
          <w:szCs w:val="24"/>
        </w:rPr>
        <w:t>day</w:t>
      </w:r>
      <w:r w:rsidR="00C14878" w:rsidRPr="00C14878">
        <w:rPr>
          <w:rFonts w:ascii="Times New Roman" w:eastAsia="Times New Roman" w:hAnsi="Times New Roman" w:cs="Times New Roman"/>
          <w:sz w:val="24"/>
          <w:szCs w:val="24"/>
        </w:rPr>
        <w:t xml:space="preserve">, showing a mean increase of 0.140, but displayed a negative response during the </w:t>
      </w:r>
      <w:r w:rsidR="00C14878">
        <w:rPr>
          <w:rFonts w:ascii="Times New Roman" w:eastAsia="Times New Roman" w:hAnsi="Times New Roman" w:cs="Times New Roman"/>
          <w:sz w:val="24"/>
          <w:szCs w:val="24"/>
        </w:rPr>
        <w:t>night</w:t>
      </w:r>
      <w:r w:rsidR="00C14878" w:rsidRPr="00C14878">
        <w:rPr>
          <w:rFonts w:ascii="Times New Roman" w:eastAsia="Times New Roman" w:hAnsi="Times New Roman" w:cs="Times New Roman"/>
          <w:sz w:val="24"/>
          <w:szCs w:val="24"/>
        </w:rPr>
        <w:t xml:space="preserve"> (−0.111). </w:t>
      </w:r>
      <w:r w:rsidR="00422E7F" w:rsidRPr="00422E7F">
        <w:rPr>
          <w:rFonts w:ascii="Times New Roman" w:eastAsia="Times New Roman" w:hAnsi="Times New Roman" w:cs="Times New Roman"/>
          <w:sz w:val="24"/>
          <w:szCs w:val="24"/>
        </w:rPr>
        <w:t>In contrast</w:t>
      </w:r>
      <w:r w:rsidR="00422E7F">
        <w:rPr>
          <w:rFonts w:ascii="Times New Roman" w:eastAsia="Times New Roman" w:hAnsi="Times New Roman" w:cs="Times New Roman"/>
          <w:sz w:val="24"/>
          <w:szCs w:val="24"/>
        </w:rPr>
        <w:t xml:space="preserve">, </w:t>
      </w:r>
      <w:proofErr w:type="spellStart"/>
      <w:r w:rsidR="00C14878" w:rsidRPr="00C14878">
        <w:rPr>
          <w:rFonts w:ascii="Times New Roman" w:eastAsia="Times New Roman" w:hAnsi="Times New Roman" w:cs="Times New Roman"/>
          <w:i/>
          <w:iCs/>
          <w:sz w:val="24"/>
          <w:szCs w:val="24"/>
        </w:rPr>
        <w:t>Lafoea</w:t>
      </w:r>
      <w:proofErr w:type="spellEnd"/>
      <w:r w:rsidR="00C14878" w:rsidRPr="00C14878">
        <w:rPr>
          <w:rFonts w:ascii="Times New Roman" w:eastAsia="Times New Roman" w:hAnsi="Times New Roman" w:cs="Times New Roman"/>
          <w:sz w:val="24"/>
          <w:szCs w:val="24"/>
        </w:rPr>
        <w:t xml:space="preserve"> showed</w:t>
      </w:r>
      <w:r w:rsidR="00C14878">
        <w:rPr>
          <w:rFonts w:ascii="Times New Roman" w:eastAsia="Times New Roman" w:hAnsi="Times New Roman" w:cs="Times New Roman"/>
          <w:sz w:val="24"/>
          <w:szCs w:val="24"/>
        </w:rPr>
        <w:t xml:space="preserve"> opposite</w:t>
      </w:r>
      <w:r w:rsidR="00C14878" w:rsidRPr="00C14878">
        <w:rPr>
          <w:rFonts w:ascii="Times New Roman" w:eastAsia="Times New Roman" w:hAnsi="Times New Roman" w:cs="Times New Roman"/>
          <w:sz w:val="24"/>
          <w:szCs w:val="24"/>
        </w:rPr>
        <w:t xml:space="preserve"> pattern</w:t>
      </w:r>
      <w:r w:rsidR="00C14878">
        <w:rPr>
          <w:rFonts w:ascii="Times New Roman" w:eastAsia="Times New Roman" w:hAnsi="Times New Roman" w:cs="Times New Roman"/>
          <w:sz w:val="24"/>
          <w:szCs w:val="24"/>
        </w:rPr>
        <w:t>s</w:t>
      </w:r>
      <w:r w:rsidR="00C14878" w:rsidRPr="00C14878">
        <w:rPr>
          <w:rFonts w:ascii="Times New Roman" w:eastAsia="Times New Roman" w:hAnsi="Times New Roman" w:cs="Times New Roman"/>
          <w:sz w:val="24"/>
          <w:szCs w:val="24"/>
        </w:rPr>
        <w:t>, with a positive nighttime response (0.106) and a slight negative effect under daytime illumination (−0.077).</w:t>
      </w:r>
      <w:r w:rsidR="00422E7F">
        <w:rPr>
          <w:rFonts w:ascii="Times New Roman" w:eastAsia="Times New Roman" w:hAnsi="Times New Roman" w:cs="Times New Roman"/>
          <w:sz w:val="24"/>
          <w:szCs w:val="24"/>
        </w:rPr>
        <w:t xml:space="preserve"> </w:t>
      </w:r>
      <w:r w:rsidR="00422E7F" w:rsidRPr="00422E7F">
        <w:rPr>
          <w:rFonts w:ascii="Times New Roman" w:eastAsia="Times New Roman" w:hAnsi="Times New Roman" w:cs="Times New Roman"/>
          <w:sz w:val="24"/>
          <w:szCs w:val="24"/>
        </w:rPr>
        <w:t xml:space="preserve">Among filter feeders, </w:t>
      </w:r>
      <w:proofErr w:type="spellStart"/>
      <w:r w:rsidR="00422E7F" w:rsidRPr="00422E7F">
        <w:rPr>
          <w:rFonts w:ascii="Times New Roman" w:eastAsia="Times New Roman" w:hAnsi="Times New Roman" w:cs="Times New Roman"/>
          <w:i/>
          <w:iCs/>
          <w:sz w:val="24"/>
          <w:szCs w:val="24"/>
          <w:u w:val="single"/>
        </w:rPr>
        <w:t>Nuttallia</w:t>
      </w:r>
      <w:proofErr w:type="spellEnd"/>
      <w:r w:rsidR="00422E7F" w:rsidRPr="00422E7F">
        <w:rPr>
          <w:rFonts w:ascii="Times New Roman" w:eastAsia="Times New Roman" w:hAnsi="Times New Roman" w:cs="Times New Roman"/>
          <w:sz w:val="24"/>
          <w:szCs w:val="24"/>
        </w:rPr>
        <w:t xml:space="preserve"> exhibited a positive response to light during the day (0.161), whereas </w:t>
      </w:r>
      <w:r w:rsidR="00422E7F" w:rsidRPr="00422E7F">
        <w:rPr>
          <w:rFonts w:ascii="Times New Roman" w:eastAsia="Times New Roman" w:hAnsi="Times New Roman" w:cs="Times New Roman"/>
          <w:i/>
          <w:iCs/>
          <w:sz w:val="24"/>
          <w:szCs w:val="24"/>
        </w:rPr>
        <w:t>Macoma</w:t>
      </w:r>
      <w:r w:rsidR="00422E7F" w:rsidRPr="00422E7F">
        <w:rPr>
          <w:rFonts w:ascii="Times New Roman" w:eastAsia="Times New Roman" w:hAnsi="Times New Roman" w:cs="Times New Roman"/>
          <w:sz w:val="24"/>
          <w:szCs w:val="24"/>
        </w:rPr>
        <w:t xml:space="preserve"> nasuta responded positively to nighttime illumination (0.0903).</w:t>
      </w:r>
      <w:r w:rsidR="00800B51">
        <w:rPr>
          <w:rFonts w:ascii="Times New Roman" w:eastAsia="Times New Roman" w:hAnsi="Times New Roman" w:cs="Times New Roman"/>
          <w:sz w:val="24"/>
          <w:szCs w:val="24"/>
        </w:rPr>
        <w:t xml:space="preserve"> </w:t>
      </w:r>
      <w:r w:rsidR="00800B51" w:rsidRPr="00800B51">
        <w:rPr>
          <w:rFonts w:ascii="Times New Roman" w:eastAsia="Times New Roman" w:hAnsi="Times New Roman" w:cs="Times New Roman"/>
          <w:sz w:val="24"/>
          <w:szCs w:val="24"/>
        </w:rPr>
        <w:t xml:space="preserve">Among the remaining trophic groups, </w:t>
      </w:r>
      <w:proofErr w:type="spellStart"/>
      <w:r w:rsidR="00800B51" w:rsidRPr="00800B51">
        <w:rPr>
          <w:rFonts w:ascii="Times New Roman" w:eastAsia="Times New Roman" w:hAnsi="Times New Roman" w:cs="Times New Roman"/>
          <w:i/>
          <w:iCs/>
          <w:sz w:val="24"/>
          <w:szCs w:val="24"/>
        </w:rPr>
        <w:t>Acartia</w:t>
      </w:r>
      <w:proofErr w:type="spellEnd"/>
      <w:r w:rsidR="00800B51" w:rsidRPr="00800B51">
        <w:rPr>
          <w:rFonts w:ascii="Times New Roman" w:eastAsia="Times New Roman" w:hAnsi="Times New Roman" w:cs="Times New Roman"/>
          <w:i/>
          <w:iCs/>
          <w:sz w:val="24"/>
          <w:szCs w:val="24"/>
        </w:rPr>
        <w:t xml:space="preserve"> </w:t>
      </w:r>
      <w:proofErr w:type="spellStart"/>
      <w:r w:rsidR="00800B51" w:rsidRPr="00800B51">
        <w:rPr>
          <w:rFonts w:ascii="Times New Roman" w:eastAsia="Times New Roman" w:hAnsi="Times New Roman" w:cs="Times New Roman"/>
          <w:i/>
          <w:iCs/>
          <w:sz w:val="24"/>
          <w:szCs w:val="24"/>
        </w:rPr>
        <w:t>longiremis</w:t>
      </w:r>
      <w:proofErr w:type="spellEnd"/>
      <w:r w:rsidR="00800B51" w:rsidRPr="00800B51">
        <w:rPr>
          <w:rFonts w:ascii="Times New Roman" w:eastAsia="Times New Roman" w:hAnsi="Times New Roman" w:cs="Times New Roman"/>
          <w:sz w:val="24"/>
          <w:szCs w:val="24"/>
        </w:rPr>
        <w:t xml:space="preserve"> (</w:t>
      </w:r>
      <w:proofErr w:type="spellStart"/>
      <w:r w:rsidR="00800B51" w:rsidRPr="00800B51">
        <w:rPr>
          <w:rFonts w:ascii="Times New Roman" w:eastAsia="Times New Roman" w:hAnsi="Times New Roman" w:cs="Times New Roman"/>
          <w:sz w:val="24"/>
          <w:szCs w:val="24"/>
        </w:rPr>
        <w:t>planktivore</w:t>
      </w:r>
      <w:proofErr w:type="spellEnd"/>
      <w:r w:rsidR="00800B51" w:rsidRPr="00800B51">
        <w:rPr>
          <w:rFonts w:ascii="Times New Roman" w:eastAsia="Times New Roman" w:hAnsi="Times New Roman" w:cs="Times New Roman"/>
          <w:sz w:val="24"/>
          <w:szCs w:val="24"/>
        </w:rPr>
        <w:t xml:space="preserve">) and </w:t>
      </w:r>
      <w:r w:rsidR="00800B51" w:rsidRPr="00800B51">
        <w:rPr>
          <w:rFonts w:ascii="Times New Roman" w:eastAsia="Times New Roman" w:hAnsi="Times New Roman" w:cs="Times New Roman"/>
          <w:i/>
          <w:iCs/>
          <w:sz w:val="24"/>
          <w:szCs w:val="24"/>
        </w:rPr>
        <w:t xml:space="preserve">Clupea </w:t>
      </w:r>
      <w:proofErr w:type="spellStart"/>
      <w:r w:rsidR="00800B51" w:rsidRPr="00800B51">
        <w:rPr>
          <w:rFonts w:ascii="Times New Roman" w:eastAsia="Times New Roman" w:hAnsi="Times New Roman" w:cs="Times New Roman"/>
          <w:i/>
          <w:iCs/>
          <w:sz w:val="24"/>
          <w:szCs w:val="24"/>
        </w:rPr>
        <w:t>pallasii</w:t>
      </w:r>
      <w:proofErr w:type="spellEnd"/>
      <w:r w:rsidR="00800B51" w:rsidRPr="00800B51">
        <w:rPr>
          <w:rFonts w:ascii="Times New Roman" w:eastAsia="Times New Roman" w:hAnsi="Times New Roman" w:cs="Times New Roman"/>
          <w:sz w:val="24"/>
          <w:szCs w:val="24"/>
        </w:rPr>
        <w:t xml:space="preserve"> (forage vertebrate) were the only species that showed positive responses to nighttime </w:t>
      </w:r>
      <w:r w:rsidR="00800B51">
        <w:rPr>
          <w:rFonts w:ascii="Times New Roman" w:eastAsia="Times New Roman" w:hAnsi="Times New Roman" w:cs="Times New Roman"/>
          <w:sz w:val="24"/>
          <w:szCs w:val="24"/>
        </w:rPr>
        <w:t>light effects</w:t>
      </w:r>
      <w:r w:rsidR="00800B51" w:rsidRPr="00800B51">
        <w:rPr>
          <w:rFonts w:ascii="Times New Roman" w:eastAsia="Times New Roman" w:hAnsi="Times New Roman" w:cs="Times New Roman"/>
          <w:sz w:val="24"/>
          <w:szCs w:val="24"/>
        </w:rPr>
        <w:t>, with mean eDNA index increases of 0.154 and 0.202, respectively.</w:t>
      </w:r>
    </w:p>
    <w:p w14:paraId="5D62F4E7" w14:textId="29C371C0" w:rsidR="00021C5B" w:rsidRDefault="00930B5A" w:rsidP="004F7D06">
      <w:pPr>
        <w:ind w:firstLine="720"/>
        <w:rPr>
          <w:rFonts w:ascii="Times New Roman" w:eastAsia="Times New Roman" w:hAnsi="Times New Roman" w:cs="Times New Roman"/>
          <w:sz w:val="24"/>
          <w:szCs w:val="24"/>
        </w:rPr>
      </w:pPr>
      <w:r w:rsidRPr="00930B5A">
        <w:rPr>
          <w:rFonts w:ascii="Times New Roman" w:eastAsia="Times New Roman" w:hAnsi="Times New Roman" w:cs="Times New Roman"/>
          <w:sz w:val="24"/>
          <w:szCs w:val="24"/>
        </w:rPr>
        <w:t>Benthic invertebrates (27 species) exhibited highly heterogeneous behaviors</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 xml:space="preserve">. Species such as </w:t>
      </w:r>
      <w:proofErr w:type="spellStart"/>
      <w:r w:rsidRPr="00B03FAF">
        <w:rPr>
          <w:rFonts w:ascii="Times New Roman" w:eastAsia="Times New Roman" w:hAnsi="Times New Roman" w:cs="Times New Roman"/>
          <w:i/>
          <w:iCs/>
          <w:sz w:val="24"/>
          <w:szCs w:val="24"/>
        </w:rPr>
        <w:t>Glycinde</w:t>
      </w:r>
      <w:proofErr w:type="spellEnd"/>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Glycera</w:t>
      </w:r>
      <w:proofErr w:type="spellEnd"/>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americana</w:t>
      </w:r>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Glycera</w:t>
      </w:r>
      <w:proofErr w:type="spellEnd"/>
      <w:r w:rsidRPr="00B03FAF">
        <w:rPr>
          <w:rFonts w:ascii="Times New Roman" w:eastAsia="Times New Roman" w:hAnsi="Times New Roman" w:cs="Times New Roman"/>
          <w:i/>
          <w:iCs/>
          <w:sz w:val="24"/>
          <w:szCs w:val="24"/>
        </w:rPr>
        <w:t xml:space="preserve"> robusta</w:t>
      </w:r>
      <w:r w:rsidRPr="00930B5A">
        <w:rPr>
          <w:rFonts w:ascii="Times New Roman" w:eastAsia="Times New Roman" w:hAnsi="Times New Roman" w:cs="Times New Roman"/>
          <w:sz w:val="24"/>
          <w:szCs w:val="24"/>
        </w:rPr>
        <w:t xml:space="preserve">, and </w:t>
      </w:r>
      <w:proofErr w:type="spellStart"/>
      <w:r w:rsidRPr="00B03FAF">
        <w:rPr>
          <w:rFonts w:ascii="Times New Roman" w:eastAsia="Times New Roman" w:hAnsi="Times New Roman" w:cs="Times New Roman"/>
          <w:i/>
          <w:iCs/>
          <w:sz w:val="24"/>
          <w:szCs w:val="24"/>
        </w:rPr>
        <w:t>Laonice</w:t>
      </w:r>
      <w:proofErr w:type="spellEnd"/>
      <w:r w:rsidRPr="00930B5A">
        <w:rPr>
          <w:rFonts w:ascii="Times New Roman" w:eastAsia="Times New Roman" w:hAnsi="Times New Roman" w:cs="Times New Roman"/>
          <w:sz w:val="24"/>
          <w:szCs w:val="24"/>
        </w:rPr>
        <w:t xml:space="preserve"> were more abundant at night. </w:t>
      </w:r>
      <w:proofErr w:type="spellStart"/>
      <w:r w:rsidRPr="00B03FAF">
        <w:rPr>
          <w:rFonts w:ascii="Times New Roman" w:eastAsia="Times New Roman" w:hAnsi="Times New Roman" w:cs="Times New Roman"/>
          <w:i/>
          <w:iCs/>
          <w:sz w:val="24"/>
          <w:szCs w:val="24"/>
        </w:rPr>
        <w:t>Diopatra</w:t>
      </w:r>
      <w:proofErr w:type="spellEnd"/>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Alitta</w:t>
      </w:r>
      <w:r w:rsidRPr="00930B5A">
        <w:rPr>
          <w:rFonts w:ascii="Times New Roman" w:eastAsia="Times New Roman" w:hAnsi="Times New Roman" w:cs="Times New Roman"/>
          <w:sz w:val="24"/>
          <w:szCs w:val="24"/>
        </w:rPr>
        <w:t xml:space="preserve"> also peaked at night, although </w:t>
      </w:r>
      <w:r w:rsidR="00B03FAF" w:rsidRPr="00B03FAF">
        <w:rPr>
          <w:rFonts w:ascii="Times New Roman" w:eastAsia="Times New Roman" w:hAnsi="Times New Roman" w:cs="Times New Roman"/>
          <w:sz w:val="24"/>
          <w:szCs w:val="24"/>
        </w:rPr>
        <w:t>the former</w:t>
      </w:r>
      <w:r w:rsidRPr="00930B5A">
        <w:rPr>
          <w:rFonts w:ascii="Times New Roman" w:eastAsia="Times New Roman" w:hAnsi="Times New Roman" w:cs="Times New Roman"/>
          <w:sz w:val="24"/>
          <w:szCs w:val="24"/>
        </w:rPr>
        <w:t xml:space="preserve"> decreased and</w:t>
      </w:r>
      <w:r w:rsidR="00B03FAF">
        <w:rPr>
          <w:rFonts w:ascii="Times New Roman" w:eastAsia="Times New Roman" w:hAnsi="Times New Roman" w:cs="Times New Roman"/>
          <w:i/>
          <w:iCs/>
          <w:sz w:val="24"/>
          <w:szCs w:val="24"/>
        </w:rPr>
        <w:t xml:space="preserve"> </w:t>
      </w:r>
      <w:r w:rsidR="00B03FAF" w:rsidRPr="00B03FAF">
        <w:rPr>
          <w:rFonts w:ascii="Times New Roman" w:eastAsia="Times New Roman" w:hAnsi="Times New Roman" w:cs="Times New Roman"/>
          <w:sz w:val="24"/>
          <w:szCs w:val="24"/>
        </w:rPr>
        <w:t>the latter</w:t>
      </w:r>
      <w:r w:rsidRPr="00930B5A">
        <w:rPr>
          <w:rFonts w:ascii="Times New Roman" w:eastAsia="Times New Roman" w:hAnsi="Times New Roman" w:cs="Times New Roman"/>
          <w:sz w:val="24"/>
          <w:szCs w:val="24"/>
        </w:rPr>
        <w:t xml:space="preserve"> increased under illuminated nighttime conditions. In contrast, </w:t>
      </w:r>
      <w:proofErr w:type="spellStart"/>
      <w:r w:rsidRPr="00B03FAF">
        <w:rPr>
          <w:rFonts w:ascii="Times New Roman" w:eastAsia="Times New Roman" w:hAnsi="Times New Roman" w:cs="Times New Roman"/>
          <w:i/>
          <w:iCs/>
          <w:sz w:val="24"/>
          <w:szCs w:val="24"/>
        </w:rPr>
        <w:t>Leodice</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valens</w:t>
      </w:r>
      <w:proofErr w:type="spellEnd"/>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Micropodarke</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dubia</w:t>
      </w:r>
      <w:proofErr w:type="spellEnd"/>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Strongylocentrotus</w:t>
      </w:r>
      <w:r w:rsidRPr="00930B5A">
        <w:rPr>
          <w:rFonts w:ascii="Times New Roman" w:eastAsia="Times New Roman" w:hAnsi="Times New Roman" w:cs="Times New Roman"/>
          <w:sz w:val="24"/>
          <w:szCs w:val="24"/>
        </w:rPr>
        <w:t xml:space="preserve"> were more common during the day, with the latter two showing even stronger daytime abundance when lights were on. </w:t>
      </w:r>
      <w:proofErr w:type="spellStart"/>
      <w:r w:rsidRPr="00B03FAF">
        <w:rPr>
          <w:rFonts w:ascii="Times New Roman" w:eastAsia="Times New Roman" w:hAnsi="Times New Roman" w:cs="Times New Roman"/>
          <w:i/>
          <w:iCs/>
          <w:sz w:val="24"/>
          <w:szCs w:val="24"/>
        </w:rPr>
        <w:t>Sabellariidae</w:t>
      </w:r>
      <w:proofErr w:type="spellEnd"/>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Nudibranchia</w:t>
      </w:r>
      <w:proofErr w:type="spellEnd"/>
      <w:r w:rsidRPr="00930B5A">
        <w:rPr>
          <w:rFonts w:ascii="Times New Roman" w:eastAsia="Times New Roman" w:hAnsi="Times New Roman" w:cs="Times New Roman"/>
          <w:sz w:val="24"/>
          <w:szCs w:val="24"/>
        </w:rPr>
        <w:t xml:space="preserve">, and </w:t>
      </w:r>
      <w:proofErr w:type="spellStart"/>
      <w:r w:rsidRPr="00B03FAF">
        <w:rPr>
          <w:rFonts w:ascii="Times New Roman" w:eastAsia="Times New Roman" w:hAnsi="Times New Roman" w:cs="Times New Roman"/>
          <w:i/>
          <w:iCs/>
          <w:sz w:val="24"/>
          <w:szCs w:val="24"/>
        </w:rPr>
        <w:t>Platynereis</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bicanaliculata</w:t>
      </w:r>
      <w:proofErr w:type="spellEnd"/>
      <w:r w:rsidRPr="00930B5A">
        <w:rPr>
          <w:rFonts w:ascii="Times New Roman" w:eastAsia="Times New Roman" w:hAnsi="Times New Roman" w:cs="Times New Roman"/>
          <w:sz w:val="24"/>
          <w:szCs w:val="24"/>
        </w:rPr>
        <w:t xml:space="preserve"> avoided light at night, whereas</w:t>
      </w:r>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Paleanotus</w:t>
      </w:r>
      <w:proofErr w:type="spellEnd"/>
      <w:r w:rsidRPr="00930B5A">
        <w:rPr>
          <w:rFonts w:ascii="Times New Roman" w:eastAsia="Times New Roman" w:hAnsi="Times New Roman" w:cs="Times New Roman"/>
          <w:sz w:val="24"/>
          <w:szCs w:val="24"/>
        </w:rPr>
        <w:t xml:space="preserve"> showed the opposite pattern. The remaining benthic invertebrate species exhibited no significant diel or light-related effects.</w:t>
      </w:r>
    </w:p>
    <w:p w14:paraId="27811809" w14:textId="104BEE88" w:rsidR="00B30010" w:rsidRDefault="00B30010" w:rsidP="00B20C73">
      <w:pPr>
        <w:contextualSpacing/>
        <w:rPr>
          <w:rFonts w:ascii="Times New Roman" w:eastAsia="Times New Roman" w:hAnsi="Times New Roman" w:cs="Times New Roman"/>
          <w:sz w:val="24"/>
          <w:szCs w:val="24"/>
        </w:rPr>
      </w:pPr>
      <w:r w:rsidRPr="00B30010">
        <w:rPr>
          <w:rFonts w:ascii="Times New Roman" w:eastAsia="Times New Roman" w:hAnsi="Times New Roman" w:cs="Times New Roman"/>
          <w:sz w:val="24"/>
          <w:szCs w:val="24"/>
        </w:rPr>
        <w:t xml:space="preserve">Regarding the MV1 primers, apex predators were detected predominantly during the </w:t>
      </w:r>
      <w:proofErr w:type="gramStart"/>
      <w:r w:rsidRPr="00B30010">
        <w:rPr>
          <w:rFonts w:ascii="Times New Roman" w:eastAsia="Times New Roman" w:hAnsi="Times New Roman" w:cs="Times New Roman"/>
          <w:sz w:val="24"/>
          <w:szCs w:val="24"/>
        </w:rPr>
        <w:t>day</w:t>
      </w:r>
      <w:r w:rsidR="00F94FB8">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w:t>
      </w:r>
      <w:proofErr w:type="gramEnd"/>
      <w:r w:rsidRPr="00B30010">
        <w:rPr>
          <w:rFonts w:ascii="Times New Roman" w:eastAsia="Times New Roman" w:hAnsi="Times New Roman" w:cs="Times New Roman"/>
          <w:sz w:val="24"/>
          <w:szCs w:val="24"/>
        </w:rPr>
        <w:t xml:space="preserve"> showed a slight preference for no-light conditions during daytime sampling, and exhibited a modest increase in abundance under illuminated conditions at night</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xml:space="preserve">. </w:t>
      </w:r>
      <w:proofErr w:type="spellStart"/>
      <w:r w:rsidRPr="00B30010">
        <w:rPr>
          <w:rFonts w:ascii="Times New Roman" w:eastAsia="Times New Roman" w:hAnsi="Times New Roman" w:cs="Times New Roman"/>
          <w:sz w:val="24"/>
          <w:szCs w:val="24"/>
        </w:rPr>
        <w:t>Mesopredators</w:t>
      </w:r>
      <w:proofErr w:type="spellEnd"/>
      <w:r w:rsidRPr="00B30010">
        <w:rPr>
          <w:rFonts w:ascii="Times New Roman" w:eastAsia="Times New Roman" w:hAnsi="Times New Roman" w:cs="Times New Roman"/>
          <w:sz w:val="24"/>
          <w:szCs w:val="24"/>
        </w:rPr>
        <w:t xml:space="preserve"> displayed a wide range of behaviors</w:t>
      </w:r>
      <w:r w:rsidR="00F94FB8">
        <w:rPr>
          <w:rFonts w:ascii="Times New Roman" w:eastAsia="Times New Roman" w:hAnsi="Times New Roman" w:cs="Times New Roman"/>
          <w:sz w:val="24"/>
          <w:szCs w:val="24"/>
        </w:rPr>
        <w:t xml:space="preserve"> </w:t>
      </w:r>
      <w:r w:rsidR="00F94FB8"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Pholis ornata</w:t>
      </w:r>
      <w:r w:rsidRPr="00B30010">
        <w:rPr>
          <w:rFonts w:ascii="Times New Roman" w:eastAsia="Times New Roman" w:hAnsi="Times New Roman" w:cs="Times New Roman"/>
          <w:sz w:val="24"/>
          <w:szCs w:val="24"/>
        </w:rPr>
        <w:t xml:space="preserve"> was more abundant during the day (+0.108), </w:t>
      </w:r>
      <w:r w:rsidRPr="00B30010">
        <w:rPr>
          <w:rFonts w:ascii="Times New Roman" w:eastAsia="Times New Roman" w:hAnsi="Times New Roman" w:cs="Times New Roman"/>
          <w:sz w:val="24"/>
          <w:szCs w:val="24"/>
        </w:rPr>
        <w:lastRenderedPageBreak/>
        <w:t xml:space="preserve">whereas </w:t>
      </w:r>
      <w:proofErr w:type="spellStart"/>
      <w:r w:rsidRPr="00B30010">
        <w:rPr>
          <w:rFonts w:ascii="Times New Roman" w:eastAsia="Times New Roman" w:hAnsi="Times New Roman" w:cs="Times New Roman"/>
          <w:i/>
          <w:iCs/>
          <w:sz w:val="24"/>
          <w:szCs w:val="24"/>
        </w:rPr>
        <w:t>Aulorhynchus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flavidus</w:t>
      </w:r>
      <w:proofErr w:type="spellEnd"/>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Gadus</w:t>
      </w:r>
      <w:r w:rsidRPr="00B30010">
        <w:rPr>
          <w:rFonts w:ascii="Times New Roman" w:eastAsia="Times New Roman" w:hAnsi="Times New Roman" w:cs="Times New Roman"/>
          <w:sz w:val="24"/>
          <w:szCs w:val="24"/>
        </w:rPr>
        <w:t xml:space="preserve">, and </w:t>
      </w:r>
      <w:proofErr w:type="spellStart"/>
      <w:r w:rsidRPr="00B30010">
        <w:rPr>
          <w:rFonts w:ascii="Times New Roman" w:eastAsia="Times New Roman" w:hAnsi="Times New Roman" w:cs="Times New Roman"/>
          <w:i/>
          <w:iCs/>
          <w:sz w:val="24"/>
          <w:szCs w:val="24"/>
        </w:rPr>
        <w:t>Artedius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harringtoni</w:t>
      </w:r>
      <w:proofErr w:type="spellEnd"/>
      <w:r w:rsidRPr="00B30010">
        <w:rPr>
          <w:rFonts w:ascii="Times New Roman" w:eastAsia="Times New Roman" w:hAnsi="Times New Roman" w:cs="Times New Roman"/>
          <w:sz w:val="24"/>
          <w:szCs w:val="24"/>
        </w:rPr>
        <w:t xml:space="preserve"> were more prevalent at night</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-0.118</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-0.141</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-0.123</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mean eDNA index change</w:t>
      </w:r>
      <w:r w:rsidRPr="00B300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respectively)</w:t>
      </w:r>
      <w:r w:rsidRPr="00B30010">
        <w:rPr>
          <w:rFonts w:ascii="Times New Roman" w:eastAsia="Times New Roman" w:hAnsi="Times New Roman" w:cs="Times New Roman"/>
          <w:sz w:val="24"/>
          <w:szCs w:val="24"/>
        </w:rPr>
        <w:t>, with the latter two showing higher eDNA indices under nighttime illumination</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0.0958</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0.117</w:t>
      </w:r>
      <w:r>
        <w:rPr>
          <w:rFonts w:ascii="Times New Roman" w:eastAsia="Times New Roman" w:hAnsi="Times New Roman" w:cs="Times New Roman"/>
          <w:sz w:val="24"/>
          <w:szCs w:val="24"/>
        </w:rPr>
        <w:t xml:space="preserve"> mean eDNA index change)</w:t>
      </w:r>
      <w:r w:rsidRPr="00B30010">
        <w:rPr>
          <w:rFonts w:ascii="Times New Roman" w:eastAsia="Times New Roman" w:hAnsi="Times New Roman" w:cs="Times New Roman"/>
          <w:sz w:val="24"/>
          <w:szCs w:val="24"/>
        </w:rPr>
        <w:t xml:space="preserve">. Additional </w:t>
      </w:r>
      <w:proofErr w:type="spellStart"/>
      <w:r w:rsidRPr="00B30010">
        <w:rPr>
          <w:rFonts w:ascii="Times New Roman" w:eastAsia="Times New Roman" w:hAnsi="Times New Roman" w:cs="Times New Roman"/>
          <w:sz w:val="24"/>
          <w:szCs w:val="24"/>
        </w:rPr>
        <w:t>mesopredators</w:t>
      </w:r>
      <w:proofErr w:type="spellEnd"/>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 xml:space="preserve">including </w:t>
      </w:r>
      <w:proofErr w:type="spellStart"/>
      <w:r w:rsidRPr="00B30010">
        <w:rPr>
          <w:rFonts w:ascii="Times New Roman" w:eastAsia="Times New Roman" w:hAnsi="Times New Roman" w:cs="Times New Roman"/>
          <w:i/>
          <w:iCs/>
          <w:sz w:val="24"/>
          <w:szCs w:val="24"/>
        </w:rPr>
        <w:t>Nautichthys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oculofasciatus</w:t>
      </w:r>
      <w:proofErr w:type="spellEnd"/>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Pholis ornata</w:t>
      </w:r>
      <w:r w:rsidRPr="00B30010">
        <w:rPr>
          <w:rFonts w:ascii="Times New Roman" w:eastAsia="Times New Roman" w:hAnsi="Times New Roman" w:cs="Times New Roman"/>
          <w:sz w:val="24"/>
          <w:szCs w:val="24"/>
        </w:rPr>
        <w:t xml:space="preserve">, and </w:t>
      </w:r>
      <w:proofErr w:type="spellStart"/>
      <w:r w:rsidRPr="00B30010">
        <w:rPr>
          <w:rFonts w:ascii="Times New Roman" w:eastAsia="Times New Roman" w:hAnsi="Times New Roman" w:cs="Times New Roman"/>
          <w:i/>
          <w:iCs/>
          <w:sz w:val="24"/>
          <w:szCs w:val="24"/>
        </w:rPr>
        <w:t>Phytichthys</w:t>
      </w:r>
      <w:proofErr w:type="spellEnd"/>
      <w:r w:rsidRPr="00B30010">
        <w:rPr>
          <w:rFonts w:ascii="Times New Roman" w:eastAsia="Times New Roman" w:hAnsi="Times New Roman" w:cs="Times New Roman"/>
          <w:i/>
          <w:iCs/>
          <w:sz w:val="24"/>
          <w:szCs w:val="24"/>
        </w:rPr>
        <w:t xml:space="preserve"> chirus</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exhibited increased eDNA indices in response to nighttime light</w:t>
      </w:r>
      <w:r>
        <w:rPr>
          <w:rFonts w:ascii="Times New Roman" w:eastAsia="Times New Roman" w:hAnsi="Times New Roman" w:cs="Times New Roman"/>
          <w:sz w:val="24"/>
          <w:szCs w:val="24"/>
        </w:rPr>
        <w:t xml:space="preserve"> alone (</w:t>
      </w:r>
      <w:r w:rsidRPr="00B30010">
        <w:rPr>
          <w:rFonts w:ascii="Times New Roman" w:eastAsia="Times New Roman" w:hAnsi="Times New Roman" w:cs="Times New Roman"/>
          <w:sz w:val="24"/>
          <w:szCs w:val="24"/>
        </w:rPr>
        <w:t>0.102</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0.0932</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0.0903</w:t>
      </w:r>
      <w:r>
        <w:rPr>
          <w:rFonts w:ascii="Times New Roman" w:eastAsia="Times New Roman" w:hAnsi="Times New Roman" w:cs="Times New Roman"/>
          <w:sz w:val="24"/>
          <w:szCs w:val="24"/>
        </w:rPr>
        <w:t>)</w:t>
      </w:r>
      <w:r w:rsidRPr="00B30010">
        <w:rPr>
          <w:rFonts w:ascii="Times New Roman" w:eastAsia="Times New Roman" w:hAnsi="Times New Roman" w:cs="Times New Roman"/>
          <w:sz w:val="24"/>
          <w:szCs w:val="24"/>
        </w:rPr>
        <w:t xml:space="preserve">. No </w:t>
      </w:r>
      <w:proofErr w:type="spellStart"/>
      <w:r w:rsidRPr="00B30010">
        <w:rPr>
          <w:rFonts w:ascii="Times New Roman" w:eastAsia="Times New Roman" w:hAnsi="Times New Roman" w:cs="Times New Roman"/>
          <w:sz w:val="24"/>
          <w:szCs w:val="24"/>
        </w:rPr>
        <w:t>mesopredator</w:t>
      </w:r>
      <w:proofErr w:type="spellEnd"/>
      <w:r w:rsidRPr="00B30010">
        <w:rPr>
          <w:rFonts w:ascii="Times New Roman" w:eastAsia="Times New Roman" w:hAnsi="Times New Roman" w:cs="Times New Roman"/>
          <w:sz w:val="24"/>
          <w:szCs w:val="24"/>
        </w:rPr>
        <w:t xml:space="preserve"> species showed significant increases in eDNA index under illuminated daytime conditions.</w:t>
      </w:r>
    </w:p>
    <w:p w14:paraId="48459C53" w14:textId="77777777" w:rsidR="00B30010" w:rsidRDefault="00B30010" w:rsidP="00B20C73">
      <w:pPr>
        <w:contextualSpacing/>
        <w:rPr>
          <w:rFonts w:ascii="Times New Roman" w:eastAsia="Times New Roman" w:hAnsi="Times New Roman" w:cs="Times New Roman"/>
          <w:sz w:val="24"/>
          <w:szCs w:val="24"/>
        </w:rPr>
      </w:pPr>
    </w:p>
    <w:p w14:paraId="0BF6CD02" w14:textId="74D0E1D9" w:rsidR="00B30010" w:rsidRDefault="00FE7FED"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C752E68" wp14:editId="46C07800">
            <wp:extent cx="5943600" cy="7132320"/>
            <wp:effectExtent l="0" t="0" r="0" b="5080"/>
            <wp:docPr id="841380919" name="Picture 1" descr="A chart of different types of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0919" name="Picture 1" descr="A chart of different types of speci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1E81255B" w14:textId="5ECE249A" w:rsidR="0022492A" w:rsidRPr="0022492A" w:rsidRDefault="0022492A" w:rsidP="0022492A">
      <w:pPr>
        <w:contextualSpacing/>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3. </w:t>
      </w:r>
      <w:r w:rsidRPr="0022492A">
        <w:rPr>
          <w:rFonts w:ascii="Times New Roman" w:eastAsia="Times New Roman" w:hAnsi="Times New Roman" w:cs="Times New Roman"/>
          <w:i/>
          <w:iCs/>
          <w:sz w:val="24"/>
          <w:szCs w:val="24"/>
        </w:rPr>
        <w:t>Taxon-specific diel and light-associated responses across trophic groups.</w:t>
      </w:r>
      <w:r w:rsidRPr="0022492A">
        <w:rPr>
          <w:rFonts w:ascii="Times New Roman" w:eastAsia="Times New Roman" w:hAnsi="Times New Roman" w:cs="Times New Roman"/>
          <w:i/>
          <w:iCs/>
          <w:sz w:val="24"/>
          <w:szCs w:val="24"/>
        </w:rPr>
        <w:t xml:space="preserve"> </w:t>
      </w:r>
      <w:r w:rsidRPr="0022492A">
        <w:rPr>
          <w:rFonts w:ascii="Times New Roman" w:eastAsia="Times New Roman" w:hAnsi="Times New Roman" w:cs="Times New Roman"/>
          <w:i/>
          <w:iCs/>
          <w:sz w:val="24"/>
          <w:szCs w:val="24"/>
        </w:rPr>
        <w:t xml:space="preserve">Mean eDNA index change (average of all pairwise comparisons) for each species is shown across three treatment contrasts: Day vs. Night, Light vs. No Light at night, and Light vs. No Light during the </w:t>
      </w:r>
      <w:r w:rsidRPr="0022492A">
        <w:rPr>
          <w:rFonts w:ascii="Times New Roman" w:eastAsia="Times New Roman" w:hAnsi="Times New Roman" w:cs="Times New Roman"/>
          <w:i/>
          <w:iCs/>
          <w:sz w:val="24"/>
          <w:szCs w:val="24"/>
        </w:rPr>
        <w:lastRenderedPageBreak/>
        <w:t>day. Panels represent major trophic and functional groups detected by COI (top two rows) and MV1 (bottom row) markers. Lines indicate species-level responses, while boxplots summarize group-level distributions. Positive values reflect higher eDNA signal under the first condition of each comparison (e.g., Day, Light), whereas negative values indicate higher signal under the second condition (e.g., Night, No Light). Patterns highlight strong daytime associations across primary producers and several consumer groups, limited positive responses to artificial illumination among gelatinous zooplankton and filter feeders, diverse behaviors in benthic invertebrates, and variable diel and light-driven responses among MV1-detected vertebrates.</w:t>
      </w:r>
    </w:p>
    <w:p w14:paraId="17ECD62F" w14:textId="77777777" w:rsidR="00B30010" w:rsidRDefault="00B30010" w:rsidP="00B20C73">
      <w:pPr>
        <w:contextualSpacing/>
        <w:rPr>
          <w:rFonts w:ascii="Times New Roman" w:eastAsia="Times New Roman" w:hAnsi="Times New Roman" w:cs="Times New Roman"/>
          <w:sz w:val="24"/>
          <w:szCs w:val="24"/>
        </w:rPr>
      </w:pPr>
    </w:p>
    <w:p w14:paraId="33D269A1" w14:textId="77777777" w:rsidR="00AA78D9"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 Discussion</w:t>
      </w:r>
    </w:p>
    <w:p w14:paraId="2FC71FB8" w14:textId="2ADE78F0"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4.1 Assessment of predictions and community patterns</w:t>
      </w:r>
    </w:p>
    <w:p w14:paraId="1C47B4E1" w14:textId="3DFAAE94" w:rsidR="001F418E" w:rsidRDefault="00A44E3E" w:rsidP="006D598D">
      <w:pPr>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 xml:space="preserve">Our study demonstrates that both natural diel cycles and artificial illumination significantly </w:t>
      </w:r>
      <w:del w:id="20" w:author="Ryan Kelly" w:date="2025-11-25T11:49:00Z">
        <w:r w:rsidRPr="00A44E3E" w:rsidDel="006828C2">
          <w:rPr>
            <w:rFonts w:ascii="Times New Roman" w:eastAsia="Times New Roman" w:hAnsi="Times New Roman" w:cs="Times New Roman"/>
            <w:sz w:val="24"/>
            <w:szCs w:val="24"/>
          </w:rPr>
          <w:delText xml:space="preserve">structure </w:delText>
        </w:r>
      </w:del>
      <w:ins w:id="21" w:author="Ryan Kelly" w:date="2025-11-25T11:49:00Z">
        <w:r w:rsidR="006828C2">
          <w:rPr>
            <w:rFonts w:ascii="Times New Roman" w:eastAsia="Times New Roman" w:hAnsi="Times New Roman" w:cs="Times New Roman"/>
            <w:sz w:val="24"/>
            <w:szCs w:val="24"/>
          </w:rPr>
          <w:t>influence</w:t>
        </w:r>
        <w:r w:rsidR="006828C2" w:rsidRPr="00A44E3E">
          <w:rPr>
            <w:rFonts w:ascii="Times New Roman" w:eastAsia="Times New Roman" w:hAnsi="Times New Roman" w:cs="Times New Roman"/>
            <w:sz w:val="24"/>
            <w:szCs w:val="24"/>
          </w:rPr>
          <w:t xml:space="preserve"> </w:t>
        </w:r>
      </w:ins>
      <w:r w:rsidRPr="00A44E3E">
        <w:rPr>
          <w:rFonts w:ascii="Times New Roman" w:eastAsia="Times New Roman" w:hAnsi="Times New Roman" w:cs="Times New Roman"/>
          <w:sz w:val="24"/>
          <w:szCs w:val="24"/>
        </w:rPr>
        <w:t>nearshore marine communities, with changes detectable within just 30 minutes of light exposure. While all three predictions were supported to varying degrees, species- and group-specific responses revealed substantial behavioral and ecological complexity</w:t>
      </w:r>
      <w:r w:rsidR="00F33854" w:rsidRPr="00CA60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B2E4572" w14:textId="77777777" w:rsidR="001F418E" w:rsidRDefault="00A44E3E" w:rsidP="001F418E">
      <w:pPr>
        <w:ind w:firstLine="720"/>
        <w:contextualSpacing/>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 xml:space="preserve">Our first prediction—that predatory fish would increase in abundance under artificial light at night due to attraction to prey aggregations, while prey fish would decline through predator </w:t>
      </w:r>
      <w:commentRangeStart w:id="22"/>
      <w:r w:rsidRPr="00A44E3E">
        <w:rPr>
          <w:rFonts w:ascii="Times New Roman" w:eastAsia="Times New Roman" w:hAnsi="Times New Roman" w:cs="Times New Roman"/>
          <w:sz w:val="24"/>
          <w:szCs w:val="24"/>
        </w:rPr>
        <w:t xml:space="preserve">avoidance—was largely supported. </w:t>
      </w:r>
      <w:r w:rsidR="00612363" w:rsidRPr="00612363">
        <w:rPr>
          <w:rFonts w:ascii="Times New Roman" w:eastAsia="Times New Roman" w:hAnsi="Times New Roman" w:cs="Times New Roman"/>
          <w:sz w:val="24"/>
          <w:szCs w:val="24"/>
        </w:rPr>
        <w:t xml:space="preserve">Apex predators (4 spp.) and forage species (2 spp.) showed strong light attraction, with fold changes of 19,206× and 75,763×, respectively, and both groups favored Day + Light conditions. The marine mammal </w:t>
      </w:r>
      <w:r w:rsidR="00612363" w:rsidRPr="00612363">
        <w:rPr>
          <w:rFonts w:ascii="Times New Roman" w:eastAsia="Times New Roman" w:hAnsi="Times New Roman" w:cs="Times New Roman"/>
          <w:i/>
          <w:iCs/>
          <w:sz w:val="24"/>
          <w:szCs w:val="24"/>
        </w:rPr>
        <w:t xml:space="preserve">Phoca </w:t>
      </w:r>
      <w:proofErr w:type="spellStart"/>
      <w:r w:rsidR="00612363" w:rsidRPr="00612363">
        <w:rPr>
          <w:rFonts w:ascii="Times New Roman" w:eastAsia="Times New Roman" w:hAnsi="Times New Roman" w:cs="Times New Roman"/>
          <w:i/>
          <w:iCs/>
          <w:sz w:val="24"/>
          <w:szCs w:val="24"/>
        </w:rPr>
        <w:t>vitulina</w:t>
      </w:r>
      <w:proofErr w:type="spellEnd"/>
      <w:r w:rsidR="00612363" w:rsidRPr="00612363">
        <w:rPr>
          <w:rFonts w:ascii="Times New Roman" w:eastAsia="Times New Roman" w:hAnsi="Times New Roman" w:cs="Times New Roman"/>
          <w:sz w:val="24"/>
          <w:szCs w:val="24"/>
        </w:rPr>
        <w:t xml:space="preserve"> emerged as a “super-attractor,” increasing 76,822× under illumination, confirming predator aggregation around lighted habitats. In contrast, </w:t>
      </w:r>
      <w:proofErr w:type="spellStart"/>
      <w:r w:rsidR="00612363" w:rsidRPr="00612363">
        <w:rPr>
          <w:rFonts w:ascii="Times New Roman" w:eastAsia="Times New Roman" w:hAnsi="Times New Roman" w:cs="Times New Roman"/>
          <w:sz w:val="24"/>
          <w:szCs w:val="24"/>
        </w:rPr>
        <w:t>planktivores</w:t>
      </w:r>
      <w:proofErr w:type="spellEnd"/>
      <w:r w:rsidR="00612363" w:rsidRPr="00612363">
        <w:rPr>
          <w:rFonts w:ascii="Times New Roman" w:eastAsia="Times New Roman" w:hAnsi="Times New Roman" w:cs="Times New Roman"/>
          <w:sz w:val="24"/>
          <w:szCs w:val="24"/>
        </w:rPr>
        <w:t xml:space="preserve"> (15 spp.), including small schooling fishes and larval stages, exhibited strong light avoidance (0.96×) and a night + no-light preference, consistent with predator </w:t>
      </w:r>
      <w:r w:rsidR="00612363" w:rsidRPr="00612363">
        <w:rPr>
          <w:rFonts w:ascii="Times New Roman" w:eastAsia="Times New Roman" w:hAnsi="Times New Roman" w:cs="Times New Roman"/>
          <w:sz w:val="24"/>
          <w:szCs w:val="24"/>
        </w:rPr>
        <w:lastRenderedPageBreak/>
        <w:t>avoidance behavior. Together, these results indicate that ALAN promotes spatial segregation of predator and prey species, potentially decoupling trophic interactions</w:t>
      </w:r>
      <w:r w:rsidR="00F33854" w:rsidRPr="00CA6081">
        <w:rPr>
          <w:rFonts w:ascii="Times New Roman" w:eastAsia="Times New Roman" w:hAnsi="Times New Roman" w:cs="Times New Roman"/>
          <w:sz w:val="24"/>
          <w:szCs w:val="24"/>
        </w:rPr>
        <w:t>.</w:t>
      </w:r>
      <w:commentRangeEnd w:id="22"/>
      <w:r w:rsidR="00CB49CE">
        <w:rPr>
          <w:rStyle w:val="CommentReference"/>
        </w:rPr>
        <w:commentReference w:id="22"/>
      </w:r>
    </w:p>
    <w:p w14:paraId="31AD5B29" w14:textId="77777777" w:rsidR="001F418E" w:rsidRDefault="00F33854" w:rsidP="001F418E">
      <w:pPr>
        <w:ind w:firstLine="720"/>
        <w:contextualSpacing/>
        <w:rPr>
          <w:rFonts w:ascii="Times New Roman" w:eastAsia="Times New Roman" w:hAnsi="Times New Roman" w:cs="Times New Roman"/>
          <w:sz w:val="24"/>
          <w:szCs w:val="24"/>
        </w:rPr>
      </w:pPr>
      <w:commentRangeStart w:id="23"/>
      <w:r w:rsidRPr="00CA6081">
        <w:rPr>
          <w:rFonts w:ascii="Times New Roman" w:eastAsia="Times New Roman" w:hAnsi="Times New Roman" w:cs="Times New Roman"/>
          <w:sz w:val="24"/>
          <w:szCs w:val="24"/>
        </w:rPr>
        <w:t>Our second prediction—</w:t>
      </w:r>
      <w:r w:rsidR="00480529" w:rsidRPr="00CA6081">
        <w:rPr>
          <w:rFonts w:ascii="Times New Roman" w:eastAsia="Times New Roman" w:hAnsi="Times New Roman" w:cs="Times New Roman"/>
          <w:sz w:val="24"/>
          <w:szCs w:val="24"/>
        </w:rPr>
        <w:t>zooplankton and mobile invertebrates will exhibit elevated abundances driven by positive phototaxis, while benthic invertebrates will decrease in response to predator avoidance under artificial light</w:t>
      </w:r>
      <w:r w:rsidRPr="00CA6081">
        <w:rPr>
          <w:rFonts w:ascii="Times New Roman" w:eastAsia="Times New Roman" w:hAnsi="Times New Roman" w:cs="Times New Roman"/>
          <w:sz w:val="24"/>
          <w:szCs w:val="24"/>
        </w:rPr>
        <w:t>—</w:t>
      </w:r>
      <w:r w:rsidR="007308D9" w:rsidRPr="007308D9">
        <w:rPr>
          <w:rFonts w:ascii="Times New Roman" w:eastAsia="Times New Roman" w:hAnsi="Times New Roman" w:cs="Times New Roman"/>
          <w:sz w:val="24"/>
          <w:szCs w:val="24"/>
        </w:rPr>
        <w:t>received partial support with notable taxonomic contrasts</w:t>
      </w:r>
      <w:r w:rsidRPr="00CA6081">
        <w:rPr>
          <w:rFonts w:ascii="Times New Roman" w:eastAsia="Times New Roman" w:hAnsi="Times New Roman" w:cs="Times New Roman"/>
          <w:sz w:val="24"/>
          <w:szCs w:val="24"/>
        </w:rPr>
        <w:t xml:space="preserve">. </w:t>
      </w:r>
      <w:r w:rsidR="007308D9" w:rsidRPr="007308D9">
        <w:rPr>
          <w:rFonts w:ascii="Times New Roman" w:eastAsia="Times New Roman" w:hAnsi="Times New Roman" w:cs="Times New Roman"/>
          <w:sz w:val="24"/>
          <w:szCs w:val="24"/>
        </w:rPr>
        <w:t>Some mobile invertebrates, such as brittle stars (</w:t>
      </w:r>
      <w:proofErr w:type="spellStart"/>
      <w:r w:rsidR="007308D9" w:rsidRPr="009F0476">
        <w:rPr>
          <w:rFonts w:ascii="Times New Roman" w:eastAsia="Times New Roman" w:hAnsi="Times New Roman" w:cs="Times New Roman"/>
          <w:i/>
          <w:iCs/>
          <w:sz w:val="24"/>
          <w:szCs w:val="24"/>
          <w:rPrChange w:id="24" w:author="Diana Alexandra Pazmiño Jaramillo" w:date="2025-11-22T13:29:00Z">
            <w:rPr>
              <w:rFonts w:ascii="Times New Roman" w:eastAsia="Times New Roman" w:hAnsi="Times New Roman" w:cs="Times New Roman"/>
              <w:sz w:val="24"/>
              <w:szCs w:val="24"/>
            </w:rPr>
          </w:rPrChange>
        </w:rPr>
        <w:t>Ophiopholis</w:t>
      </w:r>
      <w:proofErr w:type="spellEnd"/>
      <w:r w:rsidR="007308D9" w:rsidRPr="007308D9">
        <w:rPr>
          <w:rFonts w:ascii="Times New Roman" w:eastAsia="Times New Roman" w:hAnsi="Times New Roman" w:cs="Times New Roman"/>
          <w:sz w:val="24"/>
          <w:szCs w:val="24"/>
        </w:rPr>
        <w:t xml:space="preserve"> sp.; 104× nocturnal increase) and </w:t>
      </w:r>
      <w:proofErr w:type="spellStart"/>
      <w:r w:rsidR="007308D9" w:rsidRPr="007308D9">
        <w:rPr>
          <w:rFonts w:ascii="Times New Roman" w:eastAsia="Times New Roman" w:hAnsi="Times New Roman" w:cs="Times New Roman"/>
          <w:sz w:val="24"/>
          <w:szCs w:val="24"/>
        </w:rPr>
        <w:t>polychaetes</w:t>
      </w:r>
      <w:proofErr w:type="spellEnd"/>
      <w:r w:rsidR="007308D9" w:rsidRPr="007308D9">
        <w:rPr>
          <w:rFonts w:ascii="Times New Roman" w:eastAsia="Times New Roman" w:hAnsi="Times New Roman" w:cs="Times New Roman"/>
          <w:sz w:val="24"/>
          <w:szCs w:val="24"/>
        </w:rPr>
        <w:t xml:space="preserve"> (Alitta sp.; 242× nocturnal increase, </w:t>
      </w:r>
      <w:r w:rsidR="007308D9" w:rsidRPr="009F0476">
        <w:rPr>
          <w:rFonts w:ascii="Times New Roman" w:eastAsia="Times New Roman" w:hAnsi="Times New Roman" w:cs="Times New Roman"/>
          <w:i/>
          <w:iCs/>
          <w:sz w:val="24"/>
          <w:szCs w:val="24"/>
          <w:rPrChange w:id="25" w:author="Diana Alexandra Pazmiño Jaramillo" w:date="2025-11-22T13:29:00Z">
            <w:rPr>
              <w:rFonts w:ascii="Times New Roman" w:eastAsia="Times New Roman" w:hAnsi="Times New Roman" w:cs="Times New Roman"/>
              <w:sz w:val="24"/>
              <w:szCs w:val="24"/>
            </w:rPr>
          </w:rPrChange>
        </w:rPr>
        <w:t xml:space="preserve">Nereis </w:t>
      </w:r>
      <w:proofErr w:type="spellStart"/>
      <w:r w:rsidR="007308D9" w:rsidRPr="009F0476">
        <w:rPr>
          <w:rFonts w:ascii="Times New Roman" w:eastAsia="Times New Roman" w:hAnsi="Times New Roman" w:cs="Times New Roman"/>
          <w:i/>
          <w:iCs/>
          <w:sz w:val="24"/>
          <w:szCs w:val="24"/>
          <w:rPrChange w:id="26" w:author="Diana Alexandra Pazmiño Jaramillo" w:date="2025-11-22T13:29:00Z">
            <w:rPr>
              <w:rFonts w:ascii="Times New Roman" w:eastAsia="Times New Roman" w:hAnsi="Times New Roman" w:cs="Times New Roman"/>
              <w:sz w:val="24"/>
              <w:szCs w:val="24"/>
            </w:rPr>
          </w:rPrChange>
        </w:rPr>
        <w:t>vexillosa</w:t>
      </w:r>
      <w:proofErr w:type="spellEnd"/>
      <w:r w:rsidR="007308D9" w:rsidRPr="007308D9">
        <w:rPr>
          <w:rFonts w:ascii="Times New Roman" w:eastAsia="Times New Roman" w:hAnsi="Times New Roman" w:cs="Times New Roman"/>
          <w:sz w:val="24"/>
          <w:szCs w:val="24"/>
        </w:rPr>
        <w:t>; 52× light attraction), exhibited elevated abundances under nighttime light, indicating positive phototaxis in certain taxa. However, most zooplankton and sessile benthic groups showed light avoidance: gelatinous zooplankton (0.63×), filter feeders (0.95×), and benthic invertebrates (light-neutral, 4.58×). The benthic crustaceans displayed moderate light attraction (1.47×) but retained a strong diurnal signature (13,209×), suggesting that ALAN effects are mediated by behavior and microhabitat use. Overall, responses among invertebrates reflected diverse ecological strategies rather than a uniform phototactic response</w:t>
      </w:r>
      <w:r w:rsidRPr="00CA6081">
        <w:rPr>
          <w:rFonts w:ascii="Times New Roman" w:eastAsia="Times New Roman" w:hAnsi="Times New Roman" w:cs="Times New Roman"/>
          <w:sz w:val="24"/>
          <w:szCs w:val="24"/>
        </w:rPr>
        <w:t>.</w:t>
      </w:r>
    </w:p>
    <w:p w14:paraId="0B5E8C32" w14:textId="77777777"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Our third prediction—</w:t>
      </w:r>
      <w:r w:rsidR="00480529" w:rsidRPr="00CA6081">
        <w:rPr>
          <w:rFonts w:ascii="Times New Roman" w:eastAsia="Times New Roman" w:hAnsi="Times New Roman" w:cs="Times New Roman"/>
          <w:sz w:val="24"/>
          <w:szCs w:val="24"/>
        </w:rPr>
        <w:t>phytoplankton will remain primarily day-associated due to photosynthetic requirements regardless of light treatment</w:t>
      </w:r>
      <w:r w:rsidRPr="00CA6081">
        <w:rPr>
          <w:rFonts w:ascii="Times New Roman" w:eastAsia="Times New Roman" w:hAnsi="Times New Roman" w:cs="Times New Roman"/>
          <w:sz w:val="24"/>
          <w:szCs w:val="24"/>
        </w:rPr>
        <w:t>—</w:t>
      </w:r>
      <w:r w:rsidR="00202C10" w:rsidRPr="00202C10">
        <w:rPr>
          <w:rFonts w:ascii="Times New Roman" w:eastAsia="Times New Roman" w:hAnsi="Times New Roman" w:cs="Times New Roman"/>
          <w:sz w:val="24"/>
          <w:szCs w:val="24"/>
        </w:rPr>
        <w:t xml:space="preserve">was strongly supported. Primary producers (89 spp.) were overwhelmingly associated with Day + </w:t>
      </w:r>
      <w:proofErr w:type="spellStart"/>
      <w:r w:rsidR="00202C10" w:rsidRPr="00202C10">
        <w:rPr>
          <w:rFonts w:ascii="Times New Roman" w:eastAsia="Times New Roman" w:hAnsi="Times New Roman" w:cs="Times New Roman"/>
          <w:sz w:val="24"/>
          <w:szCs w:val="24"/>
        </w:rPr>
        <w:t>NoLight</w:t>
      </w:r>
      <w:proofErr w:type="spellEnd"/>
      <w:r w:rsidR="00202C10" w:rsidRPr="00202C10">
        <w:rPr>
          <w:rFonts w:ascii="Times New Roman" w:eastAsia="Times New Roman" w:hAnsi="Times New Roman" w:cs="Times New Roman"/>
          <w:sz w:val="24"/>
          <w:szCs w:val="24"/>
        </w:rPr>
        <w:t xml:space="preserve"> conditions and displayed strong light avoidance (0.50×) and diurnal dominance (15,933×). The dominant taxa—</w:t>
      </w:r>
      <w:proofErr w:type="spellStart"/>
      <w:r w:rsidR="00202C10" w:rsidRPr="009F0476">
        <w:rPr>
          <w:rFonts w:ascii="Times New Roman" w:eastAsia="Times New Roman" w:hAnsi="Times New Roman" w:cs="Times New Roman"/>
          <w:i/>
          <w:iCs/>
          <w:sz w:val="24"/>
          <w:szCs w:val="24"/>
          <w:rPrChange w:id="27" w:author="Diana Alexandra Pazmiño Jaramillo" w:date="2025-11-22T13:29:00Z">
            <w:rPr>
              <w:rFonts w:ascii="Times New Roman" w:eastAsia="Times New Roman" w:hAnsi="Times New Roman" w:cs="Times New Roman"/>
              <w:sz w:val="24"/>
              <w:szCs w:val="24"/>
            </w:rPr>
          </w:rPrChange>
        </w:rPr>
        <w:t>Micromonas</w:t>
      </w:r>
      <w:proofErr w:type="spellEnd"/>
      <w:r w:rsidR="00202C10" w:rsidRPr="009F0476">
        <w:rPr>
          <w:rFonts w:ascii="Times New Roman" w:eastAsia="Times New Roman" w:hAnsi="Times New Roman" w:cs="Times New Roman"/>
          <w:i/>
          <w:iCs/>
          <w:sz w:val="24"/>
          <w:szCs w:val="24"/>
          <w:rPrChange w:id="28" w:author="Diana Alexandra Pazmiño Jaramillo" w:date="2025-11-22T13:29:00Z">
            <w:rPr>
              <w:rFonts w:ascii="Times New Roman" w:eastAsia="Times New Roman" w:hAnsi="Times New Roman" w:cs="Times New Roman"/>
              <w:sz w:val="24"/>
              <w:szCs w:val="24"/>
            </w:rPr>
          </w:rPrChange>
        </w:rPr>
        <w:t xml:space="preserve"> pusilla</w:t>
      </w:r>
      <w:r w:rsidR="00202C10" w:rsidRPr="00202C10">
        <w:rPr>
          <w:rFonts w:ascii="Times New Roman" w:eastAsia="Times New Roman" w:hAnsi="Times New Roman" w:cs="Times New Roman"/>
          <w:sz w:val="24"/>
          <w:szCs w:val="24"/>
        </w:rPr>
        <w:t xml:space="preserve"> (green alga, 41%), </w:t>
      </w:r>
      <w:proofErr w:type="spellStart"/>
      <w:r w:rsidR="00202C10" w:rsidRPr="009F0476">
        <w:rPr>
          <w:rFonts w:ascii="Times New Roman" w:eastAsia="Times New Roman" w:hAnsi="Times New Roman" w:cs="Times New Roman"/>
          <w:i/>
          <w:iCs/>
          <w:sz w:val="24"/>
          <w:szCs w:val="24"/>
          <w:rPrChange w:id="29" w:author="Diana Alexandra Pazmiño Jaramillo" w:date="2025-11-22T13:29:00Z">
            <w:rPr>
              <w:rFonts w:ascii="Times New Roman" w:eastAsia="Times New Roman" w:hAnsi="Times New Roman" w:cs="Times New Roman"/>
              <w:sz w:val="24"/>
              <w:szCs w:val="24"/>
            </w:rPr>
          </w:rPrChange>
        </w:rPr>
        <w:t>Minutocellus</w:t>
      </w:r>
      <w:proofErr w:type="spellEnd"/>
      <w:r w:rsidR="00202C10" w:rsidRPr="00202C10">
        <w:rPr>
          <w:rFonts w:ascii="Times New Roman" w:eastAsia="Times New Roman" w:hAnsi="Times New Roman" w:cs="Times New Roman"/>
          <w:sz w:val="24"/>
          <w:szCs w:val="24"/>
        </w:rPr>
        <w:t xml:space="preserve"> (diatom, 38%), and </w:t>
      </w:r>
      <w:proofErr w:type="spellStart"/>
      <w:r w:rsidR="00202C10" w:rsidRPr="00202C10">
        <w:rPr>
          <w:rFonts w:ascii="Times New Roman" w:eastAsia="Times New Roman" w:hAnsi="Times New Roman" w:cs="Times New Roman"/>
          <w:sz w:val="24"/>
          <w:szCs w:val="24"/>
        </w:rPr>
        <w:t>Noelaerhabdaceae</w:t>
      </w:r>
      <w:proofErr w:type="spellEnd"/>
      <w:r w:rsidR="00202C10" w:rsidRPr="00202C10">
        <w:rPr>
          <w:rFonts w:ascii="Times New Roman" w:eastAsia="Times New Roman" w:hAnsi="Times New Roman" w:cs="Times New Roman"/>
          <w:sz w:val="24"/>
          <w:szCs w:val="24"/>
        </w:rPr>
        <w:t xml:space="preserve"> (coccolithophore, 38%)—all exhibited diurnal activity but variable light sensitivities, indicating intra-guild niche partitioning. Similarly, brown algae (</w:t>
      </w:r>
      <w:proofErr w:type="spellStart"/>
      <w:r w:rsidR="00202C10" w:rsidRPr="009F0476">
        <w:rPr>
          <w:rFonts w:ascii="Times New Roman" w:eastAsia="Times New Roman" w:hAnsi="Times New Roman" w:cs="Times New Roman"/>
          <w:i/>
          <w:iCs/>
          <w:sz w:val="24"/>
          <w:szCs w:val="24"/>
          <w:rPrChange w:id="30" w:author="Diana Alexandra Pazmiño Jaramillo" w:date="2025-11-22T13:29:00Z">
            <w:rPr>
              <w:rFonts w:ascii="Times New Roman" w:eastAsia="Times New Roman" w:hAnsi="Times New Roman" w:cs="Times New Roman"/>
              <w:sz w:val="24"/>
              <w:szCs w:val="24"/>
            </w:rPr>
          </w:rPrChange>
        </w:rPr>
        <w:t>Triparma</w:t>
      </w:r>
      <w:proofErr w:type="spellEnd"/>
      <w:r w:rsidR="00202C10" w:rsidRPr="00202C10">
        <w:rPr>
          <w:rFonts w:ascii="Times New Roman" w:eastAsia="Times New Roman" w:hAnsi="Times New Roman" w:cs="Times New Roman"/>
          <w:sz w:val="24"/>
          <w:szCs w:val="24"/>
        </w:rPr>
        <w:t xml:space="preserve"> sp., </w:t>
      </w:r>
      <w:proofErr w:type="spellStart"/>
      <w:r w:rsidR="00202C10" w:rsidRPr="009F0476">
        <w:rPr>
          <w:rFonts w:ascii="Times New Roman" w:eastAsia="Times New Roman" w:hAnsi="Times New Roman" w:cs="Times New Roman"/>
          <w:i/>
          <w:iCs/>
          <w:sz w:val="24"/>
          <w:szCs w:val="24"/>
          <w:rPrChange w:id="31" w:author="Diana Alexandra Pazmiño Jaramillo" w:date="2025-11-22T13:29:00Z">
            <w:rPr>
              <w:rFonts w:ascii="Times New Roman" w:eastAsia="Times New Roman" w:hAnsi="Times New Roman" w:cs="Times New Roman"/>
              <w:sz w:val="24"/>
              <w:szCs w:val="24"/>
            </w:rPr>
          </w:rPrChange>
        </w:rPr>
        <w:t>Dictyocha</w:t>
      </w:r>
      <w:proofErr w:type="spellEnd"/>
      <w:r w:rsidR="00202C10" w:rsidRPr="009F0476">
        <w:rPr>
          <w:rFonts w:ascii="Times New Roman" w:eastAsia="Times New Roman" w:hAnsi="Times New Roman" w:cs="Times New Roman"/>
          <w:i/>
          <w:iCs/>
          <w:sz w:val="24"/>
          <w:szCs w:val="24"/>
          <w:rPrChange w:id="32" w:author="Diana Alexandra Pazmiño Jaramillo" w:date="2025-11-22T13:29:00Z">
            <w:rPr>
              <w:rFonts w:ascii="Times New Roman" w:eastAsia="Times New Roman" w:hAnsi="Times New Roman" w:cs="Times New Roman"/>
              <w:sz w:val="24"/>
              <w:szCs w:val="24"/>
            </w:rPr>
          </w:rPrChange>
        </w:rPr>
        <w:t xml:space="preserve"> speculum</w:t>
      </w:r>
      <w:r w:rsidR="00202C10" w:rsidRPr="00202C10">
        <w:rPr>
          <w:rFonts w:ascii="Times New Roman" w:eastAsia="Times New Roman" w:hAnsi="Times New Roman" w:cs="Times New Roman"/>
          <w:sz w:val="24"/>
          <w:szCs w:val="24"/>
        </w:rPr>
        <w:t>) and diatoms (</w:t>
      </w:r>
      <w:proofErr w:type="spellStart"/>
      <w:r w:rsidR="00202C10" w:rsidRPr="009F0476">
        <w:rPr>
          <w:rFonts w:ascii="Times New Roman" w:eastAsia="Times New Roman" w:hAnsi="Times New Roman" w:cs="Times New Roman"/>
          <w:i/>
          <w:iCs/>
          <w:sz w:val="24"/>
          <w:szCs w:val="24"/>
          <w:rPrChange w:id="33" w:author="Diana Alexandra Pazmiño Jaramillo" w:date="2025-11-22T13:29:00Z">
            <w:rPr>
              <w:rFonts w:ascii="Times New Roman" w:eastAsia="Times New Roman" w:hAnsi="Times New Roman" w:cs="Times New Roman"/>
              <w:sz w:val="24"/>
              <w:szCs w:val="24"/>
            </w:rPr>
          </w:rPrChange>
        </w:rPr>
        <w:t>Thalassiosira</w:t>
      </w:r>
      <w:proofErr w:type="spellEnd"/>
      <w:r w:rsidR="00202C10" w:rsidRPr="009F0476">
        <w:rPr>
          <w:rFonts w:ascii="Times New Roman" w:eastAsia="Times New Roman" w:hAnsi="Times New Roman" w:cs="Times New Roman"/>
          <w:i/>
          <w:iCs/>
          <w:sz w:val="24"/>
          <w:szCs w:val="24"/>
          <w:rPrChange w:id="34"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35" w:author="Diana Alexandra Pazmiño Jaramillo" w:date="2025-11-22T13:29:00Z">
            <w:rPr>
              <w:rFonts w:ascii="Times New Roman" w:eastAsia="Times New Roman" w:hAnsi="Times New Roman" w:cs="Times New Roman"/>
              <w:sz w:val="24"/>
              <w:szCs w:val="24"/>
            </w:rPr>
          </w:rPrChange>
        </w:rPr>
        <w:t>nordenskioeldii</w:t>
      </w:r>
      <w:proofErr w:type="spellEnd"/>
      <w:r w:rsidR="00202C10" w:rsidRPr="009F0476">
        <w:rPr>
          <w:rFonts w:ascii="Times New Roman" w:eastAsia="Times New Roman" w:hAnsi="Times New Roman" w:cs="Times New Roman"/>
          <w:i/>
          <w:iCs/>
          <w:sz w:val="24"/>
          <w:szCs w:val="24"/>
          <w:rPrChange w:id="36"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37" w:author="Diana Alexandra Pazmiño Jaramillo" w:date="2025-11-22T13:29:00Z">
            <w:rPr>
              <w:rFonts w:ascii="Times New Roman" w:eastAsia="Times New Roman" w:hAnsi="Times New Roman" w:cs="Times New Roman"/>
              <w:sz w:val="24"/>
              <w:szCs w:val="24"/>
            </w:rPr>
          </w:rPrChange>
        </w:rPr>
        <w:t>Chaetoceros</w:t>
      </w:r>
      <w:proofErr w:type="spellEnd"/>
      <w:r w:rsidR="00202C10" w:rsidRPr="009F0476">
        <w:rPr>
          <w:rFonts w:ascii="Times New Roman" w:eastAsia="Times New Roman" w:hAnsi="Times New Roman" w:cs="Times New Roman"/>
          <w:i/>
          <w:iCs/>
          <w:sz w:val="24"/>
          <w:szCs w:val="24"/>
          <w:rPrChange w:id="38" w:author="Diana Alexandra Pazmiño Jaramillo" w:date="2025-11-22T13:29:00Z">
            <w:rPr>
              <w:rFonts w:ascii="Times New Roman" w:eastAsia="Times New Roman" w:hAnsi="Times New Roman" w:cs="Times New Roman"/>
              <w:sz w:val="24"/>
              <w:szCs w:val="24"/>
            </w:rPr>
          </w:rPrChange>
        </w:rPr>
        <w:t xml:space="preserve"> socialis</w:t>
      </w:r>
      <w:r w:rsidR="00202C10" w:rsidRPr="00202C10">
        <w:rPr>
          <w:rFonts w:ascii="Times New Roman" w:eastAsia="Times New Roman" w:hAnsi="Times New Roman" w:cs="Times New Roman"/>
          <w:sz w:val="24"/>
          <w:szCs w:val="24"/>
        </w:rPr>
        <w:t xml:space="preserve">) maintained day-associated patterns </w:t>
      </w:r>
      <w:r w:rsidR="00202C10" w:rsidRPr="00202C10">
        <w:rPr>
          <w:rFonts w:ascii="Times New Roman" w:eastAsia="Times New Roman" w:hAnsi="Times New Roman" w:cs="Times New Roman"/>
          <w:sz w:val="24"/>
          <w:szCs w:val="24"/>
        </w:rPr>
        <w:lastRenderedPageBreak/>
        <w:t xml:space="preserve">and light avoidance, whereas </w:t>
      </w:r>
      <w:proofErr w:type="spellStart"/>
      <w:r w:rsidR="00202C10" w:rsidRPr="009F0476">
        <w:rPr>
          <w:rFonts w:ascii="Times New Roman" w:eastAsia="Times New Roman" w:hAnsi="Times New Roman" w:cs="Times New Roman"/>
          <w:i/>
          <w:iCs/>
          <w:sz w:val="24"/>
          <w:szCs w:val="24"/>
          <w:rPrChange w:id="39" w:author="Diana Alexandra Pazmiño Jaramillo" w:date="2025-11-22T13:29:00Z">
            <w:rPr>
              <w:rFonts w:ascii="Times New Roman" w:eastAsia="Times New Roman" w:hAnsi="Times New Roman" w:cs="Times New Roman"/>
              <w:sz w:val="24"/>
              <w:szCs w:val="24"/>
            </w:rPr>
          </w:rPrChange>
        </w:rPr>
        <w:t>Heterocapsa</w:t>
      </w:r>
      <w:proofErr w:type="spellEnd"/>
      <w:r w:rsidR="00202C10" w:rsidRPr="009F0476">
        <w:rPr>
          <w:rFonts w:ascii="Times New Roman" w:eastAsia="Times New Roman" w:hAnsi="Times New Roman" w:cs="Times New Roman"/>
          <w:i/>
          <w:iCs/>
          <w:sz w:val="24"/>
          <w:szCs w:val="24"/>
          <w:rPrChange w:id="40"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41" w:author="Diana Alexandra Pazmiño Jaramillo" w:date="2025-11-22T13:29:00Z">
            <w:rPr>
              <w:rFonts w:ascii="Times New Roman" w:eastAsia="Times New Roman" w:hAnsi="Times New Roman" w:cs="Times New Roman"/>
              <w:sz w:val="24"/>
              <w:szCs w:val="24"/>
            </w:rPr>
          </w:rPrChange>
        </w:rPr>
        <w:t>rotundata</w:t>
      </w:r>
      <w:proofErr w:type="spellEnd"/>
      <w:r w:rsidR="00202C10" w:rsidRPr="00202C10">
        <w:rPr>
          <w:rFonts w:ascii="Times New Roman" w:eastAsia="Times New Roman" w:hAnsi="Times New Roman" w:cs="Times New Roman"/>
          <w:sz w:val="24"/>
          <w:szCs w:val="24"/>
        </w:rPr>
        <w:t xml:space="preserve"> (a dinoflagellate) was one of few phytoplankton showing nocturnal preference.</w:t>
      </w:r>
      <w:commentRangeEnd w:id="23"/>
      <w:r w:rsidR="0031230F">
        <w:rPr>
          <w:rStyle w:val="CommentReference"/>
        </w:rPr>
        <w:commentReference w:id="23"/>
      </w:r>
    </w:p>
    <w:p w14:paraId="1E030DA4" w14:textId="77777777" w:rsidR="001F418E" w:rsidRDefault="001F418E" w:rsidP="001F418E">
      <w:pPr>
        <w:contextualSpacing/>
        <w:rPr>
          <w:rFonts w:ascii="Times New Roman" w:eastAsia="Times New Roman" w:hAnsi="Times New Roman" w:cs="Times New Roman"/>
          <w:sz w:val="24"/>
          <w:szCs w:val="24"/>
        </w:rPr>
      </w:pPr>
    </w:p>
    <w:p w14:paraId="302065A4" w14:textId="453504B9" w:rsidR="00F65C18" w:rsidRPr="001F418E" w:rsidRDefault="00F33854" w:rsidP="001F418E">
      <w:pPr>
        <w:contextualSpacing/>
        <w:rPr>
          <w:rFonts w:ascii="Times New Roman" w:eastAsia="Times New Roman" w:hAnsi="Times New Roman" w:cs="Times New Roman"/>
          <w:sz w:val="24"/>
          <w:szCs w:val="24"/>
        </w:rPr>
      </w:pPr>
      <w:r w:rsidRPr="00A53347">
        <w:rPr>
          <w:rFonts w:ascii="Times New Roman" w:eastAsia="Times New Roman" w:hAnsi="Times New Roman" w:cs="Times New Roman"/>
          <w:b/>
          <w:bCs/>
          <w:sz w:val="24"/>
          <w:szCs w:val="24"/>
        </w:rPr>
        <w:t>4.2 Mechanisms driving taxon-specific responses</w:t>
      </w:r>
    </w:p>
    <w:p w14:paraId="24CC755D" w14:textId="77777777" w:rsidR="001E2973" w:rsidRDefault="00F33854" w:rsidP="001E2973">
      <w:pPr>
        <w:ind w:firstLine="720"/>
        <w:contextualSpacing/>
        <w:rPr>
          <w:ins w:id="42" w:author="Pedro Brandão" w:date="2025-11-04T16:23: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Both markers showed concordant patterns despite targeting different taxonomic groups, with sampling period and nighttime light treatment emerging as the primary drivers of community dissimilarity, consistent with the strong roles of diel light cycles in structuring marine communities (Stibor &amp; Stockenreiter,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However, the magnitude of light effects differed between markers: artificial light at night produced a larger effect size in vertebrates (0.278) compared to invertebrates (0.111), suggesting that vertebrates may be more responsive to artificial illumination than the broader eukaryotic community captured by COI. This could reflect the visual ecology of fish, many of which possess well-developed eyes and rely heavily on visual cues for foraging, predator avoidance, and social behavior.</w:t>
      </w:r>
      <w:r w:rsidR="001F418E">
        <w:rPr>
          <w:rFonts w:ascii="Times New Roman" w:eastAsia="Times New Roman" w:hAnsi="Times New Roman" w:cs="Times New Roman"/>
          <w:sz w:val="24"/>
          <w:szCs w:val="24"/>
        </w:rPr>
        <w:t xml:space="preserve"> </w:t>
      </w:r>
    </w:p>
    <w:p w14:paraId="06EBB4C6" w14:textId="444BA381" w:rsidR="001F418E" w:rsidRDefault="00896694">
      <w:pPr>
        <w:ind w:firstLine="720"/>
        <w:contextualSpacing/>
        <w:rPr>
          <w:rFonts w:ascii="Times New Roman" w:eastAsia="Times New Roman" w:hAnsi="Times New Roman" w:cs="Times New Roman"/>
          <w:sz w:val="24"/>
          <w:szCs w:val="24"/>
        </w:rPr>
        <w:pPrChange w:id="43" w:author="Pedro Brandão" w:date="2025-11-04T16:22:00Z">
          <w:pPr>
            <w:contextualSpacing/>
          </w:pPr>
        </w:pPrChange>
      </w:pPr>
      <w:commentRangeStart w:id="44"/>
      <w:r w:rsidRPr="00896694">
        <w:rPr>
          <w:rFonts w:ascii="Times New Roman" w:eastAsia="Times New Roman" w:hAnsi="Times New Roman" w:cs="Times New Roman"/>
          <w:sz w:val="24"/>
          <w:szCs w:val="24"/>
        </w:rPr>
        <w:t xml:space="preserve">Extreme responders highlighted the binary nature of ALAN as an ecological filter. “Super-attractors” such as </w:t>
      </w:r>
      <w:r w:rsidRPr="009F0476">
        <w:rPr>
          <w:rFonts w:ascii="Times New Roman" w:eastAsia="Times New Roman" w:hAnsi="Times New Roman" w:cs="Times New Roman"/>
          <w:i/>
          <w:iCs/>
          <w:sz w:val="24"/>
          <w:szCs w:val="24"/>
          <w:rPrChange w:id="45" w:author="Diana Alexandra Pazmiño Jaramillo" w:date="2025-11-22T13:31:00Z">
            <w:rPr>
              <w:rFonts w:ascii="Times New Roman" w:eastAsia="Times New Roman" w:hAnsi="Times New Roman" w:cs="Times New Roman"/>
              <w:sz w:val="24"/>
              <w:szCs w:val="24"/>
            </w:rPr>
          </w:rPrChange>
        </w:rPr>
        <w:t xml:space="preserve">Phoca </w:t>
      </w:r>
      <w:proofErr w:type="spellStart"/>
      <w:r w:rsidRPr="009F0476">
        <w:rPr>
          <w:rFonts w:ascii="Times New Roman" w:eastAsia="Times New Roman" w:hAnsi="Times New Roman" w:cs="Times New Roman"/>
          <w:i/>
          <w:iCs/>
          <w:sz w:val="24"/>
          <w:szCs w:val="24"/>
          <w:rPrChange w:id="46" w:author="Diana Alexandra Pazmiño Jaramillo" w:date="2025-11-22T13:31:00Z">
            <w:rPr>
              <w:rFonts w:ascii="Times New Roman" w:eastAsia="Times New Roman" w:hAnsi="Times New Roman" w:cs="Times New Roman"/>
              <w:sz w:val="24"/>
              <w:szCs w:val="24"/>
            </w:rPr>
          </w:rPrChange>
        </w:rPr>
        <w:t>vitulina</w:t>
      </w:r>
      <w:proofErr w:type="spellEnd"/>
      <w:r w:rsidRPr="00896694">
        <w:rPr>
          <w:rFonts w:ascii="Times New Roman" w:eastAsia="Times New Roman" w:hAnsi="Times New Roman" w:cs="Times New Roman"/>
          <w:sz w:val="24"/>
          <w:szCs w:val="24"/>
        </w:rPr>
        <w:t xml:space="preserve">, </w:t>
      </w:r>
      <w:proofErr w:type="spellStart"/>
      <w:r w:rsidRPr="00896694">
        <w:rPr>
          <w:rFonts w:ascii="Times New Roman" w:eastAsia="Times New Roman" w:hAnsi="Times New Roman" w:cs="Times New Roman"/>
          <w:sz w:val="24"/>
          <w:szCs w:val="24"/>
        </w:rPr>
        <w:t>Bangiaceae</w:t>
      </w:r>
      <w:proofErr w:type="spellEnd"/>
      <w:r w:rsidRPr="00896694">
        <w:rPr>
          <w:rFonts w:ascii="Times New Roman" w:eastAsia="Times New Roman" w:hAnsi="Times New Roman" w:cs="Times New Roman"/>
          <w:sz w:val="24"/>
          <w:szCs w:val="24"/>
        </w:rPr>
        <w:t xml:space="preserve"> (79×), and </w:t>
      </w:r>
      <w:r w:rsidRPr="009F0476">
        <w:rPr>
          <w:rFonts w:ascii="Times New Roman" w:eastAsia="Times New Roman" w:hAnsi="Times New Roman" w:cs="Times New Roman"/>
          <w:i/>
          <w:iCs/>
          <w:sz w:val="24"/>
          <w:szCs w:val="24"/>
          <w:rPrChange w:id="47" w:author="Diana Alexandra Pazmiño Jaramillo" w:date="2025-11-22T13:31:00Z">
            <w:rPr>
              <w:rFonts w:ascii="Times New Roman" w:eastAsia="Times New Roman" w:hAnsi="Times New Roman" w:cs="Times New Roman"/>
              <w:sz w:val="24"/>
              <w:szCs w:val="24"/>
            </w:rPr>
          </w:rPrChange>
        </w:rPr>
        <w:t xml:space="preserve">Nereis </w:t>
      </w:r>
      <w:proofErr w:type="spellStart"/>
      <w:r w:rsidRPr="009F0476">
        <w:rPr>
          <w:rFonts w:ascii="Times New Roman" w:eastAsia="Times New Roman" w:hAnsi="Times New Roman" w:cs="Times New Roman"/>
          <w:i/>
          <w:iCs/>
          <w:sz w:val="24"/>
          <w:szCs w:val="24"/>
          <w:rPrChange w:id="48" w:author="Diana Alexandra Pazmiño Jaramillo" w:date="2025-11-22T13:31:00Z">
            <w:rPr>
              <w:rFonts w:ascii="Times New Roman" w:eastAsia="Times New Roman" w:hAnsi="Times New Roman" w:cs="Times New Roman"/>
              <w:sz w:val="24"/>
              <w:szCs w:val="24"/>
            </w:rPr>
          </w:rPrChange>
        </w:rPr>
        <w:t>vexillosa</w:t>
      </w:r>
      <w:proofErr w:type="spellEnd"/>
      <w:r w:rsidRPr="00896694">
        <w:rPr>
          <w:rFonts w:ascii="Times New Roman" w:eastAsia="Times New Roman" w:hAnsi="Times New Roman" w:cs="Times New Roman"/>
          <w:sz w:val="24"/>
          <w:szCs w:val="24"/>
        </w:rPr>
        <w:t xml:space="preserve"> (52×) occurred almost exclusively under lighted conditions, while “super-avoiders” including </w:t>
      </w:r>
      <w:proofErr w:type="spellStart"/>
      <w:r w:rsidRPr="009F0476">
        <w:rPr>
          <w:rFonts w:ascii="Times New Roman" w:eastAsia="Times New Roman" w:hAnsi="Times New Roman" w:cs="Times New Roman"/>
          <w:i/>
          <w:iCs/>
          <w:sz w:val="24"/>
          <w:szCs w:val="24"/>
          <w:rPrChange w:id="49" w:author="Diana Alexandra Pazmiño Jaramillo" w:date="2025-11-22T13:31:00Z">
            <w:rPr>
              <w:rFonts w:ascii="Times New Roman" w:eastAsia="Times New Roman" w:hAnsi="Times New Roman" w:cs="Times New Roman"/>
              <w:sz w:val="24"/>
              <w:szCs w:val="24"/>
            </w:rPr>
          </w:rPrChange>
        </w:rPr>
        <w:t>Hecatonema</w:t>
      </w:r>
      <w:proofErr w:type="spellEnd"/>
      <w:r w:rsidRPr="00896694">
        <w:rPr>
          <w:rFonts w:ascii="Times New Roman" w:eastAsia="Times New Roman" w:hAnsi="Times New Roman" w:cs="Times New Roman"/>
          <w:sz w:val="24"/>
          <w:szCs w:val="24"/>
        </w:rPr>
        <w:t xml:space="preserve"> (143,779× lower under light), </w:t>
      </w:r>
      <w:proofErr w:type="spellStart"/>
      <w:r w:rsidRPr="009F0476">
        <w:rPr>
          <w:rFonts w:ascii="Times New Roman" w:eastAsia="Times New Roman" w:hAnsi="Times New Roman" w:cs="Times New Roman"/>
          <w:i/>
          <w:iCs/>
          <w:sz w:val="24"/>
          <w:szCs w:val="24"/>
          <w:rPrChange w:id="50" w:author="Diana Alexandra Pazmiño Jaramillo" w:date="2025-11-22T13:31:00Z">
            <w:rPr>
              <w:rFonts w:ascii="Times New Roman" w:eastAsia="Times New Roman" w:hAnsi="Times New Roman" w:cs="Times New Roman"/>
              <w:sz w:val="24"/>
              <w:szCs w:val="24"/>
            </w:rPr>
          </w:rPrChange>
        </w:rPr>
        <w:t>Mitrocomella</w:t>
      </w:r>
      <w:proofErr w:type="spellEnd"/>
      <w:r w:rsidRPr="00896694">
        <w:rPr>
          <w:rFonts w:ascii="Times New Roman" w:eastAsia="Times New Roman" w:hAnsi="Times New Roman" w:cs="Times New Roman"/>
          <w:sz w:val="24"/>
          <w:szCs w:val="24"/>
        </w:rPr>
        <w:t xml:space="preserve"> (119,437×), and </w:t>
      </w:r>
      <w:proofErr w:type="spellStart"/>
      <w:r w:rsidRPr="009F0476">
        <w:rPr>
          <w:rFonts w:ascii="Times New Roman" w:eastAsia="Times New Roman" w:hAnsi="Times New Roman" w:cs="Times New Roman"/>
          <w:i/>
          <w:iCs/>
          <w:sz w:val="24"/>
          <w:szCs w:val="24"/>
          <w:rPrChange w:id="51" w:author="Diana Alexandra Pazmiño Jaramillo" w:date="2025-11-22T13:31:00Z">
            <w:rPr>
              <w:rFonts w:ascii="Times New Roman" w:eastAsia="Times New Roman" w:hAnsi="Times New Roman" w:cs="Times New Roman"/>
              <w:sz w:val="24"/>
              <w:szCs w:val="24"/>
            </w:rPr>
          </w:rPrChange>
        </w:rPr>
        <w:t>Gracilariopsis</w:t>
      </w:r>
      <w:proofErr w:type="spellEnd"/>
      <w:r w:rsidRPr="00896694">
        <w:rPr>
          <w:rFonts w:ascii="Times New Roman" w:eastAsia="Times New Roman" w:hAnsi="Times New Roman" w:cs="Times New Roman"/>
          <w:sz w:val="24"/>
          <w:szCs w:val="24"/>
        </w:rPr>
        <w:t xml:space="preserve"> (66,196×) were entirely absent from illuminated samples. These patterns collectively show that artificial light drives both vertical and horizontal partitioning of communities into light-tolerant and light-sensitive assemblages, restructuring trophic interactions and community composition at fine spatial and temporal scales.</w:t>
      </w:r>
      <w:commentRangeEnd w:id="44"/>
      <w:r w:rsidR="00952B41">
        <w:rPr>
          <w:rStyle w:val="CommentReference"/>
        </w:rPr>
        <w:commentReference w:id="44"/>
      </w:r>
    </w:p>
    <w:p w14:paraId="53656E79" w14:textId="77777777" w:rsidR="00DE16D6" w:rsidRPr="00CA6081" w:rsidRDefault="00DE16D6" w:rsidP="00F3703A">
      <w:pPr>
        <w:contextualSpacing/>
        <w:rPr>
          <w:rFonts w:ascii="Times New Roman" w:eastAsia="Times New Roman" w:hAnsi="Times New Roman" w:cs="Times New Roman"/>
          <w:sz w:val="24"/>
          <w:szCs w:val="24"/>
        </w:rPr>
      </w:pPr>
    </w:p>
    <w:p w14:paraId="5855868D"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4.3 Temporal dynamics and eDNA dynamics</w:t>
      </w:r>
    </w:p>
    <w:p w14:paraId="6417AC22" w14:textId="673E1721" w:rsidR="00F65C18" w:rsidRPr="00CA6081" w:rsidRDefault="00F33854">
      <w:pPr>
        <w:ind w:firstLine="720"/>
        <w:contextualSpacing/>
        <w:rPr>
          <w:rFonts w:ascii="Times New Roman" w:eastAsia="Times New Roman" w:hAnsi="Times New Roman" w:cs="Times New Roman"/>
          <w:sz w:val="24"/>
          <w:szCs w:val="24"/>
        </w:rPr>
        <w:pPrChange w:id="52" w:author="Pedro Brandão" w:date="2025-11-04T16:23:00Z">
          <w:pPr>
            <w:contextualSpacing/>
          </w:pPr>
        </w:pPrChange>
      </w:pPr>
      <w:r w:rsidRPr="00CA6081">
        <w:rPr>
          <w:rFonts w:ascii="Times New Roman" w:eastAsia="Times New Roman" w:hAnsi="Times New Roman" w:cs="Times New Roman"/>
          <w:sz w:val="24"/>
          <w:szCs w:val="24"/>
        </w:rPr>
        <w:lastRenderedPageBreak/>
        <w:t>A key finding of this study is that eDNA metabarcoding detected community compositional shifts within just 30 minutes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the interval between our night-light and night-no-light sampling periods. This temporal resolution is unprecedented for multi-species community assessments and demonstrates that eDNA can capture rapid, transient ecological dynamics in nearshore environments. Previous studies have documented diel patterns in fish communities using eDNA (Easson et al., 2020; Govindarajan et al., 2021, 2023; Canals et al., 2021; Feng et al., 2022;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but most sampled at coarser temporal intervals (hours to days) and focused primarily on vertical migration in deeper waters. Our results extend these findings to shallow nearshore systems where </w:t>
      </w:r>
      <w:del w:id="53" w:author="Pedro Brandão" w:date="2025-11-04T16:24:00Z">
        <w:r w:rsidRPr="00CA6081" w:rsidDel="001E2973">
          <w:rPr>
            <w:rFonts w:ascii="Times New Roman" w:eastAsia="Times New Roman" w:hAnsi="Times New Roman" w:cs="Times New Roman"/>
            <w:sz w:val="24"/>
            <w:szCs w:val="24"/>
          </w:rPr>
          <w:delText>behavioural</w:delText>
        </w:r>
      </w:del>
      <w:ins w:id="54" w:author="Pedro Brandão" w:date="2025-11-04T16:24:00Z">
        <w:r w:rsidR="001E2973" w:rsidRPr="00CA6081">
          <w:rPr>
            <w:rFonts w:ascii="Times New Roman" w:eastAsia="Times New Roman" w:hAnsi="Times New Roman" w:cs="Times New Roman"/>
            <w:sz w:val="24"/>
            <w:szCs w:val="24"/>
          </w:rPr>
          <w:t>behavioral</w:t>
        </w:r>
      </w:ins>
      <w:r w:rsidRPr="00CA6081">
        <w:rPr>
          <w:rFonts w:ascii="Times New Roman" w:eastAsia="Times New Roman" w:hAnsi="Times New Roman" w:cs="Times New Roman"/>
          <w:sz w:val="24"/>
          <w:szCs w:val="24"/>
        </w:rPr>
        <w:t xml:space="preserve"> responses occur over meters rather than tens or hundreds of meters.  </w:t>
      </w:r>
    </w:p>
    <w:p w14:paraId="7B33772E" w14:textId="77777777" w:rsidR="00F65C18" w:rsidRPr="00CA6081" w:rsidRDefault="00F33854">
      <w:pPr>
        <w:ind w:firstLine="720"/>
        <w:contextualSpacing/>
        <w:rPr>
          <w:rFonts w:ascii="Times New Roman" w:eastAsia="Times New Roman" w:hAnsi="Times New Roman" w:cs="Times New Roman"/>
          <w:sz w:val="24"/>
          <w:szCs w:val="24"/>
        </w:rPr>
        <w:pPrChange w:id="55" w:author="Pedro Brandão" w:date="2025-11-04T16:23:00Z">
          <w:pPr>
            <w:contextualSpacing/>
          </w:pPr>
        </w:pPrChange>
      </w:pPr>
      <w:r w:rsidRPr="00CA6081">
        <w:rPr>
          <w:rFonts w:ascii="Times New Roman" w:eastAsia="Times New Roman" w:hAnsi="Times New Roman" w:cs="Times New Roman"/>
          <w:sz w:val="24"/>
          <w:szCs w:val="24"/>
        </w:rPr>
        <w:t xml:space="preserve">The ability to resolve 30-minute changes indicates that eDNA turnover in our study site is rapid enough to track behavioral shifts in near real-time. Given that eDNA half-lives in dynamic </w:t>
      </w:r>
      <w:commentRangeStart w:id="56"/>
      <w:r w:rsidRPr="00CA6081">
        <w:rPr>
          <w:rFonts w:ascii="Times New Roman" w:eastAsia="Times New Roman" w:hAnsi="Times New Roman" w:cs="Times New Roman"/>
          <w:sz w:val="24"/>
          <w:szCs w:val="24"/>
        </w:rPr>
        <w:t xml:space="preserve">nearshore systems are approximately 4-6 hours (Brandão-Dias et al., 2025), organisms that alter their vertical positioning or surface activity in response to light will quickly produce detectable changes in the eDNA pool. This rapid turnover means that in situ DNA production generally outweighs lagged or advected </w:t>
      </w:r>
      <w:proofErr w:type="gramStart"/>
      <w:r w:rsidRPr="00CA6081">
        <w:rPr>
          <w:rFonts w:ascii="Times New Roman" w:eastAsia="Times New Roman" w:hAnsi="Times New Roman" w:cs="Times New Roman"/>
          <w:sz w:val="24"/>
          <w:szCs w:val="24"/>
        </w:rPr>
        <w:t>DNA, and</w:t>
      </w:r>
      <w:proofErr w:type="gramEnd"/>
      <w:r w:rsidRPr="00CA6081">
        <w:rPr>
          <w:rFonts w:ascii="Times New Roman" w:eastAsia="Times New Roman" w:hAnsi="Times New Roman" w:cs="Times New Roman"/>
          <w:sz w:val="24"/>
          <w:szCs w:val="24"/>
        </w:rPr>
        <w:t xml:space="preserve"> recovered eDNA is largely endogenous to the sampled area (O'Donnell et al., 2017; Kelly et al., 2018; Lamy et al., 2021).</w:t>
      </w:r>
      <w:commentRangeEnd w:id="56"/>
      <w:r w:rsidR="001E2973" w:rsidRPr="00CA6081">
        <w:rPr>
          <w:rStyle w:val="CommentReference"/>
          <w:rFonts w:ascii="Times New Roman" w:eastAsia="Times New Roman" w:hAnsi="Times New Roman" w:cs="Times New Roman"/>
          <w:sz w:val="24"/>
          <w:szCs w:val="24"/>
        </w:rPr>
        <w:commentReference w:id="56"/>
      </w:r>
    </w:p>
    <w:p w14:paraId="00700FF5" w14:textId="5B83E1A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However, an important open question is whether these community shifts persist after illumination ceases. Our experimental design, with a 30-minute pre-illumination period followed by eDNA sampling, primarily captured acute behavioral responses. Organisms aggregated by light might linger after illumination ends, and avoidance behaviors may not immediately reverse, implying that eDNA signals could outlast the lighting stimulus itself. Conversely, if organisms rapidly disperse or resume normal activity patterns once light is removed, the community </w:t>
      </w:r>
      <w:r w:rsidRPr="00CA6081">
        <w:rPr>
          <w:rFonts w:ascii="Times New Roman" w:eastAsia="Times New Roman" w:hAnsi="Times New Roman" w:cs="Times New Roman"/>
          <w:sz w:val="24"/>
          <w:szCs w:val="24"/>
        </w:rPr>
        <w:lastRenderedPageBreak/>
        <w:t>composition should return to baseline within a few hours as residual DNA degrades. Determining the duration of light-induced community restructuring</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and whether repeated or chronic exposure produces longer-lasting changes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represents an important direction for future diel and ALAN studies. </w:t>
      </w:r>
    </w:p>
    <w:p w14:paraId="6620E160"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4.4 Methodological considerations and limitations</w:t>
      </w:r>
    </w:p>
    <w:p w14:paraId="167302A2" w14:textId="71BBD81E" w:rsidR="00F65C18" w:rsidRPr="00CA6081" w:rsidRDefault="00F33854">
      <w:pPr>
        <w:ind w:firstLine="720"/>
        <w:contextualSpacing/>
        <w:rPr>
          <w:rFonts w:ascii="Times New Roman" w:eastAsia="Times New Roman" w:hAnsi="Times New Roman" w:cs="Times New Roman"/>
          <w:sz w:val="24"/>
          <w:szCs w:val="24"/>
        </w:rPr>
        <w:pPrChange w:id="57" w:author="Pedro Brandão" w:date="2025-11-04T16:23:00Z">
          <w:pPr>
            <w:contextualSpacing/>
          </w:pPr>
        </w:pPrChange>
      </w:pPr>
      <w:r w:rsidRPr="00CA6081">
        <w:rPr>
          <w:rFonts w:ascii="Times New Roman" w:eastAsia="Times New Roman" w:hAnsi="Times New Roman" w:cs="Times New Roman"/>
          <w:sz w:val="24"/>
          <w:szCs w:val="24"/>
        </w:rPr>
        <w:t>eDNA metabarcoding provided a non-invasive window into diel and light-driven dynamics, circumventing many of the biases inherent of direct observational methods (Beng &amp; Corlett, 2020). Unlike diver surveys, underwater video, or light traps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which introduce disturbance, require illumination for observation, or may artificially attract organisms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eDNA sampling detects molecular traces shed into the environment without directly altering the processes under investigation. This makes eDNA particularly well suited to capture subtle, fine-scale community shifts in response to light regimes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as organisms are not disturbed or influenced by the sampling process itself.</w:t>
      </w:r>
    </w:p>
    <w:p w14:paraId="25C45E30" w14:textId="7C9319BF" w:rsidR="001E2973" w:rsidRDefault="00F33854" w:rsidP="00DE16D6">
      <w:pPr>
        <w:ind w:firstLine="720"/>
        <w:rPr>
          <w:ins w:id="58" w:author="Pedro Brandão" w:date="2025-11-04T16:27: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Nevertheless, several methodological caveats </w:t>
      </w:r>
      <w:del w:id="59" w:author="Ryan Kelly" w:date="2025-11-25T11:52:00Z">
        <w:r w:rsidRPr="00CA6081" w:rsidDel="00F35227">
          <w:rPr>
            <w:rFonts w:ascii="Times New Roman" w:eastAsia="Times New Roman" w:hAnsi="Times New Roman" w:cs="Times New Roman"/>
            <w:sz w:val="24"/>
            <w:szCs w:val="24"/>
          </w:rPr>
          <w:delText>must be acknowledged</w:delText>
        </w:r>
      </w:del>
      <w:ins w:id="60" w:author="Ryan Kelly" w:date="2025-11-25T11:52:00Z">
        <w:r w:rsidR="00F35227">
          <w:rPr>
            <w:rFonts w:ascii="Times New Roman" w:eastAsia="Times New Roman" w:hAnsi="Times New Roman" w:cs="Times New Roman"/>
            <w:sz w:val="24"/>
            <w:szCs w:val="24"/>
          </w:rPr>
          <w:t>remain</w:t>
        </w:r>
      </w:ins>
      <w:r w:rsidRPr="00CA6081">
        <w:rPr>
          <w:rFonts w:ascii="Times New Roman" w:eastAsia="Times New Roman" w:hAnsi="Times New Roman" w:cs="Times New Roman"/>
          <w:sz w:val="24"/>
          <w:szCs w:val="24"/>
        </w:rPr>
        <w:t>. First,</w:t>
      </w:r>
      <w:ins w:id="61" w:author="Ryan Kelly" w:date="2025-11-25T11:53:00Z">
        <w:r w:rsidR="005F57DC">
          <w:rPr>
            <w:rFonts w:ascii="Times New Roman" w:eastAsia="Times New Roman" w:hAnsi="Times New Roman" w:cs="Times New Roman"/>
            <w:sz w:val="24"/>
            <w:szCs w:val="24"/>
          </w:rPr>
          <w:t xml:space="preserve"> </w:t>
        </w:r>
      </w:ins>
      <w:del w:id="62" w:author="Ryan Kelly" w:date="2025-11-25T11:53:00Z">
        <w:r w:rsidRPr="00CA6081" w:rsidDel="005F57DC">
          <w:rPr>
            <w:rFonts w:ascii="Times New Roman" w:eastAsia="Times New Roman" w:hAnsi="Times New Roman" w:cs="Times New Roman"/>
            <w:sz w:val="24"/>
            <w:szCs w:val="24"/>
          </w:rPr>
          <w:delText xml:space="preserve"> eDNA primarily reflects </w:delText>
        </w:r>
      </w:del>
      <w:del w:id="63" w:author="Ryan Kelly" w:date="2025-11-25T11:52:00Z">
        <w:r w:rsidRPr="00CA6081" w:rsidDel="005F57DC">
          <w:rPr>
            <w:rFonts w:ascii="Times New Roman" w:eastAsia="Times New Roman" w:hAnsi="Times New Roman" w:cs="Times New Roman"/>
            <w:sz w:val="24"/>
            <w:szCs w:val="24"/>
          </w:rPr>
          <w:delText xml:space="preserve">species presence and activity rather than true abundance, owing to </w:delText>
        </w:r>
      </w:del>
      <w:r w:rsidRPr="00CA6081">
        <w:rPr>
          <w:rFonts w:ascii="Times New Roman" w:eastAsia="Times New Roman" w:hAnsi="Times New Roman" w:cs="Times New Roman"/>
          <w:sz w:val="24"/>
          <w:szCs w:val="24"/>
        </w:rPr>
        <w:t xml:space="preserve">taxon-specific variation in DNA shedding and degradation rates </w:t>
      </w:r>
      <w:ins w:id="64" w:author="Ryan Kelly" w:date="2025-11-25T11:53:00Z">
        <w:r w:rsidR="005F57DC" w:rsidRPr="00CA6081">
          <w:rPr>
            <w:rFonts w:ascii="Times New Roman" w:eastAsia="Times New Roman" w:hAnsi="Times New Roman" w:cs="Times New Roman"/>
            <w:sz w:val="24"/>
            <w:szCs w:val="24"/>
          </w:rPr>
          <w:t xml:space="preserve">mean that eDNA concentration may not scale linearly with organism biomass </w:t>
        </w:r>
      </w:ins>
      <w:r w:rsidRPr="00CA6081">
        <w:rPr>
          <w:rFonts w:ascii="Times New Roman" w:eastAsia="Times New Roman" w:hAnsi="Times New Roman" w:cs="Times New Roman"/>
          <w:sz w:val="24"/>
          <w:szCs w:val="24"/>
        </w:rPr>
        <w:t>(Beng &amp; Corlett, 2020)</w:t>
      </w:r>
      <w:ins w:id="65" w:author="Ryan Kelly" w:date="2025-11-25T11:53:00Z">
        <w:r w:rsidR="005F57DC">
          <w:rPr>
            <w:rFonts w:ascii="Times New Roman" w:eastAsia="Times New Roman" w:hAnsi="Times New Roman" w:cs="Times New Roman"/>
            <w:sz w:val="24"/>
            <w:szCs w:val="24"/>
          </w:rPr>
          <w:t>, particularly given that</w:t>
        </w:r>
      </w:ins>
      <w:del w:id="66" w:author="Ryan Kelly" w:date="2025-11-25T11:53:00Z">
        <w:r w:rsidRPr="00CA6081" w:rsidDel="005F57DC">
          <w:rPr>
            <w:rFonts w:ascii="Times New Roman" w:eastAsia="Times New Roman" w:hAnsi="Times New Roman" w:cs="Times New Roman"/>
            <w:sz w:val="24"/>
            <w:szCs w:val="24"/>
          </w:rPr>
          <w:delText>.</w:delText>
        </w:r>
      </w:del>
      <w:r w:rsidRPr="00CA6081">
        <w:rPr>
          <w:rFonts w:ascii="Times New Roman" w:eastAsia="Times New Roman" w:hAnsi="Times New Roman" w:cs="Times New Roman"/>
          <w:sz w:val="24"/>
          <w:szCs w:val="24"/>
        </w:rPr>
        <w:t xml:space="preserve"> </w:t>
      </w:r>
      <w:ins w:id="67" w:author="Ryan Kelly" w:date="2025-11-25T11:53:00Z">
        <w:r w:rsidR="00104425">
          <w:rPr>
            <w:rFonts w:ascii="Times New Roman" w:eastAsia="Times New Roman" w:hAnsi="Times New Roman" w:cs="Times New Roman"/>
            <w:sz w:val="24"/>
            <w:szCs w:val="24"/>
          </w:rPr>
          <w:t>f</w:t>
        </w:r>
      </w:ins>
      <w:del w:id="68" w:author="Ryan Kelly" w:date="2025-11-25T11:53:00Z">
        <w:r w:rsidRPr="00CA6081" w:rsidDel="00104425">
          <w:rPr>
            <w:rFonts w:ascii="Times New Roman" w:eastAsia="Times New Roman" w:hAnsi="Times New Roman" w:cs="Times New Roman"/>
            <w:sz w:val="24"/>
            <w:szCs w:val="24"/>
          </w:rPr>
          <w:delText>F</w:delText>
        </w:r>
      </w:del>
      <w:r w:rsidRPr="00CA6081">
        <w:rPr>
          <w:rFonts w:ascii="Times New Roman" w:eastAsia="Times New Roman" w:hAnsi="Times New Roman" w:cs="Times New Roman"/>
          <w:sz w:val="24"/>
          <w:szCs w:val="24"/>
        </w:rPr>
        <w:t>actors such as body size, physiology, metabolic rates, stress, temperature, and life stage influence shedding intensity (</w:t>
      </w:r>
      <w:proofErr w:type="spellStart"/>
      <w:r w:rsidRPr="00CA6081">
        <w:rPr>
          <w:rFonts w:ascii="Times New Roman" w:eastAsia="Times New Roman" w:hAnsi="Times New Roman" w:cs="Times New Roman"/>
          <w:sz w:val="24"/>
          <w:szCs w:val="24"/>
        </w:rPr>
        <w:t>Sassoubre</w:t>
      </w:r>
      <w:proofErr w:type="spellEnd"/>
      <w:r w:rsidRPr="00CA6081">
        <w:rPr>
          <w:rFonts w:ascii="Times New Roman" w:eastAsia="Times New Roman" w:hAnsi="Times New Roman" w:cs="Times New Roman"/>
          <w:sz w:val="24"/>
          <w:szCs w:val="24"/>
        </w:rPr>
        <w:t xml:space="preserve"> et al., 2016; Jo et al., 2020),</w:t>
      </w:r>
      <w:del w:id="69" w:author="Ryan Kelly" w:date="2025-11-25T11:53:00Z">
        <w:r w:rsidRPr="00CA6081" w:rsidDel="005F57DC">
          <w:rPr>
            <w:rFonts w:ascii="Times New Roman" w:eastAsia="Times New Roman" w:hAnsi="Times New Roman" w:cs="Times New Roman"/>
            <w:sz w:val="24"/>
            <w:szCs w:val="24"/>
          </w:rPr>
          <w:delText xml:space="preserve"> meaning that eDNA concentration may not scale linearly with organism biomass</w:delText>
        </w:r>
      </w:del>
      <w:r w:rsidRPr="00CA6081">
        <w:rPr>
          <w:rFonts w:ascii="Times New Roman" w:eastAsia="Times New Roman" w:hAnsi="Times New Roman" w:cs="Times New Roman"/>
          <w:sz w:val="24"/>
          <w:szCs w:val="24"/>
        </w:rPr>
        <w:t xml:space="preserve">. For example, stressed or actively feeding organisms may shed more DNA than quiescent individuals of the same species, potentially amplifying their signal beyond their numerical abundance. Similarly, organisms with high metabolic rates or those </w:t>
      </w:r>
      <w:r w:rsidRPr="00CA6081">
        <w:rPr>
          <w:rFonts w:ascii="Times New Roman" w:eastAsia="Times New Roman" w:hAnsi="Times New Roman" w:cs="Times New Roman"/>
          <w:sz w:val="24"/>
          <w:szCs w:val="24"/>
        </w:rPr>
        <w:lastRenderedPageBreak/>
        <w:t>undergoing molting, spawning, or other physiological events may contribute disproportionately to the eDNA pool.</w:t>
      </w:r>
    </w:p>
    <w:p w14:paraId="4AFE377D" w14:textId="77777777" w:rsidR="001E2973" w:rsidRDefault="00F33854" w:rsidP="00DE16D6">
      <w:pPr>
        <w:ind w:firstLine="720"/>
        <w:rPr>
          <w:ins w:id="70" w:author="Pedro Brandão" w:date="2025-11-04T16:28:00Z"/>
          <w:rFonts w:ascii="Times New Roman" w:eastAsia="Times New Roman" w:hAnsi="Times New Roman" w:cs="Times New Roman"/>
          <w:sz w:val="24"/>
          <w:szCs w:val="24"/>
        </w:rPr>
      </w:pPr>
      <w:del w:id="71" w:author="Pedro Brandão" w:date="2025-11-04T16:27:00Z">
        <w:r w:rsidRPr="00CA6081" w:rsidDel="001E2973">
          <w:rPr>
            <w:rFonts w:ascii="Times New Roman" w:eastAsia="Times New Roman" w:hAnsi="Times New Roman" w:cs="Times New Roman"/>
            <w:sz w:val="24"/>
            <w:szCs w:val="24"/>
          </w:rPr>
          <w:delText xml:space="preserve"> </w:delText>
        </w:r>
      </w:del>
      <w:r w:rsidRPr="00CA6081">
        <w:rPr>
          <w:rFonts w:ascii="Times New Roman" w:eastAsia="Times New Roman" w:hAnsi="Times New Roman" w:cs="Times New Roman"/>
          <w:sz w:val="24"/>
          <w:szCs w:val="24"/>
        </w:rPr>
        <w:t>Second, hydrodynamic transport can displace eDNA away from its source, potentially blurring fine-scale temporal signals. Advection and diffusion can redistribute DNA over tens to hundreds of meters or even several kilometers in some systems (Murakami et al., 2019; Ely et al., 2021; Ellis et al., 2022; Shea et al., 2022; Xiong et al., 2025). However, rapid degradation in dynamic nearshore environments (Brandão-Dias et al., 2025) and evidence of diel fish redistribution captured by eDNA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suggest that most signals in this study likely originated locally. At the shallow depth of our study site (~4 m), classical deep-water vertical migrations are improbable. Instead, the observed diel differences likely stem from light-mediated behavioral changes among benthic, demersal, and shallow pelagic taxa that alter their positioning over just a few meters of the water column (Berge et al., 2020). </w:t>
      </w:r>
    </w:p>
    <w:p w14:paraId="3C48B04F" w14:textId="77777777" w:rsidR="001E2973" w:rsidDel="003B3078" w:rsidRDefault="00F33854" w:rsidP="00DE16D6">
      <w:pPr>
        <w:ind w:firstLine="720"/>
        <w:rPr>
          <w:ins w:id="72" w:author="Pedro Brandão" w:date="2025-11-04T16:28:00Z"/>
          <w:del w:id="73" w:author="Ryan Kelly" w:date="2025-11-25T11:54: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Third, PCR amplification bias can distort community composition estimates. Variations in primer-template complementarity, GC content, amplicon length, and polymerase efficiency can cause taxa to amplify at different rates (Nichols et al., 2018; Kelly et al., 2019), producing skewed relative abundances in the final dataset. Consequently, apparent shifts in taxon representation may partly reflect differential amplification rather than true ecological differences. While the use of multiple primer sets and rigorous bioinformatic filtering (including quality control, chimera removal, and taxonomic validation) mitigate some of these biases, they cannot </w:t>
      </w:r>
      <w:proofErr w:type="gramStart"/>
      <w:r w:rsidRPr="00CA6081">
        <w:rPr>
          <w:rFonts w:ascii="Times New Roman" w:eastAsia="Times New Roman" w:hAnsi="Times New Roman" w:cs="Times New Roman"/>
          <w:sz w:val="24"/>
          <w:szCs w:val="24"/>
        </w:rPr>
        <w:t>entirely eliminate</w:t>
      </w:r>
      <w:proofErr w:type="gramEnd"/>
      <w:r w:rsidRPr="00CA6081">
        <w:rPr>
          <w:rFonts w:ascii="Times New Roman" w:eastAsia="Times New Roman" w:hAnsi="Times New Roman" w:cs="Times New Roman"/>
          <w:sz w:val="24"/>
          <w:szCs w:val="24"/>
        </w:rPr>
        <w:t xml:space="preserve"> them. </w:t>
      </w:r>
    </w:p>
    <w:p w14:paraId="13DDD024" w14:textId="77777777" w:rsidR="003B3078" w:rsidRDefault="00F33854" w:rsidP="003B3078">
      <w:pPr>
        <w:ind w:firstLine="720"/>
        <w:rPr>
          <w:ins w:id="74" w:author="Ryan Kelly" w:date="2025-11-25T11:54: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We therefore </w:t>
      </w:r>
      <w:del w:id="75" w:author="Ryan Kelly" w:date="2025-11-25T11:54:00Z">
        <w:r w:rsidRPr="00CA6081" w:rsidDel="003B3078">
          <w:rPr>
            <w:rFonts w:ascii="Times New Roman" w:eastAsia="Times New Roman" w:hAnsi="Times New Roman" w:cs="Times New Roman"/>
            <w:sz w:val="24"/>
            <w:szCs w:val="24"/>
          </w:rPr>
          <w:delText>focus our interpretation on</w:delText>
        </w:r>
      </w:del>
      <w:ins w:id="76" w:author="Ryan Kelly" w:date="2025-11-25T11:54:00Z">
        <w:r w:rsidR="003B3078">
          <w:rPr>
            <w:rFonts w:ascii="Times New Roman" w:eastAsia="Times New Roman" w:hAnsi="Times New Roman" w:cs="Times New Roman"/>
            <w:sz w:val="24"/>
            <w:szCs w:val="24"/>
          </w:rPr>
          <w:t>transformed</w:t>
        </w:r>
      </w:ins>
      <w:r w:rsidRPr="00CA6081">
        <w:rPr>
          <w:rFonts w:ascii="Times New Roman" w:eastAsia="Times New Roman" w:hAnsi="Times New Roman" w:cs="Times New Roman"/>
          <w:sz w:val="24"/>
          <w:szCs w:val="24"/>
        </w:rPr>
        <w:t xml:space="preserve"> read counts </w:t>
      </w:r>
      <w:del w:id="77" w:author="Ryan Kelly" w:date="2025-11-25T11:54:00Z">
        <w:r w:rsidRPr="00CA6081" w:rsidDel="003B3078">
          <w:rPr>
            <w:rFonts w:ascii="Times New Roman" w:eastAsia="Times New Roman" w:hAnsi="Times New Roman" w:cs="Times New Roman"/>
            <w:sz w:val="24"/>
            <w:szCs w:val="24"/>
          </w:rPr>
          <w:delText xml:space="preserve">transformed </w:delText>
        </w:r>
      </w:del>
      <w:r w:rsidRPr="00CA6081">
        <w:rPr>
          <w:rFonts w:ascii="Times New Roman" w:eastAsia="Times New Roman" w:hAnsi="Times New Roman" w:cs="Times New Roman"/>
          <w:sz w:val="24"/>
          <w:szCs w:val="24"/>
        </w:rPr>
        <w:t xml:space="preserve">into </w:t>
      </w:r>
      <w:ins w:id="78" w:author="Ryan Kelly" w:date="2025-11-25T11:54:00Z">
        <w:r w:rsidR="003B3078">
          <w:rPr>
            <w:rFonts w:ascii="Times New Roman" w:eastAsia="Times New Roman" w:hAnsi="Times New Roman" w:cs="Times New Roman"/>
            <w:sz w:val="24"/>
            <w:szCs w:val="24"/>
          </w:rPr>
          <w:t xml:space="preserve">the </w:t>
        </w:r>
      </w:ins>
      <w:r w:rsidRPr="00CA6081">
        <w:rPr>
          <w:rFonts w:ascii="Times New Roman" w:eastAsia="Times New Roman" w:hAnsi="Times New Roman" w:cs="Times New Roman"/>
          <w:sz w:val="24"/>
          <w:szCs w:val="24"/>
        </w:rPr>
        <w:t xml:space="preserve">eDNA index (Kelly et al., 2019), which controls for species-specific amplification bias of the </w:t>
      </w:r>
      <w:r w:rsidRPr="00CA6081">
        <w:rPr>
          <w:rFonts w:ascii="Times New Roman" w:eastAsia="Times New Roman" w:hAnsi="Times New Roman" w:cs="Times New Roman"/>
          <w:sz w:val="24"/>
          <w:szCs w:val="24"/>
        </w:rPr>
        <w:lastRenderedPageBreak/>
        <w:t>primers used (</w:t>
      </w:r>
      <w:commentRangeStart w:id="79"/>
      <w:r w:rsidRPr="00CA6081">
        <w:rPr>
          <w:rFonts w:ascii="Times New Roman" w:eastAsia="Times New Roman" w:hAnsi="Times New Roman" w:cs="Times New Roman"/>
          <w:sz w:val="24"/>
          <w:szCs w:val="24"/>
        </w:rPr>
        <w:t>Guri et al., 2024</w:t>
      </w:r>
      <w:commentRangeEnd w:id="79"/>
      <w:r w:rsidR="009F0476" w:rsidRPr="00CA6081">
        <w:rPr>
          <w:rStyle w:val="CommentReference"/>
          <w:rFonts w:ascii="Times New Roman" w:eastAsia="Times New Roman" w:hAnsi="Times New Roman" w:cs="Times New Roman"/>
          <w:sz w:val="24"/>
          <w:szCs w:val="24"/>
        </w:rPr>
        <w:commentReference w:id="79"/>
      </w:r>
      <w:r w:rsidRPr="00CA6081">
        <w:rPr>
          <w:rFonts w:ascii="Times New Roman" w:eastAsia="Times New Roman" w:hAnsi="Times New Roman" w:cs="Times New Roman"/>
          <w:sz w:val="24"/>
          <w:szCs w:val="24"/>
        </w:rPr>
        <w:t xml:space="preserve">), and </w:t>
      </w:r>
      <w:ins w:id="80" w:author="Ryan Kelly" w:date="2025-11-25T11:54:00Z">
        <w:r w:rsidR="003B3078">
          <w:rPr>
            <w:rFonts w:ascii="Times New Roman" w:eastAsia="Times New Roman" w:hAnsi="Times New Roman" w:cs="Times New Roman"/>
            <w:sz w:val="24"/>
            <w:szCs w:val="24"/>
          </w:rPr>
          <w:t xml:space="preserve">focused </w:t>
        </w:r>
      </w:ins>
      <w:r w:rsidRPr="00CA6081">
        <w:rPr>
          <w:rFonts w:ascii="Times New Roman" w:eastAsia="Times New Roman" w:hAnsi="Times New Roman" w:cs="Times New Roman"/>
          <w:sz w:val="24"/>
          <w:szCs w:val="24"/>
        </w:rPr>
        <w:t xml:space="preserve">on broad compositional shifts rather than precise absolute abundances. </w:t>
      </w:r>
    </w:p>
    <w:p w14:paraId="5538CF3A" w14:textId="4E545215" w:rsidR="00F65C18" w:rsidRPr="00CA6081" w:rsidRDefault="00F33854" w:rsidP="003B3078">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Finally, interpreting eDNA signals in behavioral contexts requires caution. DNA may persist beyond immediate organism presence, capturing both recent and transient activity. This temporal ‘smearing’ complicates precise attribution of signals to specific moments, although the rapid 30-minute detection of community changes suggests this effect is relatively minor in our study system. Additionally, eDNA cannot distinguish whether changes in detection reflect altered organism abundance, activity level, vertical positioning, or DNA shedding rates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all of which may vary with light exposure. Despite these limitations, the convergence of results across markers and the alignment with known behavioral ecology of target taxa support the ecological validity of our findings. </w:t>
      </w:r>
    </w:p>
    <w:p w14:paraId="7F72BDC2"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4.5 Ecological implications and management applications</w:t>
      </w:r>
    </w:p>
    <w:p w14:paraId="6FE6A593" w14:textId="77777777" w:rsidR="00F65C18" w:rsidRPr="00CA6081" w:rsidRDefault="00F33854">
      <w:pPr>
        <w:ind w:firstLine="720"/>
        <w:contextualSpacing/>
        <w:rPr>
          <w:rFonts w:ascii="Times New Roman" w:eastAsia="Times New Roman" w:hAnsi="Times New Roman" w:cs="Times New Roman"/>
          <w:sz w:val="24"/>
          <w:szCs w:val="24"/>
        </w:rPr>
        <w:pPrChange w:id="81" w:author="Pedro Brandão" w:date="2025-11-04T16:29:00Z">
          <w:pPr>
            <w:contextualSpacing/>
          </w:pPr>
        </w:pPrChange>
      </w:pPr>
      <w:r w:rsidRPr="00CA6081">
        <w:rPr>
          <w:rFonts w:ascii="Times New Roman" w:eastAsia="Times New Roman" w:hAnsi="Times New Roman" w:cs="Times New Roman"/>
          <w:sz w:val="24"/>
          <w:szCs w:val="24"/>
        </w:rPr>
        <w:t>Artificial light at night (ALAN) is increasingly recognized as an ecological stressor in marine ecosystems (Marangoni et al., 2022). By altering natural light regimes, it has the potential to modify predator-prey interactions, feeding behavior, reproductive timing, and habitat use across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Storrie et al., 2022). Our findings that both diel phase and artificial light jointly shape detectable communities underscore that ALAN effects cannot be understood in </w:t>
      </w:r>
      <w:proofErr w:type="gramStart"/>
      <w:r w:rsidRPr="00CA6081">
        <w:rPr>
          <w:rFonts w:ascii="Times New Roman" w:eastAsia="Times New Roman" w:hAnsi="Times New Roman" w:cs="Times New Roman"/>
          <w:sz w:val="24"/>
          <w:szCs w:val="24"/>
        </w:rPr>
        <w:t>isolation, but</w:t>
      </w:r>
      <w:proofErr w:type="gramEnd"/>
      <w:r w:rsidRPr="00CA6081">
        <w:rPr>
          <w:rFonts w:ascii="Times New Roman" w:eastAsia="Times New Roman" w:hAnsi="Times New Roman" w:cs="Times New Roman"/>
          <w:sz w:val="24"/>
          <w:szCs w:val="24"/>
        </w:rPr>
        <w:t xml:space="preserve"> must be contextualized within natural </w:t>
      </w:r>
      <w:proofErr w:type="spellStart"/>
      <w:r w:rsidRPr="00CA6081">
        <w:rPr>
          <w:rFonts w:ascii="Times New Roman" w:eastAsia="Times New Roman" w:hAnsi="Times New Roman" w:cs="Times New Roman"/>
          <w:sz w:val="24"/>
          <w:szCs w:val="24"/>
        </w:rPr>
        <w:t>lightscapes</w:t>
      </w:r>
      <w:proofErr w:type="spellEnd"/>
      <w:r w:rsidRPr="00CA6081">
        <w:rPr>
          <w:rFonts w:ascii="Times New Roman" w:eastAsia="Times New Roman" w:hAnsi="Times New Roman" w:cs="Times New Roman"/>
          <w:sz w:val="24"/>
          <w:szCs w:val="24"/>
        </w:rPr>
        <w:t xml:space="preserve">. The interaction between time of day and light treatment—with significant effects only during nighttime—demonstrates that organisms respond to artificial light primarily when it represents a departure from natural conditions. In coastal systems, organisms have evolved under variable natural illumination ranging from starlight and moonlight (~0.001–0.3 lux) to bioluminescent flashes, which have long structured ecological rhythms (Stibor &amp; Stockenreiter,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w:t>
      </w:r>
      <w:r w:rsidRPr="00CA6081">
        <w:rPr>
          <w:rFonts w:ascii="Times New Roman" w:eastAsia="Times New Roman" w:hAnsi="Times New Roman" w:cs="Times New Roman"/>
          <w:sz w:val="24"/>
          <w:szCs w:val="24"/>
        </w:rPr>
        <w:lastRenderedPageBreak/>
        <w:t xml:space="preserve">Artificial light sources, however, typically exceed tens to hundreds of </w:t>
      </w:r>
      <w:proofErr w:type="gramStart"/>
      <w:r w:rsidRPr="00CA6081">
        <w:rPr>
          <w:rFonts w:ascii="Times New Roman" w:eastAsia="Times New Roman" w:hAnsi="Times New Roman" w:cs="Times New Roman"/>
          <w:sz w:val="24"/>
          <w:szCs w:val="24"/>
        </w:rPr>
        <w:t>lux</w:t>
      </w:r>
      <w:proofErr w:type="gramEnd"/>
      <w:r w:rsidRPr="00CA6081">
        <w:rPr>
          <w:rFonts w:ascii="Times New Roman" w:eastAsia="Times New Roman" w:hAnsi="Times New Roman" w:cs="Times New Roman"/>
          <w:sz w:val="24"/>
          <w:szCs w:val="24"/>
        </w:rPr>
        <w:t>, far surpassing natural nocturnal illumination (Becker et al., 2013; Bolton et al., 2017). As observed here, such intense illumination can override natural nocturnal cues within minutes, altering both the composition and variability of shallow-water assemblages. These changes are ecologically significant because nearshore ecosystems function as critical habitats for foraging, shelter, reproduction, and nursery grounds for numerous species (McFarland, 1986; Yeoh et al., 2017). Disruption of natural activity patterns could reduce foraging efficiency, increase predation risk, interfere with reproductive behavior, and ultimately alter community structure and ecosystem function.</w:t>
      </w:r>
    </w:p>
    <w:p w14:paraId="56A59B23" w14:textId="77777777" w:rsidR="000657B3" w:rsidRDefault="00F33854" w:rsidP="001F418E">
      <w:pPr>
        <w:ind w:firstLine="720"/>
        <w:rPr>
          <w:ins w:id="82" w:author="Pedro Brandão" w:date="2025-11-04T16:30:00Z"/>
          <w:rFonts w:ascii="Times New Roman" w:eastAsia="Times New Roman" w:hAnsi="Times New Roman" w:cs="Times New Roman"/>
          <w:sz w:val="24"/>
          <w:szCs w:val="24"/>
        </w:rPr>
      </w:pPr>
      <w:commentRangeStart w:id="83"/>
      <w:r w:rsidRPr="00CA6081">
        <w:rPr>
          <w:rFonts w:ascii="Times New Roman" w:eastAsia="Times New Roman" w:hAnsi="Times New Roman" w:cs="Times New Roman"/>
          <w:sz w:val="24"/>
          <w:szCs w:val="24"/>
        </w:rPr>
        <w:t xml:space="preserve">Our results carry direct implications for managing coastal light pollution. That detectable community restructuring occurs within 30 minutes of illumination highlights the sensitivity of nearshore assemblages to ALAN. Mitigation measures could include: (1) reducing light intensity closer to natural moonlight levels; (2) minimizing illumination duration through curfews, timers, or motion-activated systems; (3) adjusting spectral composition toward longer wavelengths (amber/red light) that are less disruptive to marine fauna; and (4) shielding or directing lights to minimize water surface illumination (Becker et al., 2013; Bolton et al., 2017; </w:t>
      </w:r>
      <w:commentRangeStart w:id="84"/>
      <w:r w:rsidRPr="00CA6081">
        <w:rPr>
          <w:rFonts w:ascii="Times New Roman" w:eastAsia="Times New Roman" w:hAnsi="Times New Roman" w:cs="Times New Roman"/>
          <w:sz w:val="24"/>
          <w:szCs w:val="24"/>
        </w:rPr>
        <w:t>Longcore &amp; Rich, 2004</w:t>
      </w:r>
      <w:commentRangeEnd w:id="84"/>
      <w:r w:rsidR="009F0476" w:rsidRPr="00CA6081">
        <w:rPr>
          <w:rStyle w:val="CommentReference"/>
          <w:rFonts w:ascii="Times New Roman" w:eastAsia="Times New Roman" w:hAnsi="Times New Roman" w:cs="Times New Roman"/>
          <w:sz w:val="24"/>
          <w:szCs w:val="24"/>
        </w:rPr>
        <w:commentReference w:id="84"/>
      </w:r>
      <w:r w:rsidRPr="00CA6081">
        <w:rPr>
          <w:rFonts w:ascii="Times New Roman" w:eastAsia="Times New Roman" w:hAnsi="Times New Roman" w:cs="Times New Roman"/>
          <w:sz w:val="24"/>
          <w:szCs w:val="24"/>
        </w:rPr>
        <w:t xml:space="preserve">). Given the rapid response times documented here, even short-term reductions in lighting could provide meaningful relief for nocturnal marine communities. </w:t>
      </w:r>
      <w:commentRangeEnd w:id="83"/>
      <w:r w:rsidR="000C4431">
        <w:rPr>
          <w:rStyle w:val="CommentReference"/>
        </w:rPr>
        <w:commentReference w:id="83"/>
      </w:r>
    </w:p>
    <w:p w14:paraId="407A6A7F" w14:textId="06F898E7" w:rsidR="000657B3" w:rsidRDefault="00F33854" w:rsidP="001F418E">
      <w:pPr>
        <w:ind w:firstLine="720"/>
        <w:rPr>
          <w:ins w:id="85" w:author="Pedro Brandão" w:date="2025-11-04T16:30: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Seasonal context also </w:t>
      </w:r>
      <w:ins w:id="86" w:author="Ryan Kelly" w:date="2025-11-25T11:56:00Z">
        <w:r w:rsidR="002A09C8">
          <w:rPr>
            <w:rFonts w:ascii="Times New Roman" w:eastAsia="Times New Roman" w:hAnsi="Times New Roman" w:cs="Times New Roman"/>
            <w:sz w:val="24"/>
            <w:szCs w:val="24"/>
          </w:rPr>
          <w:t xml:space="preserve">likely </w:t>
        </w:r>
      </w:ins>
      <w:r w:rsidRPr="00CA6081">
        <w:rPr>
          <w:rFonts w:ascii="Times New Roman" w:eastAsia="Times New Roman" w:hAnsi="Times New Roman" w:cs="Times New Roman"/>
          <w:sz w:val="24"/>
          <w:szCs w:val="24"/>
        </w:rPr>
        <w:t xml:space="preserve">matters. Our sampling took place during summer at northern latitudes (Friday Harbor, Washington, 48°N), when nights are relatively short (approximately 8 hours of darkness in July/August). During winter, longer dark periods may amplify ALAN effects by extending exposure durations and affecting a larger proportion of the diel cycle, potentially producing more persistent community restructuring or cumulative stress effects. Conversely, in summer when natural light periods dominate, organisms may be more resilient to brief nighttime </w:t>
      </w:r>
      <w:r w:rsidRPr="00CA6081">
        <w:rPr>
          <w:rFonts w:ascii="Times New Roman" w:eastAsia="Times New Roman" w:hAnsi="Times New Roman" w:cs="Times New Roman"/>
          <w:sz w:val="24"/>
          <w:szCs w:val="24"/>
        </w:rPr>
        <w:lastRenderedPageBreak/>
        <w:t xml:space="preserve">disturbances. Considering seasonal variation in photoperiod will therefore be essential when designing lighting guidelines and assessing ecological impacts across different latitudes and times of year. </w:t>
      </w:r>
    </w:p>
    <w:p w14:paraId="7E6ADA08" w14:textId="0D0F874C" w:rsidR="00F65C18" w:rsidRPr="00CA6081" w:rsidRDefault="00F33854" w:rsidP="001F418E">
      <w:pPr>
        <w:ind w:firstLine="720"/>
        <w:rPr>
          <w:rFonts w:ascii="Times New Roman" w:eastAsia="Times New Roman" w:hAnsi="Times New Roman" w:cs="Times New Roman"/>
          <w:sz w:val="24"/>
          <w:szCs w:val="24"/>
        </w:rPr>
      </w:pPr>
      <w:del w:id="87" w:author="Ryan Kelly" w:date="2025-11-25T11:56:00Z">
        <w:r w:rsidRPr="00CA6081" w:rsidDel="00B17CD6">
          <w:rPr>
            <w:rFonts w:ascii="Times New Roman" w:eastAsia="Times New Roman" w:hAnsi="Times New Roman" w:cs="Times New Roman"/>
            <w:sz w:val="24"/>
            <w:szCs w:val="24"/>
          </w:rPr>
          <w:delText>Beyond immediate management applications</w:delText>
        </w:r>
      </w:del>
      <w:ins w:id="88" w:author="Ryan Kelly" w:date="2025-11-25T11:56:00Z">
        <w:r w:rsidR="00B17CD6">
          <w:rPr>
            <w:rFonts w:ascii="Times New Roman" w:eastAsia="Times New Roman" w:hAnsi="Times New Roman" w:cs="Times New Roman"/>
            <w:sz w:val="24"/>
            <w:szCs w:val="24"/>
          </w:rPr>
          <w:t>F</w:t>
        </w:r>
      </w:ins>
      <w:ins w:id="89" w:author="Ryan Kelly" w:date="2025-11-25T11:57:00Z">
        <w:r w:rsidR="00B17CD6">
          <w:rPr>
            <w:rFonts w:ascii="Times New Roman" w:eastAsia="Times New Roman" w:hAnsi="Times New Roman" w:cs="Times New Roman"/>
            <w:sz w:val="24"/>
            <w:szCs w:val="24"/>
          </w:rPr>
          <w:t>inally</w:t>
        </w:r>
      </w:ins>
      <w:r w:rsidRPr="00CA6081">
        <w:rPr>
          <w:rFonts w:ascii="Times New Roman" w:eastAsia="Times New Roman" w:hAnsi="Times New Roman" w:cs="Times New Roman"/>
          <w:sz w:val="24"/>
          <w:szCs w:val="24"/>
        </w:rPr>
        <w:t xml:space="preserve">, this study demonstrates the power of eDNA metabarcoding for rapid ecological assessment. All field sampling, laboratory processing, sequencing, and analysis were completed within a three-week field course, highlighting the feasibility of this approach for time-sensitive monitoring, educational programs, and resource-limited settings. The portability of nanopore sequencing platforms enables in-field data generation, elimination delays associated with sample shipping and providing near real-time ecological information. </w:t>
      </w:r>
      <w:del w:id="90" w:author="Ryan Kelly" w:date="2025-11-25T11:57:00Z">
        <w:r w:rsidRPr="00CA6081" w:rsidDel="00CA06A2">
          <w:rPr>
            <w:rFonts w:ascii="Times New Roman" w:eastAsia="Times New Roman" w:hAnsi="Times New Roman" w:cs="Times New Roman"/>
            <w:sz w:val="24"/>
            <w:szCs w:val="24"/>
          </w:rPr>
          <w:delText>As ALAN continues to expand globally, s</w:delText>
        </w:r>
      </w:del>
      <w:ins w:id="91" w:author="Ryan Kelly" w:date="2025-11-25T11:57:00Z">
        <w:r w:rsidR="00CA06A2">
          <w:rPr>
            <w:rFonts w:ascii="Times New Roman" w:eastAsia="Times New Roman" w:hAnsi="Times New Roman" w:cs="Times New Roman"/>
            <w:sz w:val="24"/>
            <w:szCs w:val="24"/>
          </w:rPr>
          <w:t>S</w:t>
        </w:r>
      </w:ins>
      <w:r w:rsidRPr="00CA6081">
        <w:rPr>
          <w:rFonts w:ascii="Times New Roman" w:eastAsia="Times New Roman" w:hAnsi="Times New Roman" w:cs="Times New Roman"/>
          <w:sz w:val="24"/>
          <w:szCs w:val="24"/>
        </w:rPr>
        <w:t xml:space="preserve">uch rapid-assessment tools will become increasingly valuable </w:t>
      </w:r>
      <w:ins w:id="92" w:author="Ryan Kelly" w:date="2025-11-25T11:57:00Z">
        <w:r w:rsidR="00CA06A2">
          <w:rPr>
            <w:rFonts w:ascii="Times New Roman" w:eastAsia="Times New Roman" w:hAnsi="Times New Roman" w:cs="Times New Roman"/>
            <w:sz w:val="24"/>
            <w:szCs w:val="24"/>
          </w:rPr>
          <w:t xml:space="preserve">both in the context of basic ecology and </w:t>
        </w:r>
      </w:ins>
      <w:del w:id="93" w:author="Ryan Kelly" w:date="2025-11-25T11:57:00Z">
        <w:r w:rsidRPr="00CA6081" w:rsidDel="00CA06A2">
          <w:rPr>
            <w:rFonts w:ascii="Times New Roman" w:eastAsia="Times New Roman" w:hAnsi="Times New Roman" w:cs="Times New Roman"/>
            <w:sz w:val="24"/>
            <w:szCs w:val="24"/>
          </w:rPr>
          <w:delText>for documenting impacts, evaluating mitigation efforts, and</w:delText>
        </w:r>
      </w:del>
      <w:ins w:id="94" w:author="Ryan Kelly" w:date="2025-11-25T11:57:00Z">
        <w:r w:rsidR="00CA06A2">
          <w:rPr>
            <w:rFonts w:ascii="Times New Roman" w:eastAsia="Times New Roman" w:hAnsi="Times New Roman" w:cs="Times New Roman"/>
            <w:sz w:val="24"/>
            <w:szCs w:val="24"/>
          </w:rPr>
          <w:t>for</w:t>
        </w:r>
      </w:ins>
      <w:r w:rsidRPr="00CA6081">
        <w:rPr>
          <w:rFonts w:ascii="Times New Roman" w:eastAsia="Times New Roman" w:hAnsi="Times New Roman" w:cs="Times New Roman"/>
          <w:sz w:val="24"/>
          <w:szCs w:val="24"/>
        </w:rPr>
        <w:t xml:space="preserve"> informing evidence-based coastal management decisions. </w:t>
      </w:r>
    </w:p>
    <w:p w14:paraId="643B58D2"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t>Conclusion</w:t>
      </w:r>
    </w:p>
    <w:p w14:paraId="38E7A5A9" w14:textId="0B8CF625" w:rsidR="00F65C18" w:rsidRPr="00A53347" w:rsidRDefault="00F33854">
      <w:pPr>
        <w:ind w:firstLine="720"/>
        <w:rPr>
          <w:rFonts w:ascii="Times New Roman" w:eastAsia="Times New Roman" w:hAnsi="Times New Roman" w:cs="Times New Roman"/>
          <w:sz w:val="24"/>
          <w:szCs w:val="24"/>
        </w:rPr>
        <w:pPrChange w:id="95" w:author="Pedro Brandão" w:date="2025-11-04T16:31:00Z">
          <w:pPr/>
        </w:pPrChange>
      </w:pPr>
      <w:r w:rsidRPr="00CA6081">
        <w:rPr>
          <w:rFonts w:ascii="Times New Roman" w:eastAsia="Times New Roman" w:hAnsi="Times New Roman" w:cs="Times New Roman"/>
          <w:sz w:val="24"/>
          <w:szCs w:val="24"/>
        </w:rPr>
        <w:t xml:space="preserve">This study demonstrates </w:t>
      </w:r>
      <w:del w:id="96" w:author="Ryan Kelly" w:date="2025-11-25T11:58:00Z">
        <w:r w:rsidRPr="00CA6081" w:rsidDel="00B902D1">
          <w:rPr>
            <w:rFonts w:ascii="Times New Roman" w:eastAsia="Times New Roman" w:hAnsi="Times New Roman" w:cs="Times New Roman"/>
            <w:sz w:val="24"/>
            <w:szCs w:val="24"/>
          </w:rPr>
          <w:delText xml:space="preserve">that </w:delText>
        </w:r>
      </w:del>
      <w:r w:rsidRPr="00CA6081">
        <w:rPr>
          <w:rFonts w:ascii="Times New Roman" w:eastAsia="Times New Roman" w:hAnsi="Times New Roman" w:cs="Times New Roman"/>
          <w:sz w:val="24"/>
          <w:szCs w:val="24"/>
        </w:rPr>
        <w:t xml:space="preserve">eDNA metabarcoding can capture community shifts at remarkably fine temporal scales, detecting compositional changes within 30 minutes of artificial light exposure. Both natural diel cycles and artificial illumination shape nearshore marine communities in shallow coastal waters, with different taxonomic groups exhibiting distinct, light-mediated behavioral responses. </w:t>
      </w:r>
      <w:del w:id="97" w:author="Ryan Kelly" w:date="2025-11-25T11:58:00Z">
        <w:r w:rsidRPr="00CA6081" w:rsidDel="00E9768E">
          <w:rPr>
            <w:rFonts w:ascii="Times New Roman" w:eastAsia="Times New Roman" w:hAnsi="Times New Roman" w:cs="Times New Roman"/>
            <w:sz w:val="24"/>
            <w:szCs w:val="24"/>
          </w:rPr>
          <w:delText xml:space="preserve">As coastal environments face expanding artificial illumination, eDNA sampling offers a practical, non-invasive tool for monitoring light pollution impacts and supporting evidence-based management strategies. Unlike traditional methods that rely on light or physical disturbance, eDNA collection requires no direct interference or artificial illumination. Because samples can be collected quickly and without altering organism behavior, eDNA sampling is effective for detecting ecological patterns that conventional sampling techniques might </w:delText>
        </w:r>
        <w:r w:rsidRPr="00CA6081" w:rsidDel="00E9768E">
          <w:rPr>
            <w:rFonts w:ascii="Times New Roman" w:eastAsia="Times New Roman" w:hAnsi="Times New Roman" w:cs="Times New Roman"/>
            <w:sz w:val="24"/>
            <w:szCs w:val="24"/>
          </w:rPr>
          <w:lastRenderedPageBreak/>
          <w:delText>have overlooked</w:delText>
        </w:r>
      </w:del>
      <w:ins w:id="98" w:author="Ryan Kelly" w:date="2025-11-25T11:58:00Z">
        <w:r w:rsidR="00E9768E">
          <w:rPr>
            <w:rFonts w:ascii="Times New Roman" w:eastAsia="Times New Roman" w:hAnsi="Times New Roman" w:cs="Times New Roman"/>
            <w:sz w:val="24"/>
            <w:szCs w:val="24"/>
          </w:rPr>
          <w:t>Moreover,</w:t>
        </w:r>
      </w:ins>
      <w:del w:id="99" w:author="Ryan Kelly" w:date="2025-11-25T11:58:00Z">
        <w:r w:rsidRPr="00CA6081" w:rsidDel="00E9768E">
          <w:rPr>
            <w:rFonts w:ascii="Times New Roman" w:eastAsia="Times New Roman" w:hAnsi="Times New Roman" w:cs="Times New Roman"/>
            <w:sz w:val="24"/>
            <w:szCs w:val="24"/>
          </w:rPr>
          <w:delText>.</w:delText>
        </w:r>
      </w:del>
      <w:r w:rsidRPr="00CA6081">
        <w:rPr>
          <w:rFonts w:ascii="Times New Roman" w:eastAsia="Times New Roman" w:hAnsi="Times New Roman" w:cs="Times New Roman"/>
          <w:sz w:val="24"/>
          <w:szCs w:val="24"/>
        </w:rPr>
        <w:t xml:space="preserve"> </w:t>
      </w:r>
      <w:ins w:id="100" w:author="Ryan Kelly" w:date="2025-11-25T11:58:00Z">
        <w:r w:rsidR="00E9768E">
          <w:rPr>
            <w:rFonts w:ascii="Times New Roman" w:eastAsia="Times New Roman" w:hAnsi="Times New Roman" w:cs="Times New Roman"/>
            <w:sz w:val="24"/>
            <w:szCs w:val="24"/>
          </w:rPr>
          <w:t>t</w:t>
        </w:r>
      </w:ins>
      <w:del w:id="101" w:author="Ryan Kelly" w:date="2025-11-25T11:58:00Z">
        <w:r w:rsidRPr="00CA6081" w:rsidDel="00E9768E">
          <w:rPr>
            <w:rFonts w:ascii="Times New Roman" w:eastAsia="Times New Roman" w:hAnsi="Times New Roman" w:cs="Times New Roman"/>
            <w:sz w:val="24"/>
            <w:szCs w:val="24"/>
          </w:rPr>
          <w:delText>T</w:delText>
        </w:r>
      </w:del>
      <w:proofErr w:type="gramStart"/>
      <w:r w:rsidRPr="00CA6081">
        <w:rPr>
          <w:rFonts w:ascii="Times New Roman" w:eastAsia="Times New Roman" w:hAnsi="Times New Roman" w:cs="Times New Roman"/>
          <w:sz w:val="24"/>
          <w:szCs w:val="24"/>
        </w:rPr>
        <w:t>he</w:t>
      </w:r>
      <w:proofErr w:type="gramEnd"/>
      <w:r w:rsidRPr="00CA6081">
        <w:rPr>
          <w:rFonts w:ascii="Times New Roman" w:eastAsia="Times New Roman" w:hAnsi="Times New Roman" w:cs="Times New Roman"/>
          <w:sz w:val="24"/>
          <w:szCs w:val="24"/>
        </w:rPr>
        <w:t xml:space="preserve"> rapid turnaround enabled by portable sequencing technology</w:t>
      </w:r>
      <w:del w:id="102" w:author="Ryan Kelly" w:date="2025-11-25T11:59:00Z">
        <w:r w:rsidR="00202C10" w:rsidDel="005E0BBD">
          <w:rPr>
            <w:rFonts w:ascii="Times New Roman" w:eastAsia="Times New Roman" w:hAnsi="Times New Roman" w:cs="Times New Roman"/>
            <w:sz w:val="24"/>
            <w:szCs w:val="24"/>
          </w:rPr>
          <w:delText>,</w:delText>
        </w:r>
      </w:del>
      <w:r w:rsidR="00202C10">
        <w:rPr>
          <w:rFonts w:ascii="Times New Roman" w:eastAsia="Times New Roman" w:hAnsi="Times New Roman" w:cs="Times New Roman"/>
          <w:sz w:val="24"/>
          <w:szCs w:val="24"/>
        </w:rPr>
        <w:t xml:space="preserve"> </w:t>
      </w:r>
      <w:del w:id="103" w:author="Ryan Kelly" w:date="2025-11-25T11:59:00Z">
        <w:r w:rsidRPr="00CA6081" w:rsidDel="005E0BBD">
          <w:rPr>
            <w:rFonts w:ascii="Times New Roman" w:eastAsia="Times New Roman" w:hAnsi="Times New Roman" w:cs="Times New Roman"/>
            <w:sz w:val="24"/>
            <w:szCs w:val="24"/>
          </w:rPr>
          <w:delText xml:space="preserve">allowing </w:delText>
        </w:r>
      </w:del>
      <w:ins w:id="104" w:author="Ryan Kelly" w:date="2025-11-25T11:59:00Z">
        <w:r w:rsidR="005E0BBD" w:rsidRPr="00CA6081">
          <w:rPr>
            <w:rFonts w:ascii="Times New Roman" w:eastAsia="Times New Roman" w:hAnsi="Times New Roman" w:cs="Times New Roman"/>
            <w:sz w:val="24"/>
            <w:szCs w:val="24"/>
          </w:rPr>
          <w:t>allow</w:t>
        </w:r>
        <w:r w:rsidR="005E0BBD">
          <w:rPr>
            <w:rFonts w:ascii="Times New Roman" w:eastAsia="Times New Roman" w:hAnsi="Times New Roman" w:cs="Times New Roman"/>
            <w:sz w:val="24"/>
            <w:szCs w:val="24"/>
          </w:rPr>
          <w:t>ed</w:t>
        </w:r>
        <w:r w:rsidR="005E0BBD" w:rsidRPr="00CA6081">
          <w:rPr>
            <w:rFonts w:ascii="Times New Roman" w:eastAsia="Times New Roman" w:hAnsi="Times New Roman" w:cs="Times New Roman"/>
            <w:sz w:val="24"/>
            <w:szCs w:val="24"/>
          </w:rPr>
          <w:t xml:space="preserve"> </w:t>
        </w:r>
      </w:ins>
      <w:r w:rsidRPr="00CA6081">
        <w:rPr>
          <w:rFonts w:ascii="Times New Roman" w:eastAsia="Times New Roman" w:hAnsi="Times New Roman" w:cs="Times New Roman"/>
          <w:sz w:val="24"/>
          <w:szCs w:val="24"/>
        </w:rPr>
        <w:t xml:space="preserve">complete data collection </w:t>
      </w:r>
      <w:ins w:id="105" w:author="Ryan Kelly" w:date="2025-11-25T11:59:00Z">
        <w:r w:rsidR="00293553">
          <w:rPr>
            <w:rFonts w:ascii="Times New Roman" w:eastAsia="Times New Roman" w:hAnsi="Times New Roman" w:cs="Times New Roman"/>
            <w:sz w:val="24"/>
            <w:szCs w:val="24"/>
          </w:rPr>
          <w:t xml:space="preserve">and </w:t>
        </w:r>
      </w:ins>
      <w:r w:rsidRPr="00CA6081">
        <w:rPr>
          <w:rFonts w:ascii="Times New Roman" w:eastAsia="Times New Roman" w:hAnsi="Times New Roman" w:cs="Times New Roman"/>
          <w:sz w:val="24"/>
          <w:szCs w:val="24"/>
        </w:rPr>
        <w:t xml:space="preserve">analysis </w:t>
      </w:r>
      <w:del w:id="106" w:author="Ryan Kelly" w:date="2025-11-25T11:59:00Z">
        <w:r w:rsidRPr="00CA6081" w:rsidDel="00293553">
          <w:rPr>
            <w:rFonts w:ascii="Times New Roman" w:eastAsia="Times New Roman" w:hAnsi="Times New Roman" w:cs="Times New Roman"/>
            <w:sz w:val="24"/>
            <w:szCs w:val="24"/>
          </w:rPr>
          <w:delText xml:space="preserve">achievable </w:delText>
        </w:r>
      </w:del>
      <w:r w:rsidRPr="00CA6081">
        <w:rPr>
          <w:rFonts w:ascii="Times New Roman" w:eastAsia="Times New Roman" w:hAnsi="Times New Roman" w:cs="Times New Roman"/>
          <w:sz w:val="24"/>
          <w:szCs w:val="24"/>
        </w:rPr>
        <w:t>within weeks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makes this approach particularly valuable for time-sensitive assessments, educational programs, and resource-limited settings. </w:t>
      </w:r>
      <w:del w:id="107" w:author="Ryan Kelly" w:date="2025-11-25T11:59:00Z">
        <w:r w:rsidRPr="00CA6081" w:rsidDel="00A522AB">
          <w:rPr>
            <w:rFonts w:ascii="Times New Roman" w:eastAsia="Times New Roman" w:hAnsi="Times New Roman" w:cs="Times New Roman"/>
            <w:sz w:val="24"/>
            <w:szCs w:val="24"/>
          </w:rPr>
          <w:delText>Considering eDNA shifts constantly in the marine environment, b</w:delText>
        </w:r>
      </w:del>
      <w:ins w:id="108" w:author="Ryan Kelly" w:date="2025-11-25T11:59:00Z">
        <w:r w:rsidR="00A522AB">
          <w:rPr>
            <w:rFonts w:ascii="Times New Roman" w:eastAsia="Times New Roman" w:hAnsi="Times New Roman" w:cs="Times New Roman"/>
            <w:sz w:val="24"/>
            <w:szCs w:val="24"/>
          </w:rPr>
          <w:t>B</w:t>
        </w:r>
      </w:ins>
      <w:r w:rsidRPr="00CA6081">
        <w:rPr>
          <w:rFonts w:ascii="Times New Roman" w:eastAsia="Times New Roman" w:hAnsi="Times New Roman" w:cs="Times New Roman"/>
          <w:sz w:val="24"/>
          <w:szCs w:val="24"/>
        </w:rPr>
        <w:t xml:space="preserve">eing able to produce results rapidly enables near real-time tracking of community shifts and behavioral responses to environmental change. </w:t>
      </w:r>
      <w:del w:id="109" w:author="Ryan Kelly" w:date="2025-11-25T11:59:00Z">
        <w:r w:rsidRPr="00CA6081" w:rsidDel="00474501">
          <w:rPr>
            <w:rFonts w:ascii="Times New Roman" w:eastAsia="Times New Roman" w:hAnsi="Times New Roman" w:cs="Times New Roman"/>
            <w:sz w:val="24"/>
            <w:szCs w:val="24"/>
          </w:rPr>
          <w:delText>The consistent patterns observed across two independent genetic markers</w:delText>
        </w:r>
        <w:r w:rsidR="00202C10" w:rsidDel="00474501">
          <w:rPr>
            <w:rFonts w:ascii="Times New Roman" w:eastAsia="Times New Roman" w:hAnsi="Times New Roman" w:cs="Times New Roman"/>
            <w:sz w:val="24"/>
            <w:szCs w:val="24"/>
          </w:rPr>
          <w:delText xml:space="preserve">, </w:delText>
        </w:r>
        <w:r w:rsidRPr="00CA6081" w:rsidDel="00474501">
          <w:rPr>
            <w:rFonts w:ascii="Times New Roman" w:eastAsia="Times New Roman" w:hAnsi="Times New Roman" w:cs="Times New Roman"/>
            <w:sz w:val="24"/>
            <w:szCs w:val="24"/>
          </w:rPr>
          <w:delText>one targeting vertebrates and the other broader eukaryotic diversity</w:delText>
        </w:r>
        <w:r w:rsidR="00202C10" w:rsidDel="00474501">
          <w:rPr>
            <w:rFonts w:ascii="Times New Roman" w:eastAsia="Times New Roman" w:hAnsi="Times New Roman" w:cs="Times New Roman"/>
            <w:sz w:val="24"/>
            <w:szCs w:val="24"/>
          </w:rPr>
          <w:delText xml:space="preserve">, </w:delText>
        </w:r>
        <w:r w:rsidRPr="00CA6081" w:rsidDel="00474501">
          <w:rPr>
            <w:rFonts w:ascii="Times New Roman" w:eastAsia="Times New Roman" w:hAnsi="Times New Roman" w:cs="Times New Roman"/>
            <w:sz w:val="24"/>
            <w:szCs w:val="24"/>
          </w:rPr>
          <w:delText xml:space="preserve">validates the robustness of this approach for multi-taxa community assessment. This indicates that the observed community structures are not a result of primer bias, but rather reflects true patterns. This also increases the chance of detecting rare taxa and strengthens confidence and accuracy in observing community composition. </w:delText>
        </w:r>
      </w:del>
      <w:r w:rsidRPr="00CA6081">
        <w:rPr>
          <w:rFonts w:ascii="Times New Roman" w:eastAsia="Times New Roman" w:hAnsi="Times New Roman" w:cs="Times New Roman"/>
          <w:sz w:val="24"/>
          <w:szCs w:val="24"/>
        </w:rPr>
        <w:t xml:space="preserve">By establishing the capability to capture transient ecological dynamics at scales previously difficult to measure, this work opens new research avenues for investigating behavioral ecology, diel community assembly, and ecosystem responses to environmental change in marine systems. </w:t>
      </w:r>
    </w:p>
    <w:p w14:paraId="29CB1DC9"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t>Acknowledgements</w:t>
      </w:r>
    </w:p>
    <w:p w14:paraId="40BF1AA4" w14:textId="2BC7674B" w:rsidR="00F65C18" w:rsidRDefault="00F33854" w:rsidP="00A53347">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KCB, FJOC, </w:t>
      </w:r>
      <w:proofErr w:type="spellStart"/>
      <w:r w:rsidRPr="00CA6081">
        <w:rPr>
          <w:rFonts w:ascii="Times New Roman" w:eastAsia="Times New Roman" w:hAnsi="Times New Roman" w:cs="Times New Roman"/>
          <w:sz w:val="24"/>
          <w:szCs w:val="24"/>
        </w:rPr>
        <w:t>yyy</w:t>
      </w:r>
      <w:proofErr w:type="spellEnd"/>
      <w:r w:rsidRPr="00CA6081">
        <w:rPr>
          <w:rFonts w:ascii="Times New Roman" w:eastAsia="Times New Roman" w:hAnsi="Times New Roman" w:cs="Times New Roman"/>
          <w:sz w:val="24"/>
          <w:szCs w:val="24"/>
        </w:rPr>
        <w:t xml:space="preserve">, </w:t>
      </w:r>
      <w:r w:rsidR="00C72468">
        <w:rPr>
          <w:rFonts w:ascii="Times New Roman" w:eastAsia="Times New Roman" w:hAnsi="Times New Roman" w:cs="Times New Roman"/>
          <w:sz w:val="24"/>
          <w:szCs w:val="24"/>
        </w:rPr>
        <w:t xml:space="preserve">xxx, </w:t>
      </w:r>
      <w:r w:rsidRPr="00CA6081">
        <w:rPr>
          <w:rFonts w:ascii="Times New Roman" w:eastAsia="Times New Roman" w:hAnsi="Times New Roman" w:cs="Times New Roman"/>
          <w:sz w:val="24"/>
          <w:szCs w:val="24"/>
        </w:rPr>
        <w:t>are grateful to the eDNA Collaborative and the Friday Harbor Labs for a full scholarship to attend the eDNA workshop that resulted in this work.</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KCB acknowledges funding from</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 xml:space="preserve">the Federal Ministry of Education and Research (BMBF) through the project CREATE Phase I and II (03F0910M and 03F0979F), which is part of the research mission 'Protection and Sustainable Use of Marine Areas' of the German Marine Research Alliance (DAM) for his position at the </w:t>
      </w:r>
      <w:proofErr w:type="spellStart"/>
      <w:r w:rsidRPr="00CA6081">
        <w:rPr>
          <w:rFonts w:ascii="Times New Roman" w:eastAsia="Times New Roman" w:hAnsi="Times New Roman" w:cs="Times New Roman"/>
          <w:sz w:val="24"/>
          <w:szCs w:val="24"/>
        </w:rPr>
        <w:t>Thünen</w:t>
      </w:r>
      <w:proofErr w:type="spellEnd"/>
      <w:r w:rsidRPr="00CA6081">
        <w:rPr>
          <w:rFonts w:ascii="Times New Roman" w:eastAsia="Times New Roman" w:hAnsi="Times New Roman" w:cs="Times New Roman"/>
          <w:sz w:val="24"/>
          <w:szCs w:val="24"/>
        </w:rPr>
        <w:t xml:space="preserve"> Institute of Sea Fisheries, Bremerhaven.</w:t>
      </w:r>
      <w:ins w:id="110" w:author="Ryan Kelly" w:date="2025-11-25T12:00:00Z">
        <w:r w:rsidR="006B3E5A">
          <w:rPr>
            <w:rFonts w:ascii="Times New Roman" w:eastAsia="Times New Roman" w:hAnsi="Times New Roman" w:cs="Times New Roman"/>
            <w:sz w:val="24"/>
            <w:szCs w:val="24"/>
          </w:rPr>
          <w:t xml:space="preserve"> The work was conducted at the 2025 </w:t>
        </w:r>
        <w:r w:rsidR="00EB6A50">
          <w:rPr>
            <w:rFonts w:ascii="Times New Roman" w:eastAsia="Times New Roman" w:hAnsi="Times New Roman" w:cs="Times New Roman"/>
            <w:sz w:val="24"/>
            <w:szCs w:val="24"/>
          </w:rPr>
          <w:t>Environmental DNA for Molecular Ecology workshop at the University of Washington’s Friday Har</w:t>
        </w:r>
      </w:ins>
      <w:ins w:id="111" w:author="Ryan Kelly" w:date="2025-11-25T12:01:00Z">
        <w:r w:rsidR="00EB6A50">
          <w:rPr>
            <w:rFonts w:ascii="Times New Roman" w:eastAsia="Times New Roman" w:hAnsi="Times New Roman" w:cs="Times New Roman"/>
            <w:sz w:val="24"/>
            <w:szCs w:val="24"/>
          </w:rPr>
          <w:t xml:space="preserve">bor Labs, with primary funding from the David and Lucile Packard </w:t>
        </w:r>
        <w:r w:rsidR="00EB6A50">
          <w:rPr>
            <w:rFonts w:ascii="Times New Roman" w:eastAsia="Times New Roman" w:hAnsi="Times New Roman" w:cs="Times New Roman"/>
            <w:sz w:val="24"/>
            <w:szCs w:val="24"/>
          </w:rPr>
          <w:lastRenderedPageBreak/>
          <w:t xml:space="preserve">Foundation </w:t>
        </w:r>
      </w:ins>
      <w:ins w:id="112" w:author="Ryan Kelly" w:date="2025-11-25T12:03:00Z">
        <w:r w:rsidR="00772D6B">
          <w:rPr>
            <w:rFonts w:ascii="Times New Roman" w:eastAsia="Times New Roman" w:hAnsi="Times New Roman" w:cs="Times New Roman"/>
            <w:sz w:val="24"/>
            <w:szCs w:val="24"/>
          </w:rPr>
          <w:t xml:space="preserve">and the National Philanthropic Trust </w:t>
        </w:r>
      </w:ins>
      <w:ins w:id="113" w:author="Ryan Kelly" w:date="2025-11-25T12:01:00Z">
        <w:r w:rsidR="00EB6A50">
          <w:rPr>
            <w:rFonts w:ascii="Times New Roman" w:eastAsia="Times New Roman" w:hAnsi="Times New Roman" w:cs="Times New Roman"/>
            <w:sz w:val="24"/>
            <w:szCs w:val="24"/>
          </w:rPr>
          <w:t xml:space="preserve">via the eDNA Collaborative. </w:t>
        </w:r>
      </w:ins>
      <w:ins w:id="114" w:author="Ryan Kelly" w:date="2025-11-25T12:03:00Z">
        <w:r w:rsidR="0074753B">
          <w:rPr>
            <w:rFonts w:ascii="Times New Roman" w:eastAsia="Times New Roman" w:hAnsi="Times New Roman" w:cs="Times New Roman"/>
            <w:sz w:val="24"/>
            <w:szCs w:val="24"/>
          </w:rPr>
          <w:t>Friday Harbor Labs provided additional financial support.</w:t>
        </w:r>
      </w:ins>
    </w:p>
    <w:p w14:paraId="7E6DD1A0" w14:textId="77777777" w:rsidR="00F65C18" w:rsidRDefault="00F33854" w:rsidP="006D598D">
      <w:pPr>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60FF556" w14:textId="77777777" w:rsidR="00F65C18" w:rsidRDefault="00F33854" w:rsidP="00D1034F">
      <w:pPr>
        <w:ind w:hanging="720"/>
        <w:contextualSpacing/>
        <w:rPr>
          <w:rFonts w:ascii="Times New Roman" w:eastAsia="Times New Roman" w:hAnsi="Times New Roman" w:cs="Times New Roman"/>
          <w:sz w:val="24"/>
          <w:szCs w:val="24"/>
        </w:rPr>
      </w:pPr>
      <w:commentRangeStart w:id="115"/>
      <w:r w:rsidRPr="009F0476">
        <w:rPr>
          <w:rFonts w:ascii="Times New Roman" w:eastAsia="Times New Roman" w:hAnsi="Times New Roman" w:cs="Times New Roman"/>
          <w:sz w:val="24"/>
          <w:szCs w:val="24"/>
          <w:highlight w:val="red"/>
          <w:rPrChange w:id="116" w:author="Diana Alexandra Pazmiño Jaramillo" w:date="2025-11-22T14:04:00Z">
            <w:rPr>
              <w:rFonts w:ascii="Times New Roman" w:eastAsia="Times New Roman" w:hAnsi="Times New Roman" w:cs="Times New Roman"/>
              <w:sz w:val="24"/>
              <w:szCs w:val="24"/>
              <w:highlight w:val="white"/>
            </w:rPr>
          </w:rPrChange>
        </w:rPr>
        <w:t xml:space="preserve">Anderson, M.J. (2001), A new method for non-parametric multivariate analysis of variance. Austral Ecology, 26: 32-46. </w:t>
      </w:r>
      <w:r w:rsidRPr="009F0476">
        <w:rPr>
          <w:highlight w:val="red"/>
          <w:rPrChange w:id="117" w:author="Diana Alexandra Pazmiño Jaramillo" w:date="2025-11-22T14:04:00Z">
            <w:rPr/>
          </w:rPrChange>
        </w:rPr>
        <w:fldChar w:fldCharType="begin"/>
      </w:r>
      <w:r w:rsidRPr="009F0476">
        <w:rPr>
          <w:highlight w:val="red"/>
          <w:rPrChange w:id="118" w:author="Diana Alexandra Pazmiño Jaramillo" w:date="2025-11-22T14:04:00Z">
            <w:rPr/>
          </w:rPrChange>
        </w:rPr>
        <w:instrText>HYPERLINK "https://doi.org/10.1111/j.1442-9993.2001.01070.pp.x" \h</w:instrText>
      </w:r>
      <w:r w:rsidRPr="00305CD6">
        <w:rPr>
          <w:highlight w:val="red"/>
        </w:rPr>
      </w:r>
      <w:r w:rsidRPr="009F0476">
        <w:rPr>
          <w:highlight w:val="red"/>
          <w:rPrChange w:id="119" w:author="Diana Alexandra Pazmiño Jaramillo" w:date="2025-11-22T14:04:00Z">
            <w:rPr/>
          </w:rPrChange>
        </w:rPr>
        <w:fldChar w:fldCharType="separate"/>
      </w:r>
      <w:r w:rsidRPr="009F0476">
        <w:rPr>
          <w:rFonts w:ascii="Times New Roman" w:eastAsia="Times New Roman" w:hAnsi="Times New Roman" w:cs="Times New Roman"/>
          <w:sz w:val="24"/>
          <w:szCs w:val="24"/>
          <w:highlight w:val="red"/>
          <w:rPrChange w:id="120" w:author="Diana Alexandra Pazmiño Jaramillo" w:date="2025-11-22T14:04:00Z">
            <w:rPr>
              <w:rFonts w:ascii="Times New Roman" w:eastAsia="Times New Roman" w:hAnsi="Times New Roman" w:cs="Times New Roman"/>
              <w:sz w:val="24"/>
              <w:szCs w:val="24"/>
              <w:highlight w:val="white"/>
            </w:rPr>
          </w:rPrChange>
        </w:rPr>
        <w:t>https://doi.org/10.1111/j.1442-9993.2001.01070.pp.x</w:t>
      </w:r>
      <w:r w:rsidRPr="009F0476">
        <w:rPr>
          <w:highlight w:val="red"/>
          <w:rPrChange w:id="121" w:author="Diana Alexandra Pazmiño Jaramillo" w:date="2025-11-22T14:04:00Z">
            <w:rPr/>
          </w:rPrChange>
        </w:rPr>
        <w:fldChar w:fldCharType="end"/>
      </w:r>
      <w:commentRangeEnd w:id="115"/>
      <w:r w:rsidR="009F0476">
        <w:rPr>
          <w:rStyle w:val="CommentReference"/>
          <w:rFonts w:ascii="Times New Roman" w:eastAsia="Times New Roman" w:hAnsi="Times New Roman" w:cs="Times New Roman"/>
          <w:sz w:val="24"/>
          <w:szCs w:val="24"/>
        </w:rPr>
        <w:commentReference w:id="115"/>
      </w:r>
    </w:p>
    <w:p w14:paraId="3D43DB27" w14:textId="15AC8DC6"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Becker, A., Whitfield, A.K., Cowley, P.D., </w:t>
      </w:r>
      <w:proofErr w:type="spellStart"/>
      <w:r>
        <w:rPr>
          <w:rFonts w:ascii="Times New Roman" w:eastAsia="Times New Roman" w:hAnsi="Times New Roman" w:cs="Times New Roman"/>
          <w:sz w:val="24"/>
          <w:szCs w:val="24"/>
        </w:rPr>
        <w:t>Järnegren</w:t>
      </w:r>
      <w:proofErr w:type="spellEnd"/>
      <w:r>
        <w:rPr>
          <w:rFonts w:ascii="Times New Roman" w:eastAsia="Times New Roman" w:hAnsi="Times New Roman" w:cs="Times New Roman"/>
          <w:sz w:val="24"/>
          <w:szCs w:val="24"/>
        </w:rPr>
        <w:t xml:space="preserve">, J. and </w:t>
      </w:r>
      <w:proofErr w:type="spellStart"/>
      <w:r>
        <w:rPr>
          <w:rFonts w:ascii="Times New Roman" w:eastAsia="Times New Roman" w:hAnsi="Times New Roman" w:cs="Times New Roman"/>
          <w:sz w:val="24"/>
          <w:szCs w:val="24"/>
        </w:rPr>
        <w:t>Næsje</w:t>
      </w:r>
      <w:proofErr w:type="spellEnd"/>
      <w:r>
        <w:rPr>
          <w:rFonts w:ascii="Times New Roman" w:eastAsia="Times New Roman" w:hAnsi="Times New Roman" w:cs="Times New Roman"/>
          <w:sz w:val="24"/>
          <w:szCs w:val="24"/>
        </w:rPr>
        <w:t>, T.F. (2013)</w:t>
      </w:r>
      <w:ins w:id="122" w:author="Diana Pazmiño" w:date="2025-11-22T14:33:00Z">
        <w:r w:rsidR="000D3DF4">
          <w:rPr>
            <w:rFonts w:ascii="Times New Roman" w:eastAsia="Times New Roman" w:hAnsi="Times New Roman" w:cs="Times New Roman"/>
            <w:sz w:val="24"/>
            <w:szCs w:val="24"/>
          </w:rPr>
          <w:t>.</w:t>
        </w:r>
      </w:ins>
      <w:del w:id="123" w:author="Diana Pazmiño" w:date="2025-11-22T14:33:00Z">
        <w:r w:rsidDel="000D3DF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Potential effects of artificial light associated with anthropogenic infrastructure on the abundance and foraging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estuary-associated fishes. J Appl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50: 43-50.</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https://doi.org/10.1111/1365-2664.12024</w:t>
        </w:r>
      </w:hyperlink>
    </w:p>
    <w:p w14:paraId="6F3B4B1F" w14:textId="634C5E2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Beng, K.C., Corlett, R.T. </w:t>
      </w:r>
      <w:ins w:id="124" w:author="Diana Pazmiño" w:date="2025-11-22T14:32:00Z">
        <w:r w:rsidR="000D3DF4">
          <w:rPr>
            <w:rFonts w:ascii="Times New Roman" w:eastAsia="Times New Roman" w:hAnsi="Times New Roman" w:cs="Times New Roman"/>
            <w:sz w:val="24"/>
            <w:szCs w:val="24"/>
          </w:rPr>
          <w:t>(2020)</w:t>
        </w:r>
      </w:ins>
      <w:ins w:id="125" w:author="Diana Pazmiño" w:date="2025-11-22T14:33:00Z">
        <w:r w:rsidR="000D3DF4">
          <w:rPr>
            <w:rFonts w:ascii="Times New Roman" w:eastAsia="Times New Roman" w:hAnsi="Times New Roman" w:cs="Times New Roman"/>
            <w:sz w:val="24"/>
            <w:szCs w:val="24"/>
          </w:rPr>
          <w:t>.</w:t>
        </w:r>
      </w:ins>
      <w:ins w:id="126" w:author="Diana Pazmiño" w:date="2025-11-22T14:32:00Z">
        <w:r w:rsidR="000D3D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Applications of environmental DNA (eDNA) in ecology and conservation: opportunities, challenges and prospects. </w:t>
      </w:r>
      <w:proofErr w:type="spellStart"/>
      <w:r>
        <w:rPr>
          <w:rFonts w:ascii="Times New Roman" w:eastAsia="Times New Roman" w:hAnsi="Times New Roman" w:cs="Times New Roman"/>
          <w:i/>
          <w:sz w:val="24"/>
          <w:szCs w:val="24"/>
        </w:rPr>
        <w:t>Biodivers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Conserv</w:t>
      </w:r>
      <w:proofErr w:type="spellEnd"/>
      <w:r>
        <w:rPr>
          <w:rFonts w:ascii="Times New Roman" w:eastAsia="Times New Roman" w:hAnsi="Times New Roman" w:cs="Times New Roman"/>
          <w:sz w:val="24"/>
          <w:szCs w:val="24"/>
        </w:rPr>
        <w:t xml:space="preserve"> 29, 2089–2121</w:t>
      </w:r>
      <w:del w:id="127" w:author="Diana Pazmiño" w:date="2025-11-22T14:32: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xml:space="preserve">. </w:t>
      </w:r>
      <w:hyperlink r:id="rId20">
        <w:r>
          <w:rPr>
            <w:rFonts w:ascii="Times New Roman" w:eastAsia="Times New Roman" w:hAnsi="Times New Roman" w:cs="Times New Roman"/>
            <w:color w:val="1155CC"/>
            <w:sz w:val="24"/>
            <w:szCs w:val="24"/>
            <w:u w:val="single"/>
          </w:rPr>
          <w:t>https://doi.org/10.1007/s10531-020-01980-0</w:t>
        </w:r>
      </w:hyperlink>
    </w:p>
    <w:p w14:paraId="50BDC9F0" w14:textId="31B571F2"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Berge, J., Geoffroy, M., </w:t>
      </w:r>
      <w:proofErr w:type="spellStart"/>
      <w:r>
        <w:rPr>
          <w:rFonts w:ascii="Times New Roman" w:eastAsia="Times New Roman" w:hAnsi="Times New Roman" w:cs="Times New Roman"/>
          <w:sz w:val="24"/>
          <w:szCs w:val="24"/>
        </w:rPr>
        <w:t>Daase</w:t>
      </w:r>
      <w:proofErr w:type="spellEnd"/>
      <w:r>
        <w:rPr>
          <w:rFonts w:ascii="Times New Roman" w:eastAsia="Times New Roman" w:hAnsi="Times New Roman" w:cs="Times New Roman"/>
          <w:sz w:val="24"/>
          <w:szCs w:val="24"/>
        </w:rPr>
        <w:t xml:space="preserve">, M.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w:t>
      </w:r>
      <w:ins w:id="128" w:author="Diana Pazmiño" w:date="2025-11-22T14:32:00Z">
        <w:r w:rsidR="000D3DF4">
          <w:rPr>
            <w:rFonts w:ascii="Times New Roman" w:eastAsia="Times New Roman" w:hAnsi="Times New Roman" w:cs="Times New Roman"/>
            <w:sz w:val="24"/>
            <w:szCs w:val="24"/>
          </w:rPr>
          <w:t>(2020)</w:t>
        </w:r>
      </w:ins>
      <w:ins w:id="129" w:author="Diana Pazmiño" w:date="2025-11-22T14:33:00Z">
        <w:r w:rsidR="000D3DF4">
          <w:rPr>
            <w:rFonts w:ascii="Times New Roman" w:eastAsia="Times New Roman" w:hAnsi="Times New Roman" w:cs="Times New Roman"/>
            <w:sz w:val="24"/>
            <w:szCs w:val="24"/>
          </w:rPr>
          <w:t>.</w:t>
        </w:r>
      </w:ins>
      <w:ins w:id="130" w:author="Diana Pazmiño" w:date="2025-11-22T14:32:00Z">
        <w:r w:rsidR="000D3D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Artificial light during the polar night disrupts Arctic fish and zooplankton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down to 200 m depth. </w:t>
      </w:r>
      <w:r>
        <w:rPr>
          <w:rFonts w:ascii="Times New Roman" w:eastAsia="Times New Roman" w:hAnsi="Times New Roman" w:cs="Times New Roman"/>
          <w:i/>
          <w:sz w:val="24"/>
          <w:szCs w:val="24"/>
        </w:rPr>
        <w:t>Commun Biol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102</w:t>
      </w:r>
      <w:del w:id="131" w:author="Diana Pazmiño" w:date="2025-11-22T14:32: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https://doi.org/10.1038/s42003-020-0807-6</w:t>
      </w:r>
    </w:p>
    <w:p w14:paraId="1BF8E8C3"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Bolton, D., Mayer-Pinto, M., Clark, G. F., Dafforn, K. A., Brassil, W. A., Becker, A., &amp; Johnston, E. L. (2017). Coastal urban lighting has ecological consequences for multiple trophic levels under the sea.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576</w:t>
      </w:r>
      <w:r>
        <w:rPr>
          <w:rFonts w:ascii="Times New Roman" w:eastAsia="Times New Roman" w:hAnsi="Times New Roman" w:cs="Times New Roman"/>
          <w:sz w:val="24"/>
          <w:szCs w:val="24"/>
        </w:rPr>
        <w:t xml:space="preserve">, 1–9. </w:t>
      </w:r>
      <w:hyperlink r:id="rId21">
        <w:r>
          <w:rPr>
            <w:rFonts w:ascii="Times New Roman" w:eastAsia="Times New Roman" w:hAnsi="Times New Roman" w:cs="Times New Roman"/>
            <w:color w:val="1155CC"/>
            <w:sz w:val="24"/>
            <w:szCs w:val="24"/>
            <w:u w:val="single"/>
          </w:rPr>
          <w:t>https://doi.org/10.1016/j.scitotenv.2016.10.037</w:t>
        </w:r>
      </w:hyperlink>
    </w:p>
    <w:p w14:paraId="37063BE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Brandão-Dias, P. F., Shaffer, M., Guri, G., Parsons, K. M., Kelly, R. P., &amp; Allan, E. A. (2025). Differential decay of multiple environmental nucleic acid components.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w:t>
      </w:r>
      <w:r>
        <w:rPr>
          <w:rFonts w:ascii="Times New Roman" w:eastAsia="Times New Roman" w:hAnsi="Times New Roman" w:cs="Times New Roman"/>
          <w:sz w:val="24"/>
          <w:szCs w:val="24"/>
        </w:rPr>
        <w:t xml:space="preserve">(1), 26791. </w:t>
      </w:r>
      <w:hyperlink r:id="rId22">
        <w:r>
          <w:rPr>
            <w:rFonts w:ascii="Times New Roman" w:eastAsia="Times New Roman" w:hAnsi="Times New Roman" w:cs="Times New Roman"/>
            <w:color w:val="1155CC"/>
            <w:sz w:val="24"/>
            <w:szCs w:val="24"/>
            <w:u w:val="single"/>
          </w:rPr>
          <w:t>https://doi.org/10.1038/s41598-025-12916-5</w:t>
        </w:r>
      </w:hyperlink>
      <w:r>
        <w:rPr>
          <w:rFonts w:ascii="Times New Roman" w:eastAsia="Times New Roman" w:hAnsi="Times New Roman" w:cs="Times New Roman"/>
          <w:sz w:val="24"/>
          <w:szCs w:val="24"/>
        </w:rPr>
        <w:t xml:space="preserve"> </w:t>
      </w:r>
    </w:p>
    <w:p w14:paraId="05342C0A" w14:textId="77777777" w:rsidR="00F65C18" w:rsidRPr="00EB5D97" w:rsidRDefault="00F33854" w:rsidP="00D1034F">
      <w:pPr>
        <w:ind w:hanging="720"/>
        <w:contextualSpacing/>
        <w:rPr>
          <w:rFonts w:ascii="Times New Roman" w:eastAsia="Times New Roman" w:hAnsi="Times New Roman" w:cs="Times New Roman"/>
          <w:sz w:val="24"/>
          <w:szCs w:val="24"/>
          <w:lang w:val="es-EC"/>
          <w:rPrChange w:id="132" w:author="Diana Pazmiño" w:date="2025-11-22T10:13: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lastRenderedPageBreak/>
        <w:t xml:space="preserve">Brown, J. A., Lockwood, J. L., Piana, M. R., &amp; Beardsley, C. (2023). Introduction of artificial light at night increases the abundance of predators, scavengers, and parasites in arthropod communities. </w:t>
      </w:r>
      <w:proofErr w:type="spellStart"/>
      <w:r>
        <w:rPr>
          <w:rFonts w:ascii="Times New Roman" w:eastAsia="Times New Roman" w:hAnsi="Times New Roman" w:cs="Times New Roman"/>
          <w:i/>
          <w:sz w:val="24"/>
          <w:szCs w:val="24"/>
        </w:rPr>
        <w:t>iScience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26</w:t>
      </w:r>
      <w:r>
        <w:rPr>
          <w:rFonts w:ascii="Times New Roman" w:eastAsia="Times New Roman" w:hAnsi="Times New Roman" w:cs="Times New Roman"/>
          <w:sz w:val="24"/>
          <w:szCs w:val="24"/>
        </w:rPr>
        <w:t xml:space="preserve">(3), 106203. </w:t>
      </w:r>
      <w:r>
        <w:fldChar w:fldCharType="begin"/>
      </w:r>
      <w:r>
        <w:instrText>HYPERLINK "https://doi.org/10.1016/j.isci.2023.106203" \h</w:instrText>
      </w:r>
      <w:r>
        <w:fldChar w:fldCharType="separate"/>
      </w:r>
      <w:r w:rsidRPr="00EB5D97">
        <w:rPr>
          <w:rFonts w:ascii="Times New Roman" w:eastAsia="Times New Roman" w:hAnsi="Times New Roman" w:cs="Times New Roman"/>
          <w:color w:val="1155CC"/>
          <w:sz w:val="24"/>
          <w:szCs w:val="24"/>
          <w:u w:val="single"/>
          <w:lang w:val="es-EC"/>
          <w:rPrChange w:id="133" w:author="Diana Pazmiño" w:date="2025-11-22T10:13:00Z">
            <w:rPr>
              <w:rFonts w:ascii="Times New Roman" w:eastAsia="Times New Roman" w:hAnsi="Times New Roman" w:cs="Times New Roman"/>
              <w:color w:val="1155CC"/>
              <w:sz w:val="24"/>
              <w:szCs w:val="24"/>
              <w:u w:val="single"/>
            </w:rPr>
          </w:rPrChange>
        </w:rPr>
        <w:t>https://doi.org/10.1016/j.isci.2023.106203</w:t>
      </w:r>
      <w:r>
        <w:fldChar w:fldCharType="end"/>
      </w:r>
      <w:r w:rsidRPr="00EB5D97">
        <w:rPr>
          <w:rFonts w:ascii="Times New Roman" w:eastAsia="Times New Roman" w:hAnsi="Times New Roman" w:cs="Times New Roman"/>
          <w:sz w:val="24"/>
          <w:szCs w:val="24"/>
          <w:lang w:val="es-EC"/>
          <w:rPrChange w:id="134" w:author="Diana Pazmiño" w:date="2025-11-22T10:13:00Z">
            <w:rPr>
              <w:rFonts w:ascii="Times New Roman" w:eastAsia="Times New Roman" w:hAnsi="Times New Roman" w:cs="Times New Roman"/>
              <w:sz w:val="24"/>
              <w:szCs w:val="24"/>
            </w:rPr>
          </w:rPrChange>
        </w:rPr>
        <w:t xml:space="preserve"> </w:t>
      </w:r>
    </w:p>
    <w:p w14:paraId="3D8A346E" w14:textId="77777777" w:rsidR="00F65C18" w:rsidRDefault="00F33854" w:rsidP="00D1034F">
      <w:pPr>
        <w:ind w:hanging="720"/>
        <w:contextualSpacing/>
        <w:rPr>
          <w:rFonts w:ascii="Times New Roman" w:eastAsia="Times New Roman" w:hAnsi="Times New Roman" w:cs="Times New Roman"/>
          <w:sz w:val="24"/>
          <w:szCs w:val="24"/>
        </w:rPr>
      </w:pPr>
      <w:r w:rsidRPr="00EB5D97">
        <w:rPr>
          <w:rFonts w:ascii="Times New Roman" w:eastAsia="Times New Roman" w:hAnsi="Times New Roman" w:cs="Times New Roman"/>
          <w:sz w:val="24"/>
          <w:szCs w:val="24"/>
          <w:lang w:val="es-EC"/>
          <w:rPrChange w:id="135" w:author="Diana Pazmiño" w:date="2025-11-22T10:13:00Z">
            <w:rPr>
              <w:rFonts w:ascii="Times New Roman" w:eastAsia="Times New Roman" w:hAnsi="Times New Roman" w:cs="Times New Roman"/>
              <w:sz w:val="24"/>
              <w:szCs w:val="24"/>
            </w:rPr>
          </w:rPrChange>
        </w:rPr>
        <w:t xml:space="preserve">Canals, O., Mendibil, I., Santos, M., Irigoien, X., &amp; Rodríguez-Ezpeleta, N. (2021). </w:t>
      </w:r>
      <w:r>
        <w:rPr>
          <w:rFonts w:ascii="Times New Roman" w:eastAsia="Times New Roman" w:hAnsi="Times New Roman" w:cs="Times New Roman"/>
          <w:sz w:val="24"/>
          <w:szCs w:val="24"/>
        </w:rPr>
        <w:t xml:space="preserve">Vertical stratification of environmental DNA in the open ocean captures ecological patterns and behavior of deep-sea fishes. </w:t>
      </w:r>
      <w:r>
        <w:rPr>
          <w:rFonts w:ascii="Times New Roman" w:eastAsia="Times New Roman" w:hAnsi="Times New Roman" w:cs="Times New Roman"/>
          <w:i/>
          <w:sz w:val="24"/>
          <w:szCs w:val="24"/>
        </w:rPr>
        <w:t>Limnology and Oceanography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 xml:space="preserve">(6), 339–347. </w:t>
      </w:r>
      <w:hyperlink r:id="rId23">
        <w:r>
          <w:rPr>
            <w:rFonts w:ascii="Times New Roman" w:eastAsia="Times New Roman" w:hAnsi="Times New Roman" w:cs="Times New Roman"/>
            <w:color w:val="1155CC"/>
            <w:sz w:val="24"/>
            <w:szCs w:val="24"/>
            <w:u w:val="single"/>
          </w:rPr>
          <w:t>https://doi.org/10.1002/lol2.10213</w:t>
        </w:r>
      </w:hyperlink>
      <w:r>
        <w:rPr>
          <w:rFonts w:ascii="Times New Roman" w:eastAsia="Times New Roman" w:hAnsi="Times New Roman" w:cs="Times New Roman"/>
          <w:sz w:val="24"/>
          <w:szCs w:val="24"/>
        </w:rPr>
        <w:t xml:space="preserve"> </w:t>
      </w:r>
    </w:p>
    <w:p w14:paraId="7A0A2DA9" w14:textId="77777777" w:rsidR="00F65C18" w:rsidRDefault="00F33854" w:rsidP="00D1034F">
      <w:pPr>
        <w:ind w:hanging="720"/>
        <w:contextualSpacing/>
        <w:rPr>
          <w:rFonts w:ascii="Times New Roman" w:eastAsia="Times New Roman" w:hAnsi="Times New Roman" w:cs="Times New Roman"/>
          <w:sz w:val="24"/>
          <w:szCs w:val="24"/>
        </w:rPr>
      </w:pPr>
      <w:commentRangeStart w:id="136"/>
      <w:r w:rsidRPr="009F0476">
        <w:rPr>
          <w:rFonts w:ascii="Times New Roman" w:eastAsia="Times New Roman" w:hAnsi="Times New Roman" w:cs="Times New Roman"/>
          <w:sz w:val="24"/>
          <w:szCs w:val="24"/>
          <w:highlight w:val="red"/>
          <w:rPrChange w:id="137" w:author="Diana Alexandra Pazmiño Jaramillo" w:date="2025-11-22T14:06:00Z">
            <w:rPr>
              <w:rFonts w:ascii="Times New Roman" w:eastAsia="Times New Roman" w:hAnsi="Times New Roman" w:cs="Times New Roman"/>
              <w:sz w:val="24"/>
              <w:szCs w:val="24"/>
            </w:rPr>
          </w:rPrChange>
        </w:rPr>
        <w:t xml:space="preserve">Chang, J. J. M., Ip, Y. C. A., Ng, C. S. L., &amp; Huang, D. (2020). Takeaways from mobile DNA barcoding with </w:t>
      </w:r>
      <w:proofErr w:type="spellStart"/>
      <w:r w:rsidRPr="009F0476">
        <w:rPr>
          <w:rFonts w:ascii="Times New Roman" w:eastAsia="Times New Roman" w:hAnsi="Times New Roman" w:cs="Times New Roman"/>
          <w:sz w:val="24"/>
          <w:szCs w:val="24"/>
          <w:highlight w:val="red"/>
          <w:rPrChange w:id="138" w:author="Diana Alexandra Pazmiño Jaramillo" w:date="2025-11-22T14:06:00Z">
            <w:rPr>
              <w:rFonts w:ascii="Times New Roman" w:eastAsia="Times New Roman" w:hAnsi="Times New Roman" w:cs="Times New Roman"/>
              <w:sz w:val="24"/>
              <w:szCs w:val="24"/>
            </w:rPr>
          </w:rPrChange>
        </w:rPr>
        <w:t>BentoLab</w:t>
      </w:r>
      <w:proofErr w:type="spellEnd"/>
      <w:r w:rsidRPr="009F0476">
        <w:rPr>
          <w:rFonts w:ascii="Times New Roman" w:eastAsia="Times New Roman" w:hAnsi="Times New Roman" w:cs="Times New Roman"/>
          <w:sz w:val="24"/>
          <w:szCs w:val="24"/>
          <w:highlight w:val="red"/>
          <w:rPrChange w:id="139" w:author="Diana Alexandra Pazmiño Jaramillo" w:date="2025-11-22T14:06:00Z">
            <w:rPr>
              <w:rFonts w:ascii="Times New Roman" w:eastAsia="Times New Roman" w:hAnsi="Times New Roman" w:cs="Times New Roman"/>
              <w:sz w:val="24"/>
              <w:szCs w:val="24"/>
            </w:rPr>
          </w:rPrChange>
        </w:rPr>
        <w:t xml:space="preserve"> and </w:t>
      </w:r>
      <w:proofErr w:type="spellStart"/>
      <w:r w:rsidRPr="009F0476">
        <w:rPr>
          <w:rFonts w:ascii="Times New Roman" w:eastAsia="Times New Roman" w:hAnsi="Times New Roman" w:cs="Times New Roman"/>
          <w:sz w:val="24"/>
          <w:szCs w:val="24"/>
          <w:highlight w:val="red"/>
          <w:rPrChange w:id="140" w:author="Diana Alexandra Pazmiño Jaramillo" w:date="2025-11-22T14:06:00Z">
            <w:rPr>
              <w:rFonts w:ascii="Times New Roman" w:eastAsia="Times New Roman" w:hAnsi="Times New Roman" w:cs="Times New Roman"/>
              <w:sz w:val="24"/>
              <w:szCs w:val="24"/>
            </w:rPr>
          </w:rPrChange>
        </w:rPr>
        <w:t>MinION</w:t>
      </w:r>
      <w:proofErr w:type="spellEnd"/>
      <w:r w:rsidRPr="009F0476">
        <w:rPr>
          <w:rFonts w:ascii="Times New Roman" w:eastAsia="Times New Roman" w:hAnsi="Times New Roman" w:cs="Times New Roman"/>
          <w:sz w:val="24"/>
          <w:szCs w:val="24"/>
          <w:highlight w:val="red"/>
          <w:rPrChange w:id="141" w:author="Diana Alexandra Pazmiño Jaramillo" w:date="2025-11-22T14:06:00Z">
            <w:rPr>
              <w:rFonts w:ascii="Times New Roman" w:eastAsia="Times New Roman" w:hAnsi="Times New Roman" w:cs="Times New Roman"/>
              <w:sz w:val="24"/>
              <w:szCs w:val="24"/>
            </w:rPr>
          </w:rPrChange>
        </w:rPr>
        <w:t>. Genes, 11(10), 1121.</w:t>
      </w:r>
      <w:commentRangeEnd w:id="136"/>
      <w:r w:rsidR="009F0476">
        <w:rPr>
          <w:rStyle w:val="CommentReference"/>
          <w:rFonts w:ascii="Times New Roman" w:eastAsia="Times New Roman" w:hAnsi="Times New Roman" w:cs="Times New Roman"/>
          <w:sz w:val="24"/>
          <w:szCs w:val="24"/>
        </w:rPr>
        <w:commentReference w:id="136"/>
      </w:r>
    </w:p>
    <w:p w14:paraId="73869418"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Christoforou, E., </w:t>
      </w:r>
      <w:proofErr w:type="spellStart"/>
      <w:r>
        <w:rPr>
          <w:rFonts w:ascii="Times New Roman" w:eastAsia="Times New Roman" w:hAnsi="Times New Roman" w:cs="Times New Roman"/>
          <w:sz w:val="24"/>
          <w:szCs w:val="24"/>
        </w:rPr>
        <w:t>Dominoni</w:t>
      </w:r>
      <w:proofErr w:type="spellEnd"/>
      <w:r>
        <w:rPr>
          <w:rFonts w:ascii="Times New Roman" w:eastAsia="Times New Roman" w:hAnsi="Times New Roman" w:cs="Times New Roman"/>
          <w:sz w:val="24"/>
          <w:szCs w:val="24"/>
        </w:rPr>
        <w:t xml:space="preserve">, D., Lindström, J., Diamantopoulou, C., Czyzewski, J., Mirzai, N., &amp; </w:t>
      </w:r>
      <w:proofErr w:type="spellStart"/>
      <w:r>
        <w:rPr>
          <w:rFonts w:ascii="Times New Roman" w:eastAsia="Times New Roman" w:hAnsi="Times New Roman" w:cs="Times New Roman"/>
          <w:sz w:val="24"/>
          <w:szCs w:val="24"/>
        </w:rPr>
        <w:t>Spatharis</w:t>
      </w:r>
      <w:proofErr w:type="spellEnd"/>
      <w:r>
        <w:rPr>
          <w:rFonts w:ascii="Times New Roman" w:eastAsia="Times New Roman" w:hAnsi="Times New Roman" w:cs="Times New Roman"/>
          <w:sz w:val="24"/>
          <w:szCs w:val="24"/>
        </w:rPr>
        <w:t xml:space="preserve">, S. (2023). The effects of artificial light at night (ALAN) on the gaping activity and feeding of mussels. </w:t>
      </w:r>
      <w:r>
        <w:rPr>
          <w:rFonts w:ascii="Times New Roman" w:eastAsia="Times New Roman" w:hAnsi="Times New Roman" w:cs="Times New Roman"/>
          <w:i/>
          <w:sz w:val="24"/>
          <w:szCs w:val="24"/>
        </w:rPr>
        <w:t>Marine Pollution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192</w:t>
      </w:r>
      <w:r>
        <w:rPr>
          <w:rFonts w:ascii="Times New Roman" w:eastAsia="Times New Roman" w:hAnsi="Times New Roman" w:cs="Times New Roman"/>
          <w:sz w:val="24"/>
          <w:szCs w:val="24"/>
        </w:rPr>
        <w:t xml:space="preserve">, 115105. </w:t>
      </w:r>
      <w:hyperlink r:id="rId24">
        <w:r>
          <w:rPr>
            <w:rFonts w:ascii="Times New Roman" w:eastAsia="Times New Roman" w:hAnsi="Times New Roman" w:cs="Times New Roman"/>
            <w:color w:val="1155CC"/>
            <w:sz w:val="24"/>
            <w:szCs w:val="24"/>
            <w:u w:val="single"/>
          </w:rPr>
          <w:t>https://doi.org/10.1016/j.marpolbul.2023.115105</w:t>
        </w:r>
      </w:hyperlink>
      <w:r>
        <w:rPr>
          <w:rFonts w:ascii="Times New Roman" w:eastAsia="Times New Roman" w:hAnsi="Times New Roman" w:cs="Times New Roman"/>
          <w:sz w:val="24"/>
          <w:szCs w:val="24"/>
        </w:rPr>
        <w:t xml:space="preserve"> </w:t>
      </w:r>
    </w:p>
    <w:p w14:paraId="0CEC458C" w14:textId="77777777" w:rsidR="00F65C18" w:rsidRDefault="00F33854" w:rsidP="00D1034F">
      <w:pPr>
        <w:ind w:hanging="720"/>
        <w:contextualSpacing/>
        <w:rPr>
          <w:rFonts w:ascii="Times New Roman" w:eastAsia="Times New Roman" w:hAnsi="Times New Roman" w:cs="Times New Roman"/>
          <w:sz w:val="24"/>
          <w:szCs w:val="24"/>
        </w:rPr>
      </w:pPr>
      <w:commentRangeStart w:id="142"/>
      <w:r w:rsidRPr="009F0476">
        <w:rPr>
          <w:rFonts w:ascii="Times New Roman" w:eastAsia="Times New Roman" w:hAnsi="Times New Roman" w:cs="Times New Roman"/>
          <w:sz w:val="24"/>
          <w:szCs w:val="24"/>
          <w:highlight w:val="red"/>
          <w:lang w:val="es-EC"/>
          <w:rPrChange w:id="143" w:author="Diana Alexandra Pazmiño Jaramillo" w:date="2025-11-22T14:06:00Z">
            <w:rPr>
              <w:rFonts w:ascii="Times New Roman" w:eastAsia="Times New Roman" w:hAnsi="Times New Roman" w:cs="Times New Roman"/>
              <w:sz w:val="24"/>
              <w:szCs w:val="24"/>
            </w:rPr>
          </w:rPrChange>
        </w:rPr>
        <w:t xml:space="preserve">De Cáceres M, Legendre P (2009). </w:t>
      </w:r>
      <w:r w:rsidRPr="009F0476">
        <w:rPr>
          <w:rFonts w:ascii="Times New Roman" w:eastAsia="Times New Roman" w:hAnsi="Times New Roman" w:cs="Times New Roman"/>
          <w:sz w:val="24"/>
          <w:szCs w:val="24"/>
          <w:highlight w:val="red"/>
          <w:rPrChange w:id="144" w:author="Diana Alexandra Pazmiño Jaramillo" w:date="2025-11-22T14:06:00Z">
            <w:rPr>
              <w:rFonts w:ascii="Times New Roman" w:eastAsia="Times New Roman" w:hAnsi="Times New Roman" w:cs="Times New Roman"/>
              <w:sz w:val="24"/>
              <w:szCs w:val="24"/>
            </w:rPr>
          </w:rPrChange>
        </w:rPr>
        <w:t>“Associations between species and groups of sites: indices and statistical inference.” _Ecology</w:t>
      </w:r>
      <w:proofErr w:type="gramStart"/>
      <w:r w:rsidRPr="009F0476">
        <w:rPr>
          <w:rFonts w:ascii="Times New Roman" w:eastAsia="Times New Roman" w:hAnsi="Times New Roman" w:cs="Times New Roman"/>
          <w:sz w:val="24"/>
          <w:szCs w:val="24"/>
          <w:highlight w:val="red"/>
          <w:rPrChange w:id="145" w:author="Diana Alexandra Pazmiño Jaramillo" w:date="2025-11-22T14:06:00Z">
            <w:rPr>
              <w:rFonts w:ascii="Times New Roman" w:eastAsia="Times New Roman" w:hAnsi="Times New Roman" w:cs="Times New Roman"/>
              <w:sz w:val="24"/>
              <w:szCs w:val="24"/>
            </w:rPr>
          </w:rPrChange>
        </w:rPr>
        <w:t>_,*</w:t>
      </w:r>
      <w:proofErr w:type="gramEnd"/>
      <w:r w:rsidRPr="009F0476">
        <w:rPr>
          <w:rFonts w:ascii="Times New Roman" w:eastAsia="Times New Roman" w:hAnsi="Times New Roman" w:cs="Times New Roman"/>
          <w:sz w:val="24"/>
          <w:szCs w:val="24"/>
          <w:highlight w:val="red"/>
          <w:rPrChange w:id="146" w:author="Diana Alexandra Pazmiño Jaramillo" w:date="2025-11-22T14:06:00Z">
            <w:rPr>
              <w:rFonts w:ascii="Times New Roman" w:eastAsia="Times New Roman" w:hAnsi="Times New Roman" w:cs="Times New Roman"/>
              <w:sz w:val="24"/>
              <w:szCs w:val="24"/>
            </w:rPr>
          </w:rPrChange>
        </w:rPr>
        <w:t xml:space="preserve">90*, 3566-3574. doi:10.1890/08-1823.1 </w:t>
      </w:r>
      <w:r w:rsidRPr="009F0476">
        <w:rPr>
          <w:highlight w:val="red"/>
          <w:rPrChange w:id="147" w:author="Diana Alexandra Pazmiño Jaramillo" w:date="2025-11-22T14:06:00Z">
            <w:rPr/>
          </w:rPrChange>
        </w:rPr>
        <w:fldChar w:fldCharType="begin"/>
      </w:r>
      <w:r w:rsidRPr="009F0476">
        <w:rPr>
          <w:highlight w:val="red"/>
          <w:rPrChange w:id="148" w:author="Diana Alexandra Pazmiño Jaramillo" w:date="2025-11-22T14:06:00Z">
            <w:rPr/>
          </w:rPrChange>
        </w:rPr>
        <w:instrText>HYPERLINK "https://doi.org/10.1890/08-1823.1" \h</w:instrText>
      </w:r>
      <w:r w:rsidRPr="00305CD6">
        <w:rPr>
          <w:highlight w:val="red"/>
        </w:rPr>
      </w:r>
      <w:r w:rsidRPr="009F0476">
        <w:rPr>
          <w:highlight w:val="red"/>
          <w:rPrChange w:id="149" w:author="Diana Alexandra Pazmiño Jaramillo" w:date="2025-11-22T14:06:00Z">
            <w:rPr/>
          </w:rPrChange>
        </w:rPr>
        <w:fldChar w:fldCharType="separate"/>
      </w:r>
      <w:r w:rsidRPr="009F0476">
        <w:rPr>
          <w:rFonts w:ascii="Times New Roman" w:eastAsia="Times New Roman" w:hAnsi="Times New Roman" w:cs="Times New Roman"/>
          <w:color w:val="1155CC"/>
          <w:sz w:val="24"/>
          <w:szCs w:val="24"/>
          <w:highlight w:val="red"/>
          <w:u w:val="single"/>
          <w:rPrChange w:id="150" w:author="Diana Alexandra Pazmiño Jaramillo" w:date="2025-11-22T14:06:00Z">
            <w:rPr>
              <w:rFonts w:ascii="Times New Roman" w:eastAsia="Times New Roman" w:hAnsi="Times New Roman" w:cs="Times New Roman"/>
              <w:color w:val="1155CC"/>
              <w:sz w:val="24"/>
              <w:szCs w:val="24"/>
              <w:u w:val="single"/>
            </w:rPr>
          </w:rPrChange>
        </w:rPr>
        <w:t>https://doi.org/10.1890/08-1823.1</w:t>
      </w:r>
      <w:r w:rsidRPr="009F0476">
        <w:rPr>
          <w:highlight w:val="red"/>
          <w:rPrChange w:id="151" w:author="Diana Alexandra Pazmiño Jaramillo" w:date="2025-11-22T14:06:00Z">
            <w:rPr/>
          </w:rPrChange>
        </w:rPr>
        <w:fldChar w:fldCharType="end"/>
      </w:r>
      <w:commentRangeEnd w:id="142"/>
      <w:r w:rsidR="009F0476">
        <w:rPr>
          <w:rStyle w:val="CommentReference"/>
          <w:rFonts w:ascii="Times New Roman" w:eastAsia="Times New Roman" w:hAnsi="Times New Roman" w:cs="Times New Roman"/>
          <w:sz w:val="24"/>
          <w:szCs w:val="24"/>
        </w:rPr>
        <w:commentReference w:id="142"/>
      </w:r>
    </w:p>
    <w:p w14:paraId="5F34C3D4"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Easson, C. G., Boswell, K. M., Tucker, N., Warren, J. D., &amp; Lopez, J. V. (2020). Combined eDNA and Acoustic Analysis Reflects Diel Vertical Migration of Mixed Consortia in the Gulf of Mexico.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7-2020</w:t>
      </w:r>
      <w:r>
        <w:rPr>
          <w:rFonts w:ascii="Times New Roman" w:eastAsia="Times New Roman" w:hAnsi="Times New Roman" w:cs="Times New Roman"/>
          <w:sz w:val="24"/>
          <w:szCs w:val="24"/>
        </w:rPr>
        <w:t xml:space="preserve">. </w:t>
      </w:r>
      <w:hyperlink r:id="rId25">
        <w:r>
          <w:rPr>
            <w:rFonts w:ascii="Times New Roman" w:eastAsia="Times New Roman" w:hAnsi="Times New Roman" w:cs="Times New Roman"/>
            <w:color w:val="1155CC"/>
            <w:sz w:val="24"/>
            <w:szCs w:val="24"/>
            <w:u w:val="single"/>
          </w:rPr>
          <w:t>https://www.frontiersin.org/journals/marine-science/articles/10.3389/fmars.2020.00552</w:t>
        </w:r>
      </w:hyperlink>
      <w:r>
        <w:rPr>
          <w:rFonts w:ascii="Times New Roman" w:eastAsia="Times New Roman" w:hAnsi="Times New Roman" w:cs="Times New Roman"/>
          <w:sz w:val="24"/>
          <w:szCs w:val="24"/>
        </w:rPr>
        <w:t xml:space="preserve"> </w:t>
      </w:r>
    </w:p>
    <w:p w14:paraId="06499029"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Ellis, M. R., Clark, Z. S. R., Treml, E. A., Brown, M. S., Matthews, T. G., Pocklington, J. B., Stafford-Bell, R. E., Bott, N. J., Nai, Y. H., Miller, A. D., &amp; Sherman, C. D. H. (2022). Detecting marine pests using environmental DNA and biophysical models.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816</w:t>
      </w:r>
      <w:r>
        <w:rPr>
          <w:rFonts w:ascii="Times New Roman" w:eastAsia="Times New Roman" w:hAnsi="Times New Roman" w:cs="Times New Roman"/>
          <w:sz w:val="24"/>
          <w:szCs w:val="24"/>
        </w:rPr>
        <w:t xml:space="preserve">, 151666. </w:t>
      </w:r>
      <w:hyperlink r:id="rId26">
        <w:r>
          <w:rPr>
            <w:rFonts w:ascii="Times New Roman" w:eastAsia="Times New Roman" w:hAnsi="Times New Roman" w:cs="Times New Roman"/>
            <w:color w:val="1155CC"/>
            <w:sz w:val="24"/>
            <w:szCs w:val="24"/>
            <w:u w:val="single"/>
          </w:rPr>
          <w:t>https://doi.org/10.1016/j.scitotenv.2021.151666</w:t>
        </w:r>
      </w:hyperlink>
      <w:r>
        <w:rPr>
          <w:rFonts w:ascii="Times New Roman" w:eastAsia="Times New Roman" w:hAnsi="Times New Roman" w:cs="Times New Roman"/>
          <w:sz w:val="24"/>
          <w:szCs w:val="24"/>
        </w:rPr>
        <w:t xml:space="preserve"> </w:t>
      </w:r>
    </w:p>
    <w:p w14:paraId="4F2C16D6" w14:textId="4827F069"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Ely</w:t>
      </w:r>
      <w:ins w:id="152"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153"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Barber</w:t>
      </w:r>
      <w:ins w:id="154"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155"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H</w:t>
      </w:r>
      <w:ins w:id="156"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Man</w:t>
      </w:r>
      <w:ins w:id="157"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158"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Gold</w:t>
      </w:r>
      <w:ins w:id="159"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Z</w:t>
      </w:r>
      <w:ins w:id="160"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(2021)</w:t>
      </w:r>
      <w:ins w:id="161"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Short-lived detection of an introduced vertebrate eDNA signal in a nearshore rocky reef environment.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16(6): e0245314. </w:t>
      </w:r>
      <w:hyperlink r:id="rId27">
        <w:r>
          <w:rPr>
            <w:rFonts w:ascii="Times New Roman" w:eastAsia="Times New Roman" w:hAnsi="Times New Roman" w:cs="Times New Roman"/>
            <w:color w:val="1155CC"/>
            <w:sz w:val="24"/>
            <w:szCs w:val="24"/>
            <w:u w:val="single"/>
          </w:rPr>
          <w:t>https://doi.org/10.1371/journal.pone.0245314</w:t>
        </w:r>
      </w:hyperlink>
    </w:p>
    <w:p w14:paraId="6974F47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Feng, Y., Sun, D., Shao, Q., Fang, C., &amp; Wang, C. (2022). </w:t>
      </w:r>
      <w:proofErr w:type="spellStart"/>
      <w:r>
        <w:rPr>
          <w:rFonts w:ascii="Times New Roman" w:eastAsia="Times New Roman" w:hAnsi="Times New Roman" w:cs="Times New Roman"/>
          <w:sz w:val="24"/>
          <w:szCs w:val="24"/>
        </w:rPr>
        <w:t>Mesozooplankton</w:t>
      </w:r>
      <w:proofErr w:type="spellEnd"/>
      <w:r>
        <w:rPr>
          <w:rFonts w:ascii="Times New Roman" w:eastAsia="Times New Roman" w:hAnsi="Times New Roman" w:cs="Times New Roman"/>
          <w:sz w:val="24"/>
          <w:szCs w:val="24"/>
        </w:rPr>
        <w:t xml:space="preserve"> biodiversity, vertical assemblages, and diel migration in the western tropical Pacific Ocean revealed by eDNA metabarcoding and morphological methods.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9-2022</w:t>
      </w:r>
      <w:r>
        <w:rPr>
          <w:rFonts w:ascii="Times New Roman" w:eastAsia="Times New Roman" w:hAnsi="Times New Roman" w:cs="Times New Roman"/>
          <w:sz w:val="24"/>
          <w:szCs w:val="24"/>
        </w:rPr>
        <w:t xml:space="preserve">. </w:t>
      </w:r>
      <w:hyperlink r:id="rId28">
        <w:r>
          <w:rPr>
            <w:rFonts w:ascii="Times New Roman" w:eastAsia="Times New Roman" w:hAnsi="Times New Roman" w:cs="Times New Roman"/>
            <w:color w:val="1155CC"/>
            <w:sz w:val="24"/>
            <w:szCs w:val="24"/>
            <w:u w:val="single"/>
          </w:rPr>
          <w:t>https://www.frontiersin.org/journals/marine-science/articles/10.3389/fmars.2022.1004410</w:t>
        </w:r>
      </w:hyperlink>
      <w:r>
        <w:rPr>
          <w:rFonts w:ascii="Times New Roman" w:eastAsia="Times New Roman" w:hAnsi="Times New Roman" w:cs="Times New Roman"/>
          <w:sz w:val="24"/>
          <w:szCs w:val="24"/>
        </w:rPr>
        <w:t xml:space="preserve"> </w:t>
      </w:r>
    </w:p>
    <w:p w14:paraId="46D2980C" w14:textId="77777777" w:rsidR="00F65C18" w:rsidRDefault="00F33854" w:rsidP="00D1034F">
      <w:pPr>
        <w:ind w:hanging="720"/>
        <w:contextualSpacing/>
        <w:rPr>
          <w:ins w:id="162" w:author="Gledis Guri" w:date="2025-12-02T11:24:00Z" w16du:dateUtc="2025-12-02T19:24:00Z"/>
          <w:rFonts w:ascii="Times New Roman" w:eastAsia="Times New Roman" w:hAnsi="Times New Roman" w:cs="Times New Roman"/>
          <w:sz w:val="24"/>
          <w:szCs w:val="24"/>
        </w:rPr>
      </w:pPr>
      <w:proofErr w:type="spellStart"/>
      <w:r w:rsidRPr="009F0476">
        <w:rPr>
          <w:rFonts w:ascii="Times New Roman" w:eastAsia="Times New Roman" w:hAnsi="Times New Roman" w:cs="Times New Roman"/>
          <w:sz w:val="24"/>
          <w:szCs w:val="24"/>
          <w:highlight w:val="red"/>
          <w:lang w:val="de-DE"/>
          <w:rPrChange w:id="163" w:author="Diana Pazmiño" w:date="2025-11-22T14:22:00Z">
            <w:rPr>
              <w:rFonts w:ascii="Times New Roman" w:eastAsia="Times New Roman" w:hAnsi="Times New Roman" w:cs="Times New Roman"/>
              <w:sz w:val="24"/>
              <w:szCs w:val="24"/>
              <w:lang w:val="de-DE"/>
            </w:rPr>
          </w:rPrChange>
        </w:rPr>
        <w:t>Garratt</w:t>
      </w:r>
      <w:proofErr w:type="spellEnd"/>
      <w:r w:rsidRPr="009F0476">
        <w:rPr>
          <w:rFonts w:ascii="Times New Roman" w:eastAsia="Times New Roman" w:hAnsi="Times New Roman" w:cs="Times New Roman"/>
          <w:sz w:val="24"/>
          <w:szCs w:val="24"/>
          <w:highlight w:val="red"/>
          <w:lang w:val="de-DE"/>
          <w:rPrChange w:id="164" w:author="Diana Pazmiño" w:date="2025-11-22T14:22:00Z">
            <w:rPr>
              <w:rFonts w:ascii="Times New Roman" w:eastAsia="Times New Roman" w:hAnsi="Times New Roman" w:cs="Times New Roman"/>
              <w:sz w:val="24"/>
              <w:szCs w:val="24"/>
              <w:lang w:val="de-DE"/>
            </w:rPr>
          </w:rPrChange>
        </w:rPr>
        <w:t xml:space="preserve">, M. J., Jenkins, S. R., &amp; Davies, T. W. (2019). </w:t>
      </w:r>
      <w:r w:rsidRPr="009F0476">
        <w:rPr>
          <w:rFonts w:ascii="Times New Roman" w:eastAsia="Times New Roman" w:hAnsi="Times New Roman" w:cs="Times New Roman"/>
          <w:sz w:val="24"/>
          <w:szCs w:val="24"/>
          <w:highlight w:val="red"/>
          <w:rPrChange w:id="165" w:author="Diana Pazmiño" w:date="2025-11-22T14:22:00Z">
            <w:rPr>
              <w:rFonts w:ascii="Times New Roman" w:eastAsia="Times New Roman" w:hAnsi="Times New Roman" w:cs="Times New Roman"/>
              <w:sz w:val="24"/>
              <w:szCs w:val="24"/>
            </w:rPr>
          </w:rPrChange>
        </w:rPr>
        <w:t xml:space="preserve">Mapping the consequences of artificial light at night for intertidal ecosystems. </w:t>
      </w:r>
      <w:r w:rsidRPr="009F0476">
        <w:rPr>
          <w:rFonts w:ascii="Times New Roman" w:eastAsia="Times New Roman" w:hAnsi="Times New Roman" w:cs="Times New Roman"/>
          <w:i/>
          <w:sz w:val="24"/>
          <w:szCs w:val="24"/>
          <w:highlight w:val="red"/>
          <w:rPrChange w:id="166" w:author="Diana Pazmiño" w:date="2025-11-22T14:22:00Z">
            <w:rPr>
              <w:rFonts w:ascii="Times New Roman" w:eastAsia="Times New Roman" w:hAnsi="Times New Roman" w:cs="Times New Roman"/>
              <w:i/>
              <w:sz w:val="24"/>
              <w:szCs w:val="24"/>
            </w:rPr>
          </w:rPrChange>
        </w:rPr>
        <w:t>Science of The Total Environment</w:t>
      </w:r>
      <w:r w:rsidRPr="009F0476">
        <w:rPr>
          <w:rFonts w:ascii="Times New Roman" w:eastAsia="Times New Roman" w:hAnsi="Times New Roman" w:cs="Times New Roman"/>
          <w:sz w:val="24"/>
          <w:szCs w:val="24"/>
          <w:highlight w:val="red"/>
          <w:rPrChange w:id="167" w:author="Diana Pazmiño" w:date="2025-11-22T14:22: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168" w:author="Diana Pazmiño" w:date="2025-11-22T14:22:00Z">
            <w:rPr>
              <w:rFonts w:ascii="Times New Roman" w:eastAsia="Times New Roman" w:hAnsi="Times New Roman" w:cs="Times New Roman"/>
              <w:i/>
              <w:sz w:val="24"/>
              <w:szCs w:val="24"/>
            </w:rPr>
          </w:rPrChange>
        </w:rPr>
        <w:t>691</w:t>
      </w:r>
      <w:r w:rsidRPr="009F0476">
        <w:rPr>
          <w:rFonts w:ascii="Times New Roman" w:eastAsia="Times New Roman" w:hAnsi="Times New Roman" w:cs="Times New Roman"/>
          <w:sz w:val="24"/>
          <w:szCs w:val="24"/>
          <w:highlight w:val="red"/>
          <w:rPrChange w:id="169" w:author="Diana Pazmiño" w:date="2025-11-22T14:22:00Z">
            <w:rPr>
              <w:rFonts w:ascii="Times New Roman" w:eastAsia="Times New Roman" w:hAnsi="Times New Roman" w:cs="Times New Roman"/>
              <w:sz w:val="24"/>
              <w:szCs w:val="24"/>
            </w:rPr>
          </w:rPrChange>
        </w:rPr>
        <w:t xml:space="preserve">, 760–768. </w:t>
      </w:r>
      <w:commentRangeStart w:id="170"/>
      <w:r w:rsidRPr="009F0476">
        <w:rPr>
          <w:highlight w:val="red"/>
          <w:rPrChange w:id="171" w:author="Diana Pazmiño" w:date="2025-11-22T14:22:00Z">
            <w:rPr/>
          </w:rPrChange>
        </w:rPr>
        <w:fldChar w:fldCharType="begin"/>
      </w:r>
      <w:r w:rsidRPr="009F0476">
        <w:rPr>
          <w:highlight w:val="red"/>
          <w:rPrChange w:id="172" w:author="Diana Pazmiño" w:date="2025-11-22T14:22:00Z">
            <w:rPr/>
          </w:rPrChange>
        </w:rPr>
        <w:instrText>HYPERLINK "https://doi.org/10.1016/j.scitotenv.2019.07.156" \h</w:instrText>
      </w:r>
      <w:r w:rsidRPr="00305CD6">
        <w:rPr>
          <w:highlight w:val="red"/>
        </w:rPr>
      </w:r>
      <w:r w:rsidRPr="009F0476">
        <w:rPr>
          <w:highlight w:val="red"/>
          <w:rPrChange w:id="173" w:author="Diana Pazmiño" w:date="2025-11-22T14:22:00Z">
            <w:rPr/>
          </w:rPrChange>
        </w:rPr>
        <w:fldChar w:fldCharType="separate"/>
      </w:r>
      <w:r w:rsidRPr="009F0476">
        <w:rPr>
          <w:rFonts w:ascii="Times New Roman" w:eastAsia="Times New Roman" w:hAnsi="Times New Roman" w:cs="Times New Roman"/>
          <w:color w:val="1155CC"/>
          <w:sz w:val="24"/>
          <w:szCs w:val="24"/>
          <w:highlight w:val="red"/>
          <w:u w:val="single"/>
          <w:rPrChange w:id="174" w:author="Diana Pazmiño" w:date="2025-11-22T14:22:00Z">
            <w:rPr>
              <w:rFonts w:ascii="Times New Roman" w:eastAsia="Times New Roman" w:hAnsi="Times New Roman" w:cs="Times New Roman"/>
              <w:color w:val="1155CC"/>
              <w:sz w:val="24"/>
              <w:szCs w:val="24"/>
              <w:u w:val="single"/>
            </w:rPr>
          </w:rPrChange>
        </w:rPr>
        <w:t>https://doi.org/10.1016/j.scitotenv.2019.07.156</w:t>
      </w:r>
      <w:r w:rsidRPr="009F0476">
        <w:rPr>
          <w:highlight w:val="red"/>
          <w:rPrChange w:id="175" w:author="Diana Pazmiño" w:date="2025-11-22T14:22:00Z">
            <w:rPr/>
          </w:rPrChange>
        </w:rPr>
        <w:fldChar w:fldCharType="end"/>
      </w:r>
      <w:commentRangeEnd w:id="170"/>
      <w:r w:rsidR="009F0476">
        <w:rPr>
          <w:rStyle w:val="CommentReference"/>
          <w:rFonts w:ascii="Times New Roman" w:eastAsia="Times New Roman" w:hAnsi="Times New Roman" w:cs="Times New Roman"/>
          <w:sz w:val="24"/>
          <w:szCs w:val="24"/>
        </w:rPr>
        <w:commentReference w:id="170"/>
      </w:r>
      <w:r>
        <w:rPr>
          <w:rFonts w:ascii="Times New Roman" w:eastAsia="Times New Roman" w:hAnsi="Times New Roman" w:cs="Times New Roman"/>
          <w:sz w:val="24"/>
          <w:szCs w:val="24"/>
        </w:rPr>
        <w:t xml:space="preserve"> </w:t>
      </w:r>
    </w:p>
    <w:p w14:paraId="57233A64" w14:textId="2EBC68D7" w:rsidR="00586129" w:rsidDel="00586129" w:rsidRDefault="00586129" w:rsidP="00D1034F">
      <w:pPr>
        <w:ind w:hanging="720"/>
        <w:contextualSpacing/>
        <w:rPr>
          <w:del w:id="176" w:author="Gledis Guri" w:date="2025-12-02T11:27:00Z" w16du:dateUtc="2025-12-02T19:27:00Z"/>
          <w:rFonts w:ascii="Times New Roman" w:eastAsia="Times New Roman" w:hAnsi="Times New Roman" w:cs="Times New Roman"/>
          <w:sz w:val="24"/>
          <w:szCs w:val="24"/>
        </w:rPr>
      </w:pPr>
      <w:ins w:id="177" w:author="Gledis Guri" w:date="2025-12-02T11:27:00Z" w16du:dateUtc="2025-12-02T19:27:00Z">
        <w:r w:rsidRPr="00586129">
          <w:rPr>
            <w:rFonts w:ascii="Times New Roman" w:eastAsia="Times New Roman" w:hAnsi="Times New Roman" w:cs="Times New Roman"/>
            <w:sz w:val="24"/>
            <w:szCs w:val="24"/>
          </w:rPr>
          <w:t xml:space="preserve">Guri, G., Westgaard, J.-I., </w:t>
        </w:r>
        <w:proofErr w:type="spellStart"/>
        <w:r w:rsidRPr="00586129">
          <w:rPr>
            <w:rFonts w:ascii="Times New Roman" w:eastAsia="Times New Roman" w:hAnsi="Times New Roman" w:cs="Times New Roman"/>
            <w:sz w:val="24"/>
            <w:szCs w:val="24"/>
          </w:rPr>
          <w:t>Yoccoz</w:t>
        </w:r>
        <w:proofErr w:type="spellEnd"/>
        <w:r w:rsidRPr="00586129">
          <w:rPr>
            <w:rFonts w:ascii="Times New Roman" w:eastAsia="Times New Roman" w:hAnsi="Times New Roman" w:cs="Times New Roman"/>
            <w:sz w:val="24"/>
            <w:szCs w:val="24"/>
          </w:rPr>
          <w:t xml:space="preserve">, N., Wangensteen, O. S., Præbel, K., Ray, J. L., Kelly, R. P., Shelton, A. O., </w:t>
        </w:r>
        <w:proofErr w:type="spellStart"/>
        <w:r w:rsidRPr="00586129">
          <w:rPr>
            <w:rFonts w:ascii="Times New Roman" w:eastAsia="Times New Roman" w:hAnsi="Times New Roman" w:cs="Times New Roman"/>
            <w:sz w:val="24"/>
            <w:szCs w:val="24"/>
          </w:rPr>
          <w:t>Hanebrekke</w:t>
        </w:r>
        <w:proofErr w:type="spellEnd"/>
        <w:r w:rsidRPr="00586129">
          <w:rPr>
            <w:rFonts w:ascii="Times New Roman" w:eastAsia="Times New Roman" w:hAnsi="Times New Roman" w:cs="Times New Roman"/>
            <w:sz w:val="24"/>
            <w:szCs w:val="24"/>
          </w:rPr>
          <w:t>, T., &amp; Johansen, T. (2024). Maximizing sampling efficiency to detect differences in fish community composition using environmental DNA metabarcoding in subarctic fjords. Environmental DNA, 6, e409. https://doi.org/10.1002/edn3.409</w:t>
        </w:r>
      </w:ins>
    </w:p>
    <w:p w14:paraId="181FEE03"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Govindarajan, A. F., </w:t>
      </w:r>
      <w:proofErr w:type="spellStart"/>
      <w:r>
        <w:rPr>
          <w:rFonts w:ascii="Times New Roman" w:eastAsia="Times New Roman" w:hAnsi="Times New Roman" w:cs="Times New Roman"/>
          <w:sz w:val="24"/>
          <w:szCs w:val="24"/>
        </w:rPr>
        <w:t>Francolini</w:t>
      </w:r>
      <w:proofErr w:type="spellEnd"/>
      <w:r>
        <w:rPr>
          <w:rFonts w:ascii="Times New Roman" w:eastAsia="Times New Roman" w:hAnsi="Times New Roman" w:cs="Times New Roman"/>
          <w:sz w:val="24"/>
          <w:szCs w:val="24"/>
        </w:rPr>
        <w:t xml:space="preserve">, R. D., Jech, J. M., Lavery, A. C., Llopiz, J. K., Wiebe, P. H., &amp; Zhang, W. (Gordon). (2021). Exploring the Use of Environmental DNA (eDNA) to Detect Animal Taxa in the Mesopelagic Zone. </w:t>
      </w:r>
      <w:r>
        <w:rPr>
          <w:rFonts w:ascii="Times New Roman" w:eastAsia="Times New Roman" w:hAnsi="Times New Roman" w:cs="Times New Roman"/>
          <w:i/>
          <w:sz w:val="24"/>
          <w:szCs w:val="24"/>
        </w:rPr>
        <w:t>Frontiers in Ecology and Evolution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9-2021</w:t>
      </w:r>
      <w:r>
        <w:rPr>
          <w:rFonts w:ascii="Times New Roman" w:eastAsia="Times New Roman" w:hAnsi="Times New Roman" w:cs="Times New Roman"/>
          <w:sz w:val="24"/>
          <w:szCs w:val="24"/>
        </w:rPr>
        <w:t xml:space="preserve">. </w:t>
      </w:r>
      <w:hyperlink r:id="rId29">
        <w:r>
          <w:rPr>
            <w:rFonts w:ascii="Times New Roman" w:eastAsia="Times New Roman" w:hAnsi="Times New Roman" w:cs="Times New Roman"/>
            <w:color w:val="1155CC"/>
            <w:sz w:val="24"/>
            <w:szCs w:val="24"/>
            <w:u w:val="single"/>
          </w:rPr>
          <w:t>https://www.frontiersin.org/journals/ecology-and-evolution/articles/10.3389/fevo.2021.574877</w:t>
        </w:r>
      </w:hyperlink>
      <w:r>
        <w:rPr>
          <w:rFonts w:ascii="Times New Roman" w:eastAsia="Times New Roman" w:hAnsi="Times New Roman" w:cs="Times New Roman"/>
          <w:sz w:val="24"/>
          <w:szCs w:val="24"/>
        </w:rPr>
        <w:t xml:space="preserve"> </w:t>
      </w:r>
    </w:p>
    <w:p w14:paraId="1BFAA0EA"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Govindarajan, A. F., Llopiz, J. K., Caiger, P. E., Jech, J. M., Lavery, A. C., McMonagle, H., Wiebe, P. H., &amp; Zhang, W. (Gordon). (2023). Assessing mesopelagic fish diversity and diel vertical migration with environmental DNA.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10-2023</w:t>
      </w:r>
      <w:r>
        <w:rPr>
          <w:rFonts w:ascii="Times New Roman" w:eastAsia="Times New Roman" w:hAnsi="Times New Roman" w:cs="Times New Roman"/>
          <w:sz w:val="24"/>
          <w:szCs w:val="24"/>
        </w:rPr>
        <w:t xml:space="preserve">. </w:t>
      </w:r>
      <w:hyperlink r:id="rId30">
        <w:r>
          <w:rPr>
            <w:rFonts w:ascii="Times New Roman" w:eastAsia="Times New Roman" w:hAnsi="Times New Roman" w:cs="Times New Roman"/>
            <w:color w:val="1155CC"/>
            <w:sz w:val="24"/>
            <w:szCs w:val="24"/>
            <w:u w:val="single"/>
          </w:rPr>
          <w:t>https://www.frontiersin.org/journals/marine-science/articles/10.3389/fmars.2023.1219993</w:t>
        </w:r>
      </w:hyperlink>
      <w:r>
        <w:rPr>
          <w:rFonts w:ascii="Times New Roman" w:eastAsia="Times New Roman" w:hAnsi="Times New Roman" w:cs="Times New Roman"/>
          <w:sz w:val="24"/>
          <w:szCs w:val="24"/>
        </w:rPr>
        <w:t xml:space="preserve"> </w:t>
      </w:r>
    </w:p>
    <w:p w14:paraId="78FBF0D8" w14:textId="77777777"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Häfker</w:t>
      </w:r>
      <w:proofErr w:type="spellEnd"/>
      <w:r>
        <w:rPr>
          <w:rFonts w:ascii="Times New Roman" w:eastAsia="Times New Roman" w:hAnsi="Times New Roman" w:cs="Times New Roman"/>
          <w:sz w:val="24"/>
          <w:szCs w:val="24"/>
        </w:rPr>
        <w:t xml:space="preserve">, N. S., Connan-McGinty, S., Hobbs, L., McKee, D., Cohen, J. H., &amp; Last, K. S. (2022). Animal behavior is central in shaping the realized diel light niche. </w:t>
      </w:r>
      <w:r>
        <w:rPr>
          <w:rFonts w:ascii="Times New Roman" w:eastAsia="Times New Roman" w:hAnsi="Times New Roman" w:cs="Times New Roman"/>
          <w:i/>
          <w:sz w:val="24"/>
          <w:szCs w:val="24"/>
        </w:rPr>
        <w:t>Communications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xml:space="preserve">(1), 562. </w:t>
      </w:r>
      <w:hyperlink r:id="rId31">
        <w:r>
          <w:rPr>
            <w:rFonts w:ascii="Times New Roman" w:eastAsia="Times New Roman" w:hAnsi="Times New Roman" w:cs="Times New Roman"/>
            <w:color w:val="1155CC"/>
            <w:sz w:val="24"/>
            <w:szCs w:val="24"/>
            <w:u w:val="single"/>
          </w:rPr>
          <w:t>https://doi.org/10.1038/s42003-022-03472-z</w:t>
        </w:r>
      </w:hyperlink>
    </w:p>
    <w:p w14:paraId="74538561" w14:textId="77777777" w:rsidR="00F65C18" w:rsidRDefault="00F33854" w:rsidP="00D1034F">
      <w:pPr>
        <w:ind w:hanging="720"/>
        <w:contextualSpacing/>
        <w:rPr>
          <w:rFonts w:ascii="Times New Roman" w:eastAsia="Times New Roman" w:hAnsi="Times New Roman" w:cs="Times New Roman"/>
          <w:sz w:val="24"/>
          <w:szCs w:val="24"/>
        </w:rPr>
      </w:pPr>
      <w:r w:rsidRPr="009F0476">
        <w:rPr>
          <w:rFonts w:ascii="Times New Roman" w:eastAsia="Times New Roman" w:hAnsi="Times New Roman" w:cs="Times New Roman"/>
          <w:sz w:val="24"/>
          <w:szCs w:val="24"/>
          <w:highlight w:val="red"/>
          <w:rPrChange w:id="178" w:author="Diana Pazmiño" w:date="2025-11-22T14:22:00Z">
            <w:rPr>
              <w:rFonts w:ascii="Times New Roman" w:eastAsia="Times New Roman" w:hAnsi="Times New Roman" w:cs="Times New Roman"/>
              <w:sz w:val="24"/>
              <w:szCs w:val="24"/>
            </w:rPr>
          </w:rPrChange>
        </w:rPr>
        <w:t>Harrison JB., Sunday JM., and Rogers SM. 2019. Predicting the fate of eDNA in the environment and implications for studying biodiversity. Proc. R. Soc. B 286: 20191409. http://doi.org/10.1098/rspb.2019.</w:t>
      </w:r>
      <w:commentRangeStart w:id="179"/>
      <w:r w:rsidRPr="009F0476">
        <w:rPr>
          <w:rFonts w:ascii="Times New Roman" w:eastAsia="Times New Roman" w:hAnsi="Times New Roman" w:cs="Times New Roman"/>
          <w:sz w:val="24"/>
          <w:szCs w:val="24"/>
          <w:highlight w:val="red"/>
          <w:rPrChange w:id="180" w:author="Diana Pazmiño" w:date="2025-11-22T14:22:00Z">
            <w:rPr>
              <w:rFonts w:ascii="Times New Roman" w:eastAsia="Times New Roman" w:hAnsi="Times New Roman" w:cs="Times New Roman"/>
              <w:sz w:val="24"/>
              <w:szCs w:val="24"/>
            </w:rPr>
          </w:rPrChange>
        </w:rPr>
        <w:t>1409</w:t>
      </w:r>
      <w:commentRangeEnd w:id="179"/>
      <w:r w:rsidR="009F0476">
        <w:rPr>
          <w:rStyle w:val="CommentReference"/>
          <w:rFonts w:ascii="Times New Roman" w:eastAsia="Times New Roman" w:hAnsi="Times New Roman" w:cs="Times New Roman"/>
          <w:sz w:val="24"/>
          <w:szCs w:val="24"/>
        </w:rPr>
        <w:commentReference w:id="179"/>
      </w:r>
    </w:p>
    <w:p w14:paraId="4330BE45"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Hinojosa, I. A., Zapata-Hernández, G., Fowles, A. E., Gaymer, C. F., &amp; Stuart-Smith, R. D. (2021). The awakening of invertebrates: The daily dynamics of fishes and mobile invertebrates at Rapa Nui’s multiple use marine protected area. </w:t>
      </w:r>
      <w:r>
        <w:rPr>
          <w:rFonts w:ascii="Times New Roman" w:eastAsia="Times New Roman" w:hAnsi="Times New Roman" w:cs="Times New Roman"/>
          <w:i/>
          <w:sz w:val="24"/>
          <w:szCs w:val="24"/>
        </w:rPr>
        <w:t>Aquatic Conservation: Marine and Freshwater Ecosystems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(2), 290–303. https://doi.org/10.1002/aqc.3423</w:t>
      </w:r>
    </w:p>
    <w:p w14:paraId="12B31F89" w14:textId="1A829326" w:rsidR="00D1034F" w:rsidRPr="00D1034F" w:rsidRDefault="00F33854" w:rsidP="00D1034F">
      <w:pPr>
        <w:ind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Hobbs, L., Banas, N. S., Cohen, J. H., Cottier, F. R., Berge, J., &amp; </w:t>
      </w:r>
      <w:proofErr w:type="spellStart"/>
      <w:r>
        <w:rPr>
          <w:rFonts w:ascii="Times New Roman" w:eastAsia="Times New Roman" w:hAnsi="Times New Roman" w:cs="Times New Roman"/>
          <w:sz w:val="24"/>
          <w:szCs w:val="24"/>
        </w:rPr>
        <w:t>Varpe</w:t>
      </w:r>
      <w:proofErr w:type="spellEnd"/>
      <w:r>
        <w:rPr>
          <w:rFonts w:ascii="Times New Roman" w:eastAsia="Times New Roman" w:hAnsi="Times New Roman" w:cs="Times New Roman"/>
          <w:sz w:val="24"/>
          <w:szCs w:val="24"/>
        </w:rPr>
        <w:t xml:space="preserve">, Ø. (2021). A marine zooplankton community vertically structured by light across diel to interannual timescales. </w:t>
      </w:r>
      <w:r>
        <w:rPr>
          <w:rFonts w:ascii="Times New Roman" w:eastAsia="Times New Roman" w:hAnsi="Times New Roman" w:cs="Times New Roman"/>
          <w:i/>
          <w:sz w:val="24"/>
          <w:szCs w:val="24"/>
        </w:rPr>
        <w:t>Biology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17</w:t>
      </w:r>
      <w:r>
        <w:rPr>
          <w:rFonts w:ascii="Times New Roman" w:eastAsia="Times New Roman" w:hAnsi="Times New Roman" w:cs="Times New Roman"/>
          <w:sz w:val="24"/>
          <w:szCs w:val="24"/>
        </w:rPr>
        <w:t xml:space="preserve">(2), 20200810. </w:t>
      </w:r>
      <w:hyperlink r:id="rId32" w:history="1">
        <w:r w:rsidR="00D1034F" w:rsidRPr="00D1034F">
          <w:rPr>
            <w:rStyle w:val="Hyperlink"/>
            <w:rFonts w:ascii="Times New Roman" w:eastAsia="Times New Roman" w:hAnsi="Times New Roman" w:cs="Times New Roman"/>
            <w:sz w:val="24"/>
            <w:szCs w:val="24"/>
            <w:lang w:val="de-DE"/>
          </w:rPr>
          <w:t>https://doi.org/10.1098/rsbl.2020.0810</w:t>
        </w:r>
      </w:hyperlink>
    </w:p>
    <w:p w14:paraId="4000236D" w14:textId="492B06DD" w:rsidR="00F65C18" w:rsidRDefault="00F33854" w:rsidP="00D1034F">
      <w:pPr>
        <w:ind w:hanging="720"/>
        <w:contextualSpacing/>
        <w:rPr>
          <w:rFonts w:ascii="Times New Roman" w:eastAsia="Times New Roman" w:hAnsi="Times New Roman" w:cs="Times New Roman"/>
          <w:sz w:val="24"/>
          <w:szCs w:val="24"/>
        </w:rPr>
      </w:pPr>
      <w:proofErr w:type="spellStart"/>
      <w:r w:rsidRPr="00D1034F">
        <w:rPr>
          <w:rFonts w:ascii="Times New Roman" w:eastAsia="Times New Roman" w:hAnsi="Times New Roman" w:cs="Times New Roman"/>
          <w:sz w:val="24"/>
          <w:szCs w:val="24"/>
          <w:lang w:val="de-DE"/>
        </w:rPr>
        <w:t>Ip</w:t>
      </w:r>
      <w:proofErr w:type="spellEnd"/>
      <w:r w:rsidRPr="00D1034F">
        <w:rPr>
          <w:rFonts w:ascii="Times New Roman" w:eastAsia="Times New Roman" w:hAnsi="Times New Roman" w:cs="Times New Roman"/>
          <w:sz w:val="24"/>
          <w:szCs w:val="24"/>
          <w:lang w:val="de-DE"/>
        </w:rPr>
        <w:t xml:space="preserve">, A., </w:t>
      </w:r>
      <w:proofErr w:type="spellStart"/>
      <w:r w:rsidRPr="00D1034F">
        <w:rPr>
          <w:rFonts w:ascii="Times New Roman" w:eastAsia="Times New Roman" w:hAnsi="Times New Roman" w:cs="Times New Roman"/>
          <w:sz w:val="24"/>
          <w:szCs w:val="24"/>
          <w:lang w:val="de-DE"/>
        </w:rPr>
        <w:t>Brandão</w:t>
      </w:r>
      <w:proofErr w:type="spellEnd"/>
      <w:r w:rsidRPr="00D1034F">
        <w:rPr>
          <w:rFonts w:ascii="Times New Roman" w:eastAsia="Times New Roman" w:hAnsi="Times New Roman" w:cs="Times New Roman"/>
          <w:sz w:val="24"/>
          <w:szCs w:val="24"/>
          <w:lang w:val="de-DE"/>
        </w:rPr>
        <w:t xml:space="preserve">-Dias, P. F. P., Guri, G., </w:t>
      </w:r>
      <w:proofErr w:type="spellStart"/>
      <w:r w:rsidRPr="00D1034F">
        <w:rPr>
          <w:rFonts w:ascii="Times New Roman" w:eastAsia="Times New Roman" w:hAnsi="Times New Roman" w:cs="Times New Roman"/>
          <w:sz w:val="24"/>
          <w:szCs w:val="24"/>
          <w:lang w:val="de-DE"/>
        </w:rPr>
        <w:t>Andruszkiewicz</w:t>
      </w:r>
      <w:proofErr w:type="spellEnd"/>
      <w:r w:rsidRPr="00D1034F">
        <w:rPr>
          <w:rFonts w:ascii="Times New Roman" w:eastAsia="Times New Roman" w:hAnsi="Times New Roman" w:cs="Times New Roman"/>
          <w:sz w:val="24"/>
          <w:szCs w:val="24"/>
          <w:lang w:val="de-DE"/>
        </w:rPr>
        <w:t xml:space="preserve">, E. A., &amp; Kelly, R. P. (2025). </w:t>
      </w:r>
      <w:r>
        <w:rPr>
          <w:rFonts w:ascii="Times New Roman" w:eastAsia="Times New Roman" w:hAnsi="Times New Roman" w:cs="Times New Roman"/>
          <w:sz w:val="24"/>
          <w:szCs w:val="24"/>
        </w:rPr>
        <w:t xml:space="preserve">Vertebrate Biodiversity via eDNA at the air-water interface. </w:t>
      </w:r>
      <w:proofErr w:type="spellStart"/>
      <w:r>
        <w:rPr>
          <w:rFonts w:ascii="Times New Roman" w:eastAsia="Times New Roman" w:hAnsi="Times New Roman" w:cs="Times New Roman"/>
          <w:sz w:val="24"/>
          <w:szCs w:val="24"/>
        </w:rPr>
        <w:t>bioRxiv</w:t>
      </w:r>
      <w:proofErr w:type="spellEnd"/>
      <w:r>
        <w:rPr>
          <w:rFonts w:ascii="Times New Roman" w:eastAsia="Times New Roman" w:hAnsi="Times New Roman" w:cs="Times New Roman"/>
          <w:sz w:val="24"/>
          <w:szCs w:val="24"/>
        </w:rPr>
        <w:t xml:space="preserve"> 2025.06.13.659655;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3">
        <w:r>
          <w:rPr>
            <w:rFonts w:ascii="Times New Roman" w:eastAsia="Times New Roman" w:hAnsi="Times New Roman" w:cs="Times New Roman"/>
            <w:color w:val="1155CC"/>
            <w:sz w:val="24"/>
            <w:szCs w:val="24"/>
            <w:u w:val="single"/>
          </w:rPr>
          <w:t>https://doi.org/10.1101/2025.06.13.659655</w:t>
        </w:r>
      </w:hyperlink>
    </w:p>
    <w:p w14:paraId="605BD593" w14:textId="72E025C1" w:rsidR="00F65C18" w:rsidRPr="00EB5D97" w:rsidRDefault="00F33854" w:rsidP="00D1034F">
      <w:pPr>
        <w:ind w:hanging="720"/>
        <w:contextualSpacing/>
        <w:rPr>
          <w:rFonts w:ascii="Times New Roman" w:eastAsia="Times New Roman" w:hAnsi="Times New Roman" w:cs="Times New Roman"/>
          <w:sz w:val="24"/>
          <w:szCs w:val="24"/>
          <w:lang w:val="es-EC"/>
          <w:rPrChange w:id="181" w:author="Diana Pazmiño" w:date="2025-11-22T10:13:00Z">
            <w:rPr>
              <w:rFonts w:ascii="Times New Roman" w:eastAsia="Times New Roman" w:hAnsi="Times New Roman" w:cs="Times New Roman"/>
              <w:sz w:val="24"/>
              <w:szCs w:val="24"/>
            </w:rPr>
          </w:rPrChange>
        </w:rPr>
      </w:pPr>
      <w:r w:rsidRPr="000D3DF4">
        <w:rPr>
          <w:rFonts w:ascii="Times New Roman" w:eastAsia="Times New Roman" w:hAnsi="Times New Roman" w:cs="Times New Roman"/>
          <w:sz w:val="24"/>
          <w:szCs w:val="24"/>
          <w:lang w:val="es-EC"/>
          <w:rPrChange w:id="182" w:author="Diana Pazmiño" w:date="2025-11-22T14:34:00Z">
            <w:rPr>
              <w:rFonts w:ascii="Times New Roman" w:eastAsia="Times New Roman" w:hAnsi="Times New Roman" w:cs="Times New Roman"/>
              <w:sz w:val="24"/>
              <w:szCs w:val="24"/>
            </w:rPr>
          </w:rPrChange>
        </w:rPr>
        <w:t>Jo</w:t>
      </w:r>
      <w:ins w:id="183" w:author="Diana Pazmiño" w:date="2025-11-22T14:34:00Z">
        <w:r w:rsidR="000D3DF4" w:rsidRPr="000D3DF4">
          <w:rPr>
            <w:rFonts w:ascii="Times New Roman" w:eastAsia="Times New Roman" w:hAnsi="Times New Roman" w:cs="Times New Roman"/>
            <w:sz w:val="24"/>
            <w:szCs w:val="24"/>
            <w:lang w:val="es-EC"/>
            <w:rPrChange w:id="184"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185" w:author="Diana Pazmiño" w:date="2025-11-22T14:34:00Z">
            <w:rPr>
              <w:rFonts w:ascii="Times New Roman" w:eastAsia="Times New Roman" w:hAnsi="Times New Roman" w:cs="Times New Roman"/>
              <w:sz w:val="24"/>
              <w:szCs w:val="24"/>
            </w:rPr>
          </w:rPrChange>
        </w:rPr>
        <w:t xml:space="preserve"> T</w:t>
      </w:r>
      <w:ins w:id="186" w:author="Diana Pazmiño" w:date="2025-11-22T14:34:00Z">
        <w:r w:rsidR="000D3DF4" w:rsidRPr="000D3DF4">
          <w:rPr>
            <w:rFonts w:ascii="Times New Roman" w:eastAsia="Times New Roman" w:hAnsi="Times New Roman" w:cs="Times New Roman"/>
            <w:sz w:val="24"/>
            <w:szCs w:val="24"/>
            <w:lang w:val="es-EC"/>
            <w:rPrChange w:id="187"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188" w:author="Diana Pazmiño" w:date="2025-11-22T14:34:00Z">
            <w:rPr>
              <w:rFonts w:ascii="Times New Roman" w:eastAsia="Times New Roman" w:hAnsi="Times New Roman" w:cs="Times New Roman"/>
              <w:sz w:val="24"/>
              <w:szCs w:val="24"/>
            </w:rPr>
          </w:rPrChange>
        </w:rPr>
        <w:t>, Arimoto</w:t>
      </w:r>
      <w:ins w:id="189" w:author="Diana Pazmiño" w:date="2025-11-22T14:34:00Z">
        <w:r w:rsidR="000D3DF4" w:rsidRPr="000D3DF4">
          <w:rPr>
            <w:rFonts w:ascii="Times New Roman" w:eastAsia="Times New Roman" w:hAnsi="Times New Roman" w:cs="Times New Roman"/>
            <w:sz w:val="24"/>
            <w:szCs w:val="24"/>
            <w:lang w:val="es-EC"/>
            <w:rPrChange w:id="190"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191" w:author="Diana Pazmiño" w:date="2025-11-22T14:34:00Z">
            <w:rPr>
              <w:rFonts w:ascii="Times New Roman" w:eastAsia="Times New Roman" w:hAnsi="Times New Roman" w:cs="Times New Roman"/>
              <w:sz w:val="24"/>
              <w:szCs w:val="24"/>
            </w:rPr>
          </w:rPrChange>
        </w:rPr>
        <w:t xml:space="preserve"> M</w:t>
      </w:r>
      <w:ins w:id="192" w:author="Diana Pazmiño" w:date="2025-11-22T14:34:00Z">
        <w:r w:rsidR="000D3DF4" w:rsidRPr="000D3DF4">
          <w:rPr>
            <w:rFonts w:ascii="Times New Roman" w:eastAsia="Times New Roman" w:hAnsi="Times New Roman" w:cs="Times New Roman"/>
            <w:sz w:val="24"/>
            <w:szCs w:val="24"/>
            <w:lang w:val="es-EC"/>
            <w:rPrChange w:id="193"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194" w:author="Diana Pazmiño" w:date="2025-11-22T14:34:00Z">
            <w:rPr>
              <w:rFonts w:ascii="Times New Roman" w:eastAsia="Times New Roman" w:hAnsi="Times New Roman" w:cs="Times New Roman"/>
              <w:sz w:val="24"/>
              <w:szCs w:val="24"/>
            </w:rPr>
          </w:rPrChange>
        </w:rPr>
        <w:t>, Murakami</w:t>
      </w:r>
      <w:ins w:id="195" w:author="Diana Pazmiño" w:date="2025-11-22T14:34:00Z">
        <w:r w:rsidR="000D3DF4" w:rsidRPr="000D3DF4">
          <w:rPr>
            <w:rFonts w:ascii="Times New Roman" w:eastAsia="Times New Roman" w:hAnsi="Times New Roman" w:cs="Times New Roman"/>
            <w:sz w:val="24"/>
            <w:szCs w:val="24"/>
            <w:lang w:val="es-EC"/>
            <w:rPrChange w:id="196"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197" w:author="Diana Pazmiño" w:date="2025-11-22T14:34:00Z">
            <w:rPr>
              <w:rFonts w:ascii="Times New Roman" w:eastAsia="Times New Roman" w:hAnsi="Times New Roman" w:cs="Times New Roman"/>
              <w:sz w:val="24"/>
              <w:szCs w:val="24"/>
            </w:rPr>
          </w:rPrChange>
        </w:rPr>
        <w:t xml:space="preserve"> H</w:t>
      </w:r>
      <w:ins w:id="198" w:author="Diana Pazmiño" w:date="2025-11-22T14:34:00Z">
        <w:r w:rsidR="000D3DF4" w:rsidRPr="000D3DF4">
          <w:rPr>
            <w:rFonts w:ascii="Times New Roman" w:eastAsia="Times New Roman" w:hAnsi="Times New Roman" w:cs="Times New Roman"/>
            <w:sz w:val="24"/>
            <w:szCs w:val="24"/>
            <w:lang w:val="es-EC"/>
            <w:rPrChange w:id="199"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200" w:author="Diana Pazmiño" w:date="2025-11-22T14:34:00Z">
            <w:rPr>
              <w:rFonts w:ascii="Times New Roman" w:eastAsia="Times New Roman" w:hAnsi="Times New Roman" w:cs="Times New Roman"/>
              <w:sz w:val="24"/>
              <w:szCs w:val="24"/>
            </w:rPr>
          </w:rPrChange>
        </w:rPr>
        <w:t>, Masuda</w:t>
      </w:r>
      <w:ins w:id="201" w:author="Diana Pazmiño" w:date="2025-11-22T14:34:00Z">
        <w:r w:rsidR="000D3DF4" w:rsidRPr="000D3DF4">
          <w:rPr>
            <w:rFonts w:ascii="Times New Roman" w:eastAsia="Times New Roman" w:hAnsi="Times New Roman" w:cs="Times New Roman"/>
            <w:sz w:val="24"/>
            <w:szCs w:val="24"/>
            <w:lang w:val="es-EC"/>
            <w:rPrChange w:id="202"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203" w:author="Diana Pazmiño" w:date="2025-11-22T14:34:00Z">
            <w:rPr>
              <w:rFonts w:ascii="Times New Roman" w:eastAsia="Times New Roman" w:hAnsi="Times New Roman" w:cs="Times New Roman"/>
              <w:sz w:val="24"/>
              <w:szCs w:val="24"/>
            </w:rPr>
          </w:rPrChange>
        </w:rPr>
        <w:t xml:space="preserve"> R</w:t>
      </w:r>
      <w:ins w:id="204" w:author="Diana Pazmiño" w:date="2025-11-22T14:34:00Z">
        <w:r w:rsidR="000D3DF4" w:rsidRPr="000D3DF4">
          <w:rPr>
            <w:rFonts w:ascii="Times New Roman" w:eastAsia="Times New Roman" w:hAnsi="Times New Roman" w:cs="Times New Roman"/>
            <w:sz w:val="24"/>
            <w:szCs w:val="24"/>
            <w:lang w:val="es-EC"/>
            <w:rPrChange w:id="205"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206" w:author="Diana Pazmiño" w:date="2025-11-22T14:34:00Z">
            <w:rPr>
              <w:rFonts w:ascii="Times New Roman" w:eastAsia="Times New Roman" w:hAnsi="Times New Roman" w:cs="Times New Roman"/>
              <w:sz w:val="24"/>
              <w:szCs w:val="24"/>
            </w:rPr>
          </w:rPrChange>
        </w:rPr>
        <w:t>, Minamoto</w:t>
      </w:r>
      <w:ins w:id="207" w:author="Diana Pazmiño" w:date="2025-11-22T14:34:00Z">
        <w:r w:rsidR="000D3DF4" w:rsidRPr="000D3DF4">
          <w:rPr>
            <w:rFonts w:ascii="Times New Roman" w:eastAsia="Times New Roman" w:hAnsi="Times New Roman" w:cs="Times New Roman"/>
            <w:sz w:val="24"/>
            <w:szCs w:val="24"/>
            <w:lang w:val="es-EC"/>
            <w:rPrChange w:id="208"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209" w:author="Diana Pazmiño" w:date="2025-11-22T14:34:00Z">
            <w:rPr>
              <w:rFonts w:ascii="Times New Roman" w:eastAsia="Times New Roman" w:hAnsi="Times New Roman" w:cs="Times New Roman"/>
              <w:sz w:val="24"/>
              <w:szCs w:val="24"/>
            </w:rPr>
          </w:rPrChange>
        </w:rPr>
        <w:t xml:space="preserve"> T</w:t>
      </w:r>
      <w:ins w:id="210" w:author="Diana Pazmiño" w:date="2025-11-22T14:34:00Z">
        <w:r w:rsidR="000D3DF4" w:rsidRPr="000D3DF4">
          <w:rPr>
            <w:rFonts w:ascii="Times New Roman" w:eastAsia="Times New Roman" w:hAnsi="Times New Roman" w:cs="Times New Roman"/>
            <w:sz w:val="24"/>
            <w:szCs w:val="24"/>
            <w:lang w:val="es-EC"/>
            <w:rPrChange w:id="211" w:author="Diana Pazmiño" w:date="2025-11-22T14:34:00Z">
              <w:rPr>
                <w:rFonts w:ascii="Times New Roman" w:eastAsia="Times New Roman" w:hAnsi="Times New Roman" w:cs="Times New Roman"/>
                <w:sz w:val="24"/>
                <w:szCs w:val="24"/>
              </w:rPr>
            </w:rPrChange>
          </w:rPr>
          <w:t xml:space="preserve">. </w:t>
        </w:r>
      </w:ins>
      <w:ins w:id="212" w:author="Diana Pazmiño" w:date="2025-11-22T14:35:00Z">
        <w:r w:rsidR="000D3DF4">
          <w:rPr>
            <w:rFonts w:ascii="Times New Roman" w:eastAsia="Times New Roman" w:hAnsi="Times New Roman" w:cs="Times New Roman"/>
            <w:sz w:val="24"/>
            <w:szCs w:val="24"/>
            <w:lang w:val="es-EC"/>
          </w:rPr>
          <w:t>(2020)</w:t>
        </w:r>
      </w:ins>
      <w:r w:rsidRPr="000D3DF4">
        <w:rPr>
          <w:rFonts w:ascii="Times New Roman" w:eastAsia="Times New Roman" w:hAnsi="Times New Roman" w:cs="Times New Roman"/>
          <w:sz w:val="24"/>
          <w:szCs w:val="24"/>
          <w:lang w:val="es-EC"/>
          <w:rPrChange w:id="213" w:author="Diana Pazmiño" w:date="2025-11-22T14:34:00Z">
            <w:rPr>
              <w:rFonts w:ascii="Times New Roman" w:eastAsia="Times New Roman" w:hAnsi="Times New Roman" w:cs="Times New Roman"/>
              <w:sz w:val="24"/>
              <w:szCs w:val="24"/>
            </w:rPr>
          </w:rPrChange>
        </w:rPr>
        <w:t xml:space="preserve">. </w:t>
      </w:r>
      <w:r>
        <w:rPr>
          <w:rFonts w:ascii="Times New Roman" w:eastAsia="Times New Roman" w:hAnsi="Times New Roman" w:cs="Times New Roman"/>
          <w:sz w:val="24"/>
          <w:szCs w:val="24"/>
        </w:rPr>
        <w:t xml:space="preserve">Estimating shedding and decay rates of environmental nuclear DNA with relation to water temperature and biomass. </w:t>
      </w:r>
      <w:r w:rsidRPr="00EB5D97">
        <w:rPr>
          <w:rFonts w:ascii="Times New Roman" w:eastAsia="Times New Roman" w:hAnsi="Times New Roman" w:cs="Times New Roman"/>
          <w:sz w:val="24"/>
          <w:szCs w:val="24"/>
          <w:lang w:val="es-EC"/>
          <w:rPrChange w:id="214" w:author="Diana Pazmiño" w:date="2025-11-22T10:13:00Z">
            <w:rPr>
              <w:rFonts w:ascii="Times New Roman" w:eastAsia="Times New Roman" w:hAnsi="Times New Roman" w:cs="Times New Roman"/>
              <w:sz w:val="24"/>
              <w:szCs w:val="24"/>
            </w:rPr>
          </w:rPrChange>
        </w:rPr>
        <w:t>Environmental DNA. 2020; 2: 140–151. https://doi.org/10.1002/edn3.51</w:t>
      </w:r>
    </w:p>
    <w:p w14:paraId="3E1D6575" w14:textId="77777777" w:rsidR="00F65C18" w:rsidRDefault="00F33854" w:rsidP="00D1034F">
      <w:pPr>
        <w:ind w:hanging="720"/>
        <w:contextualSpacing/>
        <w:rPr>
          <w:rFonts w:ascii="Times New Roman" w:eastAsia="Times New Roman" w:hAnsi="Times New Roman" w:cs="Times New Roman"/>
          <w:sz w:val="24"/>
          <w:szCs w:val="24"/>
        </w:rPr>
      </w:pPr>
      <w:commentRangeStart w:id="215"/>
      <w:r w:rsidRPr="009F0476">
        <w:rPr>
          <w:rFonts w:ascii="Times New Roman" w:eastAsia="Times New Roman" w:hAnsi="Times New Roman" w:cs="Times New Roman"/>
          <w:sz w:val="24"/>
          <w:szCs w:val="24"/>
          <w:highlight w:val="red"/>
          <w:lang w:val="en-US"/>
          <w:rPrChange w:id="216" w:author="Diana Pazmiño" w:date="2025-11-22T14:23:00Z">
            <w:rPr>
              <w:rFonts w:ascii="Times New Roman" w:eastAsia="Times New Roman" w:hAnsi="Times New Roman" w:cs="Times New Roman"/>
              <w:sz w:val="24"/>
              <w:szCs w:val="24"/>
            </w:rPr>
          </w:rPrChange>
        </w:rPr>
        <w:t>Jumars</w:t>
      </w:r>
      <w:commentRangeEnd w:id="215"/>
      <w:r w:rsidR="009F0476" w:rsidRPr="009F0476">
        <w:rPr>
          <w:rStyle w:val="CommentReference"/>
          <w:rFonts w:ascii="Times New Roman" w:eastAsia="Times New Roman" w:hAnsi="Times New Roman" w:cs="Times New Roman"/>
          <w:sz w:val="24"/>
          <w:szCs w:val="24"/>
          <w:highlight w:val="red"/>
          <w:lang w:val="en-US"/>
          <w:rPrChange w:id="217" w:author="Diana Pazmiño" w:date="2025-11-25T11:02:00Z">
            <w:rPr>
              <w:rStyle w:val="CommentReference"/>
            </w:rPr>
          </w:rPrChange>
        </w:rPr>
        <w:commentReference w:id="215"/>
      </w:r>
      <w:r w:rsidRPr="009F0476">
        <w:rPr>
          <w:rFonts w:ascii="Times New Roman" w:eastAsia="Times New Roman" w:hAnsi="Times New Roman" w:cs="Times New Roman"/>
          <w:sz w:val="24"/>
          <w:szCs w:val="24"/>
          <w:highlight w:val="red"/>
          <w:lang w:val="en-US"/>
          <w:rPrChange w:id="218" w:author="Diana Pazmiño" w:date="2025-11-22T14:23:00Z">
            <w:rPr>
              <w:rFonts w:ascii="Times New Roman" w:eastAsia="Times New Roman" w:hAnsi="Times New Roman" w:cs="Times New Roman"/>
              <w:sz w:val="24"/>
              <w:szCs w:val="24"/>
            </w:rPr>
          </w:rPrChange>
        </w:rPr>
        <w:t xml:space="preserve">, P. A., Dorgan, K. M., &amp; Lindsay, S. M. (2015). </w:t>
      </w:r>
      <w:r w:rsidRPr="009F0476">
        <w:rPr>
          <w:rFonts w:ascii="Times New Roman" w:eastAsia="Times New Roman" w:hAnsi="Times New Roman" w:cs="Times New Roman"/>
          <w:sz w:val="24"/>
          <w:szCs w:val="24"/>
          <w:highlight w:val="red"/>
          <w:rPrChange w:id="219" w:author="Diana Pazmiño" w:date="2025-11-22T14:23:00Z">
            <w:rPr>
              <w:rFonts w:ascii="Times New Roman" w:eastAsia="Times New Roman" w:hAnsi="Times New Roman" w:cs="Times New Roman"/>
              <w:sz w:val="24"/>
              <w:szCs w:val="24"/>
            </w:rPr>
          </w:rPrChange>
        </w:rPr>
        <w:t xml:space="preserve">Diet of Worms Emended: An Update of </w:t>
      </w:r>
      <w:proofErr w:type="spellStart"/>
      <w:r w:rsidRPr="009F0476">
        <w:rPr>
          <w:rFonts w:ascii="Times New Roman" w:eastAsia="Times New Roman" w:hAnsi="Times New Roman" w:cs="Times New Roman"/>
          <w:sz w:val="24"/>
          <w:szCs w:val="24"/>
          <w:highlight w:val="red"/>
          <w:rPrChange w:id="220" w:author="Diana Pazmiño" w:date="2025-11-22T14:23:00Z">
            <w:rPr>
              <w:rFonts w:ascii="Times New Roman" w:eastAsia="Times New Roman" w:hAnsi="Times New Roman" w:cs="Times New Roman"/>
              <w:sz w:val="24"/>
              <w:szCs w:val="24"/>
            </w:rPr>
          </w:rPrChange>
        </w:rPr>
        <w:t>Polychaete</w:t>
      </w:r>
      <w:proofErr w:type="spellEnd"/>
      <w:r w:rsidRPr="009F0476">
        <w:rPr>
          <w:rFonts w:ascii="Times New Roman" w:eastAsia="Times New Roman" w:hAnsi="Times New Roman" w:cs="Times New Roman"/>
          <w:sz w:val="24"/>
          <w:szCs w:val="24"/>
          <w:highlight w:val="red"/>
          <w:rPrChange w:id="221" w:author="Diana Pazmiño" w:date="2025-11-22T14:23:00Z">
            <w:rPr>
              <w:rFonts w:ascii="Times New Roman" w:eastAsia="Times New Roman" w:hAnsi="Times New Roman" w:cs="Times New Roman"/>
              <w:sz w:val="24"/>
              <w:szCs w:val="24"/>
            </w:rPr>
          </w:rPrChange>
        </w:rPr>
        <w:t xml:space="preserve"> Feeding Guilds. In </w:t>
      </w:r>
      <w:r w:rsidRPr="009F0476">
        <w:rPr>
          <w:rFonts w:ascii="Times New Roman" w:eastAsia="Times New Roman" w:hAnsi="Times New Roman" w:cs="Times New Roman"/>
          <w:i/>
          <w:sz w:val="24"/>
          <w:szCs w:val="24"/>
          <w:highlight w:val="red"/>
          <w:rPrChange w:id="222" w:author="Diana Pazmiño" w:date="2025-11-22T14:23:00Z">
            <w:rPr>
              <w:rFonts w:ascii="Times New Roman" w:eastAsia="Times New Roman" w:hAnsi="Times New Roman" w:cs="Times New Roman"/>
              <w:i/>
              <w:sz w:val="24"/>
              <w:szCs w:val="24"/>
            </w:rPr>
          </w:rPrChange>
        </w:rPr>
        <w:t>Annual Review of Marine Science</w:t>
      </w:r>
      <w:r w:rsidRPr="009F0476">
        <w:rPr>
          <w:rFonts w:ascii="Times New Roman" w:eastAsia="Times New Roman" w:hAnsi="Times New Roman" w:cs="Times New Roman"/>
          <w:sz w:val="24"/>
          <w:szCs w:val="24"/>
          <w:highlight w:val="red"/>
          <w:rPrChange w:id="223" w:author="Diana Pazmiño" w:date="2025-11-22T14:23:00Z">
            <w:rPr>
              <w:rFonts w:ascii="Times New Roman" w:eastAsia="Times New Roman" w:hAnsi="Times New Roman" w:cs="Times New Roman"/>
              <w:sz w:val="24"/>
              <w:szCs w:val="24"/>
            </w:rPr>
          </w:rPrChange>
        </w:rPr>
        <w:t xml:space="preserve"> (Vol. 7, Issue Volume 7, 2015, pp. 497–520). Annual Reviews. </w:t>
      </w:r>
      <w:r w:rsidRPr="009F0476">
        <w:rPr>
          <w:highlight w:val="red"/>
          <w:rPrChange w:id="224" w:author="Diana Pazmiño" w:date="2025-11-22T14:23:00Z">
            <w:rPr/>
          </w:rPrChange>
        </w:rPr>
        <w:fldChar w:fldCharType="begin"/>
      </w:r>
      <w:r w:rsidRPr="009F0476">
        <w:rPr>
          <w:highlight w:val="red"/>
          <w:rPrChange w:id="225" w:author="Diana Pazmiño" w:date="2025-11-22T14:23:00Z">
            <w:rPr/>
          </w:rPrChange>
        </w:rPr>
        <w:instrText>HYPERLINK "https://doi.org/10.1146/annurev-marine-010814-020007" \h</w:instrText>
      </w:r>
      <w:r w:rsidRPr="00305CD6">
        <w:rPr>
          <w:highlight w:val="red"/>
        </w:rPr>
      </w:r>
      <w:r w:rsidRPr="009F0476">
        <w:rPr>
          <w:highlight w:val="red"/>
          <w:rPrChange w:id="226" w:author="Diana Pazmiño" w:date="2025-11-22T14:23:00Z">
            <w:rPr/>
          </w:rPrChange>
        </w:rPr>
        <w:fldChar w:fldCharType="separate"/>
      </w:r>
      <w:r w:rsidRPr="009F0476">
        <w:rPr>
          <w:rFonts w:ascii="Times New Roman" w:eastAsia="Times New Roman" w:hAnsi="Times New Roman" w:cs="Times New Roman"/>
          <w:color w:val="1155CC"/>
          <w:sz w:val="24"/>
          <w:szCs w:val="24"/>
          <w:highlight w:val="red"/>
          <w:u w:val="single"/>
          <w:rPrChange w:id="227" w:author="Diana Pazmiño" w:date="2025-11-22T14:23:00Z">
            <w:rPr>
              <w:rFonts w:ascii="Times New Roman" w:eastAsia="Times New Roman" w:hAnsi="Times New Roman" w:cs="Times New Roman"/>
              <w:color w:val="1155CC"/>
              <w:sz w:val="24"/>
              <w:szCs w:val="24"/>
              <w:u w:val="single"/>
            </w:rPr>
          </w:rPrChange>
        </w:rPr>
        <w:t>https://doi.org/10.1146/annurev-marine-010814-020007</w:t>
      </w:r>
      <w:r w:rsidRPr="009F0476">
        <w:rPr>
          <w:highlight w:val="red"/>
          <w:rPrChange w:id="228" w:author="Diana Pazmiño" w:date="2025-11-22T14:23:00Z">
            <w:rPr/>
          </w:rPrChange>
        </w:rPr>
        <w:fldChar w:fldCharType="end"/>
      </w:r>
      <w:r>
        <w:rPr>
          <w:rFonts w:ascii="Times New Roman" w:eastAsia="Times New Roman" w:hAnsi="Times New Roman" w:cs="Times New Roman"/>
          <w:sz w:val="24"/>
          <w:szCs w:val="24"/>
        </w:rPr>
        <w:t xml:space="preserve"> </w:t>
      </w:r>
    </w:p>
    <w:p w14:paraId="08CA196A" w14:textId="50CA3B54"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Kelly</w:t>
      </w:r>
      <w:ins w:id="229"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230"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w:t>
      </w:r>
      <w:ins w:id="231"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Gallego</w:t>
      </w:r>
      <w:ins w:id="232"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233"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Jacobs-Palmer</w:t>
      </w:r>
      <w:ins w:id="234"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 </w:t>
      </w:r>
      <w:ins w:id="235"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2018</w:t>
      </w:r>
      <w:ins w:id="236"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effect of tides on nearshore environmental DNA.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6:e4521</w:t>
      </w:r>
      <w:hyperlink r:id="rId34">
        <w:r>
          <w:rPr>
            <w:rFonts w:ascii="Times New Roman" w:eastAsia="Times New Roman" w:hAnsi="Times New Roman" w:cs="Times New Roman"/>
            <w:sz w:val="24"/>
            <w:szCs w:val="24"/>
          </w:rPr>
          <w:t xml:space="preserve"> </w:t>
        </w:r>
      </w:hyperlink>
      <w:hyperlink r:id="rId35">
        <w:r>
          <w:rPr>
            <w:rFonts w:ascii="Times New Roman" w:eastAsia="Times New Roman" w:hAnsi="Times New Roman" w:cs="Times New Roman"/>
            <w:color w:val="1155CC"/>
            <w:sz w:val="24"/>
            <w:szCs w:val="24"/>
            <w:u w:val="single"/>
          </w:rPr>
          <w:t>https://doi.org/10.7717/peerj.4521</w:t>
        </w:r>
      </w:hyperlink>
    </w:p>
    <w:p w14:paraId="4C3DBE2A" w14:textId="5CAD1F82"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Kelly, R.P., Shelton, A.O. &amp; Gallego, R. </w:t>
      </w:r>
      <w:ins w:id="237" w:author="Diana Pazmiño" w:date="2025-11-22T14:35:00Z">
        <w:r w:rsidR="000D3DF4">
          <w:rPr>
            <w:rFonts w:ascii="Times New Roman" w:eastAsia="Times New Roman" w:hAnsi="Times New Roman" w:cs="Times New Roman"/>
            <w:sz w:val="24"/>
            <w:szCs w:val="24"/>
          </w:rPr>
          <w:t xml:space="preserve">(2019). </w:t>
        </w:r>
      </w:ins>
      <w:r>
        <w:rPr>
          <w:rFonts w:ascii="Times New Roman" w:eastAsia="Times New Roman" w:hAnsi="Times New Roman" w:cs="Times New Roman"/>
          <w:sz w:val="24"/>
          <w:szCs w:val="24"/>
        </w:rPr>
        <w:t>Understanding PCR Processes to Draw Meaningful Conclusions from Environmental DNA Studies. Sci Rep 9, 12133</w:t>
      </w:r>
      <w:del w:id="238" w:author="Diana Pazmiño" w:date="2025-11-22T14:35:00Z">
        <w:r w:rsidDel="000D3DF4">
          <w:rPr>
            <w:rFonts w:ascii="Times New Roman" w:eastAsia="Times New Roman" w:hAnsi="Times New Roman" w:cs="Times New Roman"/>
            <w:sz w:val="24"/>
            <w:szCs w:val="24"/>
          </w:rPr>
          <w:delText xml:space="preserve"> (2019)</w:delText>
        </w:r>
      </w:del>
      <w:r>
        <w:rPr>
          <w:rFonts w:ascii="Times New Roman" w:eastAsia="Times New Roman" w:hAnsi="Times New Roman" w:cs="Times New Roman"/>
          <w:sz w:val="24"/>
          <w:szCs w:val="24"/>
        </w:rPr>
        <w:t>. https://doi.org/10.1038/s41598-019-48546-x</w:t>
      </w:r>
    </w:p>
    <w:p w14:paraId="77B5361C"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Lamy, T., Pitz, K. J., Chavez, F. P., Yorke, C. E., &amp; Miller, R. J. (2021). Environmental DNA reveals the fine-grained and hierarchical spatial structure of kelp forest fish communities.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w:t>
      </w:r>
      <w:r>
        <w:rPr>
          <w:rFonts w:ascii="Times New Roman" w:eastAsia="Times New Roman" w:hAnsi="Times New Roman" w:cs="Times New Roman"/>
          <w:sz w:val="24"/>
          <w:szCs w:val="24"/>
        </w:rPr>
        <w:t xml:space="preserve">(1), 14439. </w:t>
      </w:r>
      <w:hyperlink r:id="rId36">
        <w:r>
          <w:rPr>
            <w:rFonts w:ascii="Times New Roman" w:eastAsia="Times New Roman" w:hAnsi="Times New Roman" w:cs="Times New Roman"/>
            <w:color w:val="1155CC"/>
            <w:sz w:val="24"/>
            <w:szCs w:val="24"/>
            <w:u w:val="single"/>
          </w:rPr>
          <w:t>https://doi.org/10.1038/s41598-021-93859-5</w:t>
        </w:r>
      </w:hyperlink>
      <w:r>
        <w:rPr>
          <w:rFonts w:ascii="Times New Roman" w:eastAsia="Times New Roman" w:hAnsi="Times New Roman" w:cs="Times New Roman"/>
          <w:sz w:val="24"/>
          <w:szCs w:val="24"/>
        </w:rPr>
        <w:t xml:space="preserve"> </w:t>
      </w:r>
    </w:p>
    <w:p w14:paraId="0CD37A86" w14:textId="77777777" w:rsidR="00711C7A" w:rsidRPr="00EB5D97" w:rsidRDefault="00F33854" w:rsidP="00D1034F">
      <w:pPr>
        <w:ind w:hanging="720"/>
        <w:contextualSpacing/>
        <w:rPr>
          <w:rFonts w:ascii="Times New Roman" w:eastAsia="Times New Roman" w:hAnsi="Times New Roman" w:cs="Times New Roman"/>
          <w:sz w:val="24"/>
          <w:szCs w:val="24"/>
          <w:lang w:val="es-EC"/>
          <w:rPrChange w:id="239" w:author="Diana Pazmiño" w:date="2025-11-22T10:13: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 xml:space="preserve">Leray, M., Yang, J. Y., Meyer, C. P., Mills, S. C., Agudelo, N., </w:t>
      </w:r>
      <w:proofErr w:type="spellStart"/>
      <w:r>
        <w:rPr>
          <w:rFonts w:ascii="Times New Roman" w:eastAsia="Times New Roman" w:hAnsi="Times New Roman" w:cs="Times New Roman"/>
          <w:sz w:val="24"/>
          <w:szCs w:val="24"/>
        </w:rPr>
        <w:t>Ranwez</w:t>
      </w:r>
      <w:proofErr w:type="spellEnd"/>
      <w:r>
        <w:rPr>
          <w:rFonts w:ascii="Times New Roman" w:eastAsia="Times New Roman" w:hAnsi="Times New Roman" w:cs="Times New Roman"/>
          <w:sz w:val="24"/>
          <w:szCs w:val="24"/>
        </w:rPr>
        <w:t xml:space="preserve">, V., ... &amp; Machida, R. J. (2013). A new versatile primer set targeting a short fragment of the mitochondrial COI region for metabarcoding metazoan diversity: application for characterizing coral reef fish gut contents. </w:t>
      </w:r>
      <w:r w:rsidRPr="00EB5D97">
        <w:rPr>
          <w:rFonts w:ascii="Times New Roman" w:eastAsia="Times New Roman" w:hAnsi="Times New Roman" w:cs="Times New Roman"/>
          <w:sz w:val="24"/>
          <w:szCs w:val="24"/>
          <w:lang w:val="es-EC"/>
          <w:rPrChange w:id="240" w:author="Diana Pazmiño" w:date="2025-11-22T10:13:00Z">
            <w:rPr>
              <w:rFonts w:ascii="Times New Roman" w:eastAsia="Times New Roman" w:hAnsi="Times New Roman" w:cs="Times New Roman"/>
              <w:sz w:val="24"/>
              <w:szCs w:val="24"/>
            </w:rPr>
          </w:rPrChange>
        </w:rPr>
        <w:t>Frontiers in zoology, 10(1), 34.</w:t>
      </w:r>
    </w:p>
    <w:p w14:paraId="7DE9BCBD" w14:textId="5F745450" w:rsidR="00F65C18" w:rsidRDefault="00F33854" w:rsidP="00D1034F">
      <w:pPr>
        <w:ind w:hanging="720"/>
        <w:contextualSpacing/>
        <w:rPr>
          <w:rFonts w:ascii="Times New Roman" w:eastAsia="Times New Roman" w:hAnsi="Times New Roman" w:cs="Times New Roman"/>
          <w:sz w:val="24"/>
          <w:szCs w:val="24"/>
        </w:rPr>
      </w:pPr>
      <w:r w:rsidRPr="00EB5D97">
        <w:rPr>
          <w:rFonts w:ascii="Times New Roman" w:eastAsia="Times New Roman" w:hAnsi="Times New Roman" w:cs="Times New Roman"/>
          <w:sz w:val="24"/>
          <w:szCs w:val="24"/>
          <w:lang w:val="es-EC"/>
          <w:rPrChange w:id="241" w:author="Diana Pazmiño" w:date="2025-11-22T10:13:00Z">
            <w:rPr>
              <w:rFonts w:ascii="Times New Roman" w:eastAsia="Times New Roman" w:hAnsi="Times New Roman" w:cs="Times New Roman"/>
              <w:sz w:val="24"/>
              <w:szCs w:val="24"/>
            </w:rPr>
          </w:rPrChange>
        </w:rPr>
        <w:t xml:space="preserve">Lobo, J., Costa, P. M., Teixeira, M. A., Ferreira, M. S., Costa, M. H., &amp; Costa, F. O. (2013). </w:t>
      </w:r>
      <w:r>
        <w:rPr>
          <w:rFonts w:ascii="Times New Roman" w:eastAsia="Times New Roman" w:hAnsi="Times New Roman" w:cs="Times New Roman"/>
          <w:sz w:val="24"/>
          <w:szCs w:val="24"/>
        </w:rPr>
        <w:t>Enhanced primers for amplification of DNA barcodes from a broad range of marine metazoans. BMC ecology, 13(1), 34.</w:t>
      </w:r>
    </w:p>
    <w:p w14:paraId="0AFAA682" w14:textId="77777777" w:rsidR="00F65C18" w:rsidRDefault="00F33854" w:rsidP="00D1034F">
      <w:pPr>
        <w:ind w:hanging="720"/>
        <w:contextualSpacing/>
        <w:rPr>
          <w:rFonts w:ascii="Times New Roman" w:eastAsia="Times New Roman" w:hAnsi="Times New Roman" w:cs="Times New Roman"/>
          <w:sz w:val="24"/>
          <w:szCs w:val="24"/>
        </w:rPr>
      </w:pPr>
      <w:r w:rsidRPr="009F0476">
        <w:rPr>
          <w:rFonts w:ascii="Times New Roman" w:eastAsia="Times New Roman" w:hAnsi="Times New Roman" w:cs="Times New Roman"/>
          <w:sz w:val="24"/>
          <w:szCs w:val="24"/>
          <w:highlight w:val="red"/>
          <w:rPrChange w:id="242" w:author="Diana Pazmiño" w:date="2025-11-22T14:23:00Z">
            <w:rPr>
              <w:rFonts w:ascii="Times New Roman" w:eastAsia="Times New Roman" w:hAnsi="Times New Roman" w:cs="Times New Roman"/>
              <w:sz w:val="24"/>
              <w:szCs w:val="24"/>
            </w:rPr>
          </w:rPrChange>
        </w:rPr>
        <w:t xml:space="preserve">Marcinko, C. L. J., Allen, J. T., Poulton, A. J., Painter, S. C., &amp; Martin, A. P. (2013). Diurnal variations of dinoflagellate bioluminescence within the open-ocean north-east Atlantic. </w:t>
      </w:r>
      <w:r w:rsidRPr="009F0476">
        <w:rPr>
          <w:rFonts w:ascii="Times New Roman" w:eastAsia="Times New Roman" w:hAnsi="Times New Roman" w:cs="Times New Roman"/>
          <w:i/>
          <w:sz w:val="24"/>
          <w:szCs w:val="24"/>
          <w:highlight w:val="red"/>
          <w:rPrChange w:id="243" w:author="Diana Pazmiño" w:date="2025-11-22T14:23:00Z">
            <w:rPr>
              <w:rFonts w:ascii="Times New Roman" w:eastAsia="Times New Roman" w:hAnsi="Times New Roman" w:cs="Times New Roman"/>
              <w:i/>
              <w:sz w:val="24"/>
              <w:szCs w:val="24"/>
            </w:rPr>
          </w:rPrChange>
        </w:rPr>
        <w:t>Journal of Plankton Research</w:t>
      </w:r>
      <w:r w:rsidRPr="009F0476">
        <w:rPr>
          <w:rFonts w:ascii="Times New Roman" w:eastAsia="Times New Roman" w:hAnsi="Times New Roman" w:cs="Times New Roman"/>
          <w:sz w:val="24"/>
          <w:szCs w:val="24"/>
          <w:highlight w:val="red"/>
          <w:rPrChange w:id="244" w:author="Diana Pazmiño" w:date="2025-11-22T14:23: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245" w:author="Diana Pazmiño" w:date="2025-11-22T14:23:00Z">
            <w:rPr>
              <w:rFonts w:ascii="Times New Roman" w:eastAsia="Times New Roman" w:hAnsi="Times New Roman" w:cs="Times New Roman"/>
              <w:i/>
              <w:sz w:val="24"/>
              <w:szCs w:val="24"/>
            </w:rPr>
          </w:rPrChange>
        </w:rPr>
        <w:t>35</w:t>
      </w:r>
      <w:r w:rsidRPr="009F0476">
        <w:rPr>
          <w:rFonts w:ascii="Times New Roman" w:eastAsia="Times New Roman" w:hAnsi="Times New Roman" w:cs="Times New Roman"/>
          <w:sz w:val="24"/>
          <w:szCs w:val="24"/>
          <w:highlight w:val="red"/>
          <w:rPrChange w:id="246" w:author="Diana Pazmiño" w:date="2025-11-22T14:23:00Z">
            <w:rPr>
              <w:rFonts w:ascii="Times New Roman" w:eastAsia="Times New Roman" w:hAnsi="Times New Roman" w:cs="Times New Roman"/>
              <w:sz w:val="24"/>
              <w:szCs w:val="24"/>
            </w:rPr>
          </w:rPrChange>
        </w:rPr>
        <w:t xml:space="preserve">(1), 177–190. </w:t>
      </w:r>
      <w:commentRangeStart w:id="247"/>
      <w:r w:rsidRPr="009F0476">
        <w:rPr>
          <w:highlight w:val="red"/>
          <w:rPrChange w:id="248" w:author="Diana Pazmiño" w:date="2025-11-22T14:23:00Z">
            <w:rPr/>
          </w:rPrChange>
        </w:rPr>
        <w:fldChar w:fldCharType="begin"/>
      </w:r>
      <w:r w:rsidRPr="009F0476">
        <w:rPr>
          <w:highlight w:val="red"/>
          <w:rPrChange w:id="249" w:author="Diana Pazmiño" w:date="2025-11-22T14:23:00Z">
            <w:rPr/>
          </w:rPrChange>
        </w:rPr>
        <w:instrText>HYPERLINK "https://doi.org/10.1093/plankt/fbs081" \h</w:instrText>
      </w:r>
      <w:r w:rsidRPr="00305CD6">
        <w:rPr>
          <w:highlight w:val="red"/>
        </w:rPr>
      </w:r>
      <w:r w:rsidRPr="009F0476">
        <w:rPr>
          <w:highlight w:val="red"/>
          <w:rPrChange w:id="250" w:author="Diana Pazmiño" w:date="2025-11-22T14:23:00Z">
            <w:rPr/>
          </w:rPrChange>
        </w:rPr>
        <w:fldChar w:fldCharType="separate"/>
      </w:r>
      <w:r w:rsidRPr="009F0476">
        <w:rPr>
          <w:rFonts w:ascii="Times New Roman" w:eastAsia="Times New Roman" w:hAnsi="Times New Roman" w:cs="Times New Roman"/>
          <w:color w:val="1155CC"/>
          <w:sz w:val="24"/>
          <w:szCs w:val="24"/>
          <w:highlight w:val="red"/>
          <w:u w:val="single"/>
          <w:rPrChange w:id="251" w:author="Diana Pazmiño" w:date="2025-11-22T14:23:00Z">
            <w:rPr>
              <w:rFonts w:ascii="Times New Roman" w:eastAsia="Times New Roman" w:hAnsi="Times New Roman" w:cs="Times New Roman"/>
              <w:color w:val="1155CC"/>
              <w:sz w:val="24"/>
              <w:szCs w:val="24"/>
              <w:u w:val="single"/>
            </w:rPr>
          </w:rPrChange>
        </w:rPr>
        <w:t>https://doi.org/10.1093/plankt/fbs081</w:t>
      </w:r>
      <w:r w:rsidRPr="009F0476">
        <w:rPr>
          <w:highlight w:val="red"/>
          <w:rPrChange w:id="252" w:author="Diana Pazmiño" w:date="2025-11-22T14:23:00Z">
            <w:rPr/>
          </w:rPrChange>
        </w:rPr>
        <w:fldChar w:fldCharType="end"/>
      </w:r>
      <w:commentRangeEnd w:id="247"/>
      <w:r w:rsidR="009F0476">
        <w:rPr>
          <w:rStyle w:val="CommentReference"/>
          <w:rFonts w:ascii="Times New Roman" w:eastAsia="Times New Roman" w:hAnsi="Times New Roman" w:cs="Times New Roman"/>
          <w:sz w:val="24"/>
          <w:szCs w:val="24"/>
        </w:rPr>
        <w:commentReference w:id="247"/>
      </w:r>
      <w:r>
        <w:rPr>
          <w:rFonts w:ascii="Times New Roman" w:eastAsia="Times New Roman" w:hAnsi="Times New Roman" w:cs="Times New Roman"/>
          <w:sz w:val="24"/>
          <w:szCs w:val="24"/>
        </w:rPr>
        <w:t xml:space="preserve"> </w:t>
      </w:r>
    </w:p>
    <w:p w14:paraId="4CD288D7"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Marangoni, L. F. B., Davies, T., Smyth, T., Rodríguez, A., Hamann, M., Duarte, C., </w:t>
      </w:r>
      <w:proofErr w:type="spellStart"/>
      <w:r>
        <w:rPr>
          <w:rFonts w:ascii="Times New Roman" w:eastAsia="Times New Roman" w:hAnsi="Times New Roman" w:cs="Times New Roman"/>
          <w:sz w:val="24"/>
          <w:szCs w:val="24"/>
        </w:rPr>
        <w:t>Pendoley</w:t>
      </w:r>
      <w:proofErr w:type="spellEnd"/>
      <w:r>
        <w:rPr>
          <w:rFonts w:ascii="Times New Roman" w:eastAsia="Times New Roman" w:hAnsi="Times New Roman" w:cs="Times New Roman"/>
          <w:sz w:val="24"/>
          <w:szCs w:val="24"/>
        </w:rPr>
        <w:t xml:space="preserve">, K., Berge, J., Maggi, E., &amp; Levy, O. (2022). Impacts of artificial light at night in marine ecosystems—A review.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28, 5346–5367.</w:t>
      </w:r>
      <w:hyperlink r:id="rId37">
        <w:r>
          <w:rPr>
            <w:rFonts w:ascii="Times New Roman" w:eastAsia="Times New Roman" w:hAnsi="Times New Roman" w:cs="Times New Roman"/>
            <w:sz w:val="24"/>
            <w:szCs w:val="24"/>
          </w:rPr>
          <w:t xml:space="preserve"> </w:t>
        </w:r>
      </w:hyperlink>
      <w:hyperlink r:id="rId38">
        <w:r>
          <w:rPr>
            <w:rFonts w:ascii="Times New Roman" w:eastAsia="Times New Roman" w:hAnsi="Times New Roman" w:cs="Times New Roman"/>
            <w:color w:val="1155CC"/>
            <w:sz w:val="24"/>
            <w:szCs w:val="24"/>
            <w:u w:val="single"/>
          </w:rPr>
          <w:t>https://doi.org/10.1111/gcb.16264</w:t>
        </w:r>
      </w:hyperlink>
    </w:p>
    <w:p w14:paraId="43D8821D" w14:textId="77777777" w:rsidR="00F65C18" w:rsidRDefault="00F33854" w:rsidP="00D1034F">
      <w:pPr>
        <w:ind w:hanging="720"/>
        <w:contextualSpacing/>
        <w:rPr>
          <w:rFonts w:ascii="Times New Roman" w:eastAsia="Times New Roman" w:hAnsi="Times New Roman" w:cs="Times New Roman"/>
          <w:sz w:val="24"/>
          <w:szCs w:val="24"/>
        </w:rPr>
      </w:pPr>
      <w:commentRangeStart w:id="253"/>
      <w:r w:rsidRPr="009F0476">
        <w:rPr>
          <w:rFonts w:ascii="Times New Roman" w:eastAsia="Times New Roman" w:hAnsi="Times New Roman" w:cs="Times New Roman"/>
          <w:sz w:val="24"/>
          <w:szCs w:val="24"/>
          <w:highlight w:val="red"/>
          <w:rPrChange w:id="254" w:author="Diana Pazmiño" w:date="2025-11-22T14:29:00Z">
            <w:rPr>
              <w:rFonts w:ascii="Times New Roman" w:eastAsia="Times New Roman" w:hAnsi="Times New Roman" w:cs="Times New Roman"/>
              <w:sz w:val="24"/>
              <w:szCs w:val="24"/>
            </w:rPr>
          </w:rPrChange>
        </w:rPr>
        <w:lastRenderedPageBreak/>
        <w:t>Martinez</w:t>
      </w:r>
      <w:commentRangeEnd w:id="253"/>
      <w:r w:rsidR="009F0476" w:rsidRPr="009F0476">
        <w:rPr>
          <w:rStyle w:val="CommentReference"/>
          <w:rFonts w:ascii="Times New Roman" w:eastAsia="Times New Roman" w:hAnsi="Times New Roman" w:cs="Times New Roman"/>
          <w:sz w:val="24"/>
          <w:szCs w:val="24"/>
          <w:highlight w:val="red"/>
          <w:rPrChange w:id="255" w:author="Diana Pazmiño" w:date="2025-11-25T11:02:00Z">
            <w:rPr>
              <w:rStyle w:val="CommentReference"/>
            </w:rPr>
          </w:rPrChange>
        </w:rPr>
        <w:commentReference w:id="253"/>
      </w:r>
      <w:r w:rsidRPr="009F0476">
        <w:rPr>
          <w:rFonts w:ascii="Times New Roman" w:eastAsia="Times New Roman" w:hAnsi="Times New Roman" w:cs="Times New Roman"/>
          <w:sz w:val="24"/>
          <w:szCs w:val="24"/>
          <w:highlight w:val="red"/>
          <w:rPrChange w:id="256" w:author="Diana Pazmiño" w:date="2025-11-22T14:29:00Z">
            <w:rPr>
              <w:rFonts w:ascii="Times New Roman" w:eastAsia="Times New Roman" w:hAnsi="Times New Roman" w:cs="Times New Roman"/>
              <w:sz w:val="24"/>
              <w:szCs w:val="24"/>
            </w:rPr>
          </w:rPrChange>
        </w:rPr>
        <w:t xml:space="preserve"> Arbizu P (2017). _</w:t>
      </w:r>
      <w:proofErr w:type="spellStart"/>
      <w:r w:rsidRPr="009F0476">
        <w:rPr>
          <w:rFonts w:ascii="Times New Roman" w:eastAsia="Times New Roman" w:hAnsi="Times New Roman" w:cs="Times New Roman"/>
          <w:sz w:val="24"/>
          <w:szCs w:val="24"/>
          <w:highlight w:val="red"/>
          <w:rPrChange w:id="257" w:author="Diana Pazmiño" w:date="2025-11-22T14:29:00Z">
            <w:rPr>
              <w:rFonts w:ascii="Times New Roman" w:eastAsia="Times New Roman" w:hAnsi="Times New Roman" w:cs="Times New Roman"/>
              <w:sz w:val="24"/>
              <w:szCs w:val="24"/>
            </w:rPr>
          </w:rPrChange>
        </w:rPr>
        <w:t>pairwiseAdonis</w:t>
      </w:r>
      <w:proofErr w:type="spellEnd"/>
      <w:r w:rsidRPr="009F0476">
        <w:rPr>
          <w:rFonts w:ascii="Times New Roman" w:eastAsia="Times New Roman" w:hAnsi="Times New Roman" w:cs="Times New Roman"/>
          <w:sz w:val="24"/>
          <w:szCs w:val="24"/>
          <w:highlight w:val="red"/>
          <w:rPrChange w:id="258" w:author="Diana Pazmiño" w:date="2025-11-22T14:29:00Z">
            <w:rPr>
              <w:rFonts w:ascii="Times New Roman" w:eastAsia="Times New Roman" w:hAnsi="Times New Roman" w:cs="Times New Roman"/>
              <w:sz w:val="24"/>
              <w:szCs w:val="24"/>
            </w:rPr>
          </w:rPrChange>
        </w:rPr>
        <w:t>: Pairwise Multilevel Comparison using Adonis_. R package version 0.4.1, commit cb190f7668a0c82c0b0853927db239e7b9ec3e83, &lt;https://github.com/pmartinezarbizu/pairwiseAdonis&gt;.</w:t>
      </w:r>
    </w:p>
    <w:p w14:paraId="64045C7D" w14:textId="77777777" w:rsidR="00F65C18" w:rsidRPr="008629C2" w:rsidRDefault="00F33854" w:rsidP="00D1034F">
      <w:pPr>
        <w:ind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McFarland, W. N. (1986). Light in the Sea—Correlations with Behaviors of Fishes and Invertebrates. </w:t>
      </w:r>
      <w:r w:rsidRPr="008629C2">
        <w:rPr>
          <w:rFonts w:ascii="Times New Roman" w:eastAsia="Times New Roman" w:hAnsi="Times New Roman" w:cs="Times New Roman"/>
          <w:i/>
          <w:sz w:val="24"/>
          <w:szCs w:val="24"/>
          <w:lang w:val="de-DE"/>
        </w:rPr>
        <w:t xml:space="preserve">American </w:t>
      </w:r>
      <w:proofErr w:type="spellStart"/>
      <w:r w:rsidRPr="008629C2">
        <w:rPr>
          <w:rFonts w:ascii="Times New Roman" w:eastAsia="Times New Roman" w:hAnsi="Times New Roman" w:cs="Times New Roman"/>
          <w:i/>
          <w:sz w:val="24"/>
          <w:szCs w:val="24"/>
          <w:lang w:val="de-DE"/>
        </w:rPr>
        <w:t>Zoologist</w:t>
      </w:r>
      <w:proofErr w:type="spellEnd"/>
      <w:r w:rsidRPr="008629C2">
        <w:rPr>
          <w:rFonts w:ascii="Times New Roman" w:eastAsia="Times New Roman" w:hAnsi="Times New Roman" w:cs="Times New Roman"/>
          <w:sz w:val="24"/>
          <w:szCs w:val="24"/>
          <w:lang w:val="de-DE"/>
        </w:rPr>
        <w:t xml:space="preserve">, </w:t>
      </w:r>
      <w:r w:rsidRPr="008629C2">
        <w:rPr>
          <w:rFonts w:ascii="Times New Roman" w:eastAsia="Times New Roman" w:hAnsi="Times New Roman" w:cs="Times New Roman"/>
          <w:i/>
          <w:sz w:val="24"/>
          <w:szCs w:val="24"/>
          <w:lang w:val="de-DE"/>
        </w:rPr>
        <w:t>26</w:t>
      </w:r>
      <w:r w:rsidRPr="008629C2">
        <w:rPr>
          <w:rFonts w:ascii="Times New Roman" w:eastAsia="Times New Roman" w:hAnsi="Times New Roman" w:cs="Times New Roman"/>
          <w:sz w:val="24"/>
          <w:szCs w:val="24"/>
          <w:lang w:val="de-DE"/>
        </w:rPr>
        <w:t>(2), 389–401. https://doi.org/10.1093/icb/26.2.389</w:t>
      </w:r>
    </w:p>
    <w:p w14:paraId="165D0BF7" w14:textId="77777777" w:rsidR="00F65C18" w:rsidRDefault="00F33854" w:rsidP="00D1034F">
      <w:pPr>
        <w:ind w:hanging="720"/>
        <w:contextualSpacing/>
        <w:rPr>
          <w:rFonts w:ascii="Times New Roman" w:eastAsia="Times New Roman" w:hAnsi="Times New Roman" w:cs="Times New Roman"/>
          <w:sz w:val="24"/>
          <w:szCs w:val="24"/>
        </w:rPr>
      </w:pPr>
      <w:r w:rsidRPr="008629C2">
        <w:rPr>
          <w:rFonts w:ascii="Times New Roman" w:eastAsia="Times New Roman" w:hAnsi="Times New Roman" w:cs="Times New Roman"/>
          <w:sz w:val="24"/>
          <w:szCs w:val="24"/>
          <w:lang w:val="de-DE"/>
        </w:rPr>
        <w:t xml:space="preserve">McKnight, D. T., R. </w:t>
      </w:r>
      <w:proofErr w:type="spellStart"/>
      <w:r w:rsidRPr="008629C2">
        <w:rPr>
          <w:rFonts w:ascii="Times New Roman" w:eastAsia="Times New Roman" w:hAnsi="Times New Roman" w:cs="Times New Roman"/>
          <w:sz w:val="24"/>
          <w:szCs w:val="24"/>
          <w:lang w:val="de-DE"/>
        </w:rPr>
        <w:t>Huerlimann</w:t>
      </w:r>
      <w:proofErr w:type="spellEnd"/>
      <w:r w:rsidRPr="008629C2">
        <w:rPr>
          <w:rFonts w:ascii="Times New Roman" w:eastAsia="Times New Roman" w:hAnsi="Times New Roman" w:cs="Times New Roman"/>
          <w:sz w:val="24"/>
          <w:szCs w:val="24"/>
          <w:lang w:val="de-DE"/>
        </w:rPr>
        <w:t xml:space="preserve">, D. S. Bower, L. Schwarzkopf, R. A. Alford, and K. R. Zenger. </w:t>
      </w:r>
      <w:r>
        <w:rPr>
          <w:rFonts w:ascii="Times New Roman" w:eastAsia="Times New Roman" w:hAnsi="Times New Roman" w:cs="Times New Roman"/>
          <w:sz w:val="24"/>
          <w:szCs w:val="24"/>
        </w:rPr>
        <w:t xml:space="preserve">(2018). </w:t>
      </w:r>
      <w:proofErr w:type="spellStart"/>
      <w:r>
        <w:rPr>
          <w:rFonts w:ascii="Times New Roman" w:eastAsia="Times New Roman" w:hAnsi="Times New Roman" w:cs="Times New Roman"/>
          <w:sz w:val="24"/>
          <w:szCs w:val="24"/>
        </w:rPr>
        <w:t>microDecon</w:t>
      </w:r>
      <w:proofErr w:type="spellEnd"/>
      <w:r>
        <w:rPr>
          <w:rFonts w:ascii="Times New Roman" w:eastAsia="Times New Roman" w:hAnsi="Times New Roman" w:cs="Times New Roman"/>
          <w:sz w:val="24"/>
          <w:szCs w:val="24"/>
        </w:rPr>
        <w:t>: A highly accurate read-subtraction tool for the post-sequencing removal of contamination in metabarcoding studies.</w:t>
      </w:r>
    </w:p>
    <w:p w14:paraId="0AA0D36F" w14:textId="1E1431C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Murakami, H., Yoon, S., Kasai, 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w:t>
      </w:r>
      <w:ins w:id="259" w:author="Diana Pazmiño" w:date="2025-11-22T14:36:00Z">
        <w:r w:rsidR="000D3DF4">
          <w:rPr>
            <w:rFonts w:ascii="Times New Roman" w:eastAsia="Times New Roman" w:hAnsi="Times New Roman" w:cs="Times New Roman"/>
            <w:sz w:val="24"/>
            <w:szCs w:val="24"/>
          </w:rPr>
          <w:t xml:space="preserve">(2019). </w:t>
        </w:r>
      </w:ins>
      <w:r>
        <w:rPr>
          <w:rFonts w:ascii="Times New Roman" w:eastAsia="Times New Roman" w:hAnsi="Times New Roman" w:cs="Times New Roman"/>
          <w:sz w:val="24"/>
          <w:szCs w:val="24"/>
        </w:rPr>
        <w:t xml:space="preserve">Dispersion and degradation of environmental DNA from caged fish in a marine environment. </w:t>
      </w:r>
      <w:r>
        <w:rPr>
          <w:rFonts w:ascii="Times New Roman" w:eastAsia="Times New Roman" w:hAnsi="Times New Roman" w:cs="Times New Roman"/>
          <w:i/>
          <w:sz w:val="24"/>
          <w:szCs w:val="24"/>
        </w:rPr>
        <w:t>Fish Sci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85</w:t>
      </w:r>
      <w:r>
        <w:rPr>
          <w:rFonts w:ascii="Times New Roman" w:eastAsia="Times New Roman" w:hAnsi="Times New Roman" w:cs="Times New Roman"/>
          <w:sz w:val="24"/>
          <w:szCs w:val="24"/>
        </w:rPr>
        <w:t>, 327–337</w:t>
      </w:r>
      <w:del w:id="260" w:author="Diana Pazmiño" w:date="2025-11-22T14:36:00Z">
        <w:r w:rsidDel="000D3DF4">
          <w:rPr>
            <w:rFonts w:ascii="Times New Roman" w:eastAsia="Times New Roman" w:hAnsi="Times New Roman" w:cs="Times New Roman"/>
            <w:sz w:val="24"/>
            <w:szCs w:val="24"/>
          </w:rPr>
          <w:delText xml:space="preserve"> (2019)</w:delText>
        </w:r>
      </w:del>
      <w:r>
        <w:rPr>
          <w:rFonts w:ascii="Times New Roman" w:eastAsia="Times New Roman" w:hAnsi="Times New Roman" w:cs="Times New Roman"/>
          <w:sz w:val="24"/>
          <w:szCs w:val="24"/>
        </w:rPr>
        <w:t xml:space="preserve">. </w:t>
      </w:r>
      <w:hyperlink r:id="rId39">
        <w:r>
          <w:rPr>
            <w:rFonts w:ascii="Times New Roman" w:eastAsia="Times New Roman" w:hAnsi="Times New Roman" w:cs="Times New Roman"/>
            <w:color w:val="1155CC"/>
            <w:sz w:val="24"/>
            <w:szCs w:val="24"/>
            <w:u w:val="single"/>
          </w:rPr>
          <w:t>https://doi.org/10.1007/s12562-018-1282-6</w:t>
        </w:r>
      </w:hyperlink>
      <w:r>
        <w:rPr>
          <w:rFonts w:ascii="Times New Roman" w:eastAsia="Times New Roman" w:hAnsi="Times New Roman" w:cs="Times New Roman"/>
          <w:sz w:val="24"/>
          <w:szCs w:val="24"/>
        </w:rPr>
        <w:t xml:space="preserve"> </w:t>
      </w:r>
    </w:p>
    <w:p w14:paraId="56DBEE7D" w14:textId="45B55C66"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Nichols</w:t>
      </w:r>
      <w:ins w:id="261"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262"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V</w:t>
      </w:r>
      <w:ins w:id="26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Vollmers</w:t>
      </w:r>
      <w:ins w:id="26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26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Newsom</w:t>
      </w:r>
      <w:ins w:id="266"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267"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w:t>
      </w:r>
      <w:ins w:id="268"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Wang</w:t>
      </w:r>
      <w:ins w:id="269"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Y</w:t>
      </w:r>
      <w:ins w:id="270"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Heintzman</w:t>
      </w:r>
      <w:ins w:id="271"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272"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D</w:t>
      </w:r>
      <w:ins w:id="27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Leighton</w:t>
      </w:r>
      <w:ins w:id="27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27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Green</w:t>
      </w:r>
      <w:ins w:id="276"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277"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E</w:t>
      </w:r>
      <w:ins w:id="278"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Shapiro</w:t>
      </w:r>
      <w:ins w:id="279"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 </w:t>
      </w:r>
      <w:ins w:id="280" w:author="Diana Pazmiño" w:date="2025-11-22T14:36:00Z">
        <w:r w:rsidR="000D3DF4">
          <w:rPr>
            <w:rFonts w:ascii="Times New Roman" w:eastAsia="Times New Roman" w:hAnsi="Times New Roman" w:cs="Times New Roman"/>
            <w:sz w:val="24"/>
            <w:szCs w:val="24"/>
          </w:rPr>
          <w:t xml:space="preserve">(2018). </w:t>
        </w:r>
      </w:ins>
      <w:r>
        <w:rPr>
          <w:rFonts w:ascii="Times New Roman" w:eastAsia="Times New Roman" w:hAnsi="Times New Roman" w:cs="Times New Roman"/>
          <w:sz w:val="24"/>
          <w:szCs w:val="24"/>
        </w:rPr>
        <w:t xml:space="preserve">Minimizing polymerase biases in metabarcoding. Mol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Resour</w:t>
      </w:r>
      <w:proofErr w:type="spellEnd"/>
      <w:r>
        <w:rPr>
          <w:rFonts w:ascii="Times New Roman" w:eastAsia="Times New Roman" w:hAnsi="Times New Roman" w:cs="Times New Roman"/>
          <w:sz w:val="24"/>
          <w:szCs w:val="24"/>
        </w:rPr>
        <w:t>.</w:t>
      </w:r>
      <w:del w:id="281" w:author="Diana Pazmiño" w:date="2025-11-22T14:36:00Z">
        <w:r w:rsidDel="000D3DF4">
          <w:rPr>
            <w:rFonts w:ascii="Times New Roman" w:eastAsia="Times New Roman" w:hAnsi="Times New Roman" w:cs="Times New Roman"/>
            <w:sz w:val="24"/>
            <w:szCs w:val="24"/>
          </w:rPr>
          <w:delText xml:space="preserve"> 2018</w:delText>
        </w:r>
      </w:del>
      <w:r>
        <w:rPr>
          <w:rFonts w:ascii="Times New Roman" w:eastAsia="Times New Roman" w:hAnsi="Times New Roman" w:cs="Times New Roman"/>
          <w:sz w:val="24"/>
          <w:szCs w:val="24"/>
        </w:rPr>
        <w:t xml:space="preserve"> May 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10.1111/1755-0998.12895. </w:t>
      </w:r>
    </w:p>
    <w:p w14:paraId="4E590ED8" w14:textId="357C20C0"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O’Donnell</w:t>
      </w:r>
      <w:ins w:id="282"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28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L</w:t>
      </w:r>
      <w:ins w:id="28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Kelly</w:t>
      </w:r>
      <w:ins w:id="28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28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w:t>
      </w:r>
      <w:ins w:id="28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Shelton</w:t>
      </w:r>
      <w:ins w:id="28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28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O</w:t>
      </w:r>
      <w:ins w:id="29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Samhouri</w:t>
      </w:r>
      <w:proofErr w:type="spellEnd"/>
      <w:ins w:id="29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29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F</w:t>
      </w:r>
      <w:ins w:id="29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Lowell</w:t>
      </w:r>
      <w:ins w:id="29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N</w:t>
      </w:r>
      <w:ins w:id="29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C</w:t>
      </w:r>
      <w:ins w:id="29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Williams</w:t>
      </w:r>
      <w:ins w:id="29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29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D. </w:t>
      </w:r>
      <w:ins w:id="29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2017</w:t>
      </w:r>
      <w:ins w:id="30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Spatial distribution of environmental DNA in a nearshore marine habitat.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5:e3044</w:t>
      </w:r>
      <w:hyperlink r:id="rId40">
        <w:r>
          <w:rPr>
            <w:rFonts w:ascii="Times New Roman" w:eastAsia="Times New Roman" w:hAnsi="Times New Roman" w:cs="Times New Roman"/>
            <w:sz w:val="24"/>
            <w:szCs w:val="24"/>
          </w:rPr>
          <w:t xml:space="preserve"> </w:t>
        </w:r>
      </w:hyperlink>
      <w:hyperlink r:id="rId41">
        <w:r>
          <w:rPr>
            <w:rFonts w:ascii="Times New Roman" w:eastAsia="Times New Roman" w:hAnsi="Times New Roman" w:cs="Times New Roman"/>
            <w:color w:val="1155CC"/>
            <w:sz w:val="24"/>
            <w:szCs w:val="24"/>
            <w:u w:val="single"/>
          </w:rPr>
          <w:t>https://doi.org/10.7717/peerj.3044</w:t>
        </w:r>
      </w:hyperlink>
      <w:r>
        <w:rPr>
          <w:rFonts w:ascii="Times New Roman" w:eastAsia="Times New Roman" w:hAnsi="Times New Roman" w:cs="Times New Roman"/>
          <w:sz w:val="24"/>
          <w:szCs w:val="24"/>
        </w:rPr>
        <w:t xml:space="preserve"> </w:t>
      </w:r>
    </w:p>
    <w:p w14:paraId="499B61B7" w14:textId="48D9C40B"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Oksanen</w:t>
      </w:r>
      <w:ins w:id="30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30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Simpson</w:t>
      </w:r>
      <w:ins w:id="30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30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Blanchet</w:t>
      </w:r>
      <w:ins w:id="30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F</w:t>
      </w:r>
      <w:ins w:id="30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Kindt</w:t>
      </w:r>
      <w:ins w:id="30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30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Legendre</w:t>
      </w:r>
      <w:ins w:id="30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31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Minchin</w:t>
      </w:r>
      <w:ins w:id="31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31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O'Hara</w:t>
      </w:r>
      <w:ins w:id="31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31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Solymos</w:t>
      </w:r>
      <w:ins w:id="31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31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Stevens</w:t>
      </w:r>
      <w:ins w:id="31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1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Szoecs</w:t>
      </w:r>
      <w:proofErr w:type="spellEnd"/>
      <w:ins w:id="31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32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Wagner</w:t>
      </w:r>
      <w:ins w:id="32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H</w:t>
      </w:r>
      <w:ins w:id="32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Barbour</w:t>
      </w:r>
      <w:ins w:id="32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2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Bedward</w:t>
      </w:r>
      <w:ins w:id="32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2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Bolker</w:t>
      </w:r>
      <w:ins w:id="32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32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Borcard</w:t>
      </w:r>
      <w:proofErr w:type="spellEnd"/>
      <w:ins w:id="32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D</w:t>
      </w:r>
      <w:ins w:id="33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Borman</w:t>
      </w:r>
      <w:ins w:id="33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33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Carvalho</w:t>
      </w:r>
      <w:ins w:id="33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33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Chirico</w:t>
      </w:r>
      <w:ins w:id="33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3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De Caceres</w:t>
      </w:r>
      <w:ins w:id="33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3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Durand</w:t>
      </w:r>
      <w:ins w:id="33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w:t>
      </w:r>
      <w:ins w:id="34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Evangelista</w:t>
      </w:r>
      <w:ins w:id="34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H</w:t>
      </w:r>
      <w:ins w:id="34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FitzJohn</w:t>
      </w:r>
      <w:proofErr w:type="spellEnd"/>
      <w:ins w:id="34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34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Friendly</w:t>
      </w:r>
      <w:ins w:id="34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4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Furneaux</w:t>
      </w:r>
      <w:proofErr w:type="spellEnd"/>
      <w:ins w:id="34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34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Hannigan</w:t>
      </w:r>
      <w:ins w:id="34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35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Hill</w:t>
      </w:r>
      <w:ins w:id="35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5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Lahti</w:t>
      </w:r>
      <w:ins w:id="35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35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Martino</w:t>
      </w:r>
      <w:ins w:id="35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35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McGlinn</w:t>
      </w:r>
      <w:ins w:id="35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D</w:t>
      </w:r>
      <w:ins w:id="35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Ouellette</w:t>
      </w:r>
      <w:ins w:id="35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36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Ribeiro Cunha</w:t>
      </w:r>
      <w:ins w:id="361"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362"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Smith</w:t>
      </w:r>
      <w:ins w:id="363"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364"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Stier</w:t>
      </w:r>
      <w:ins w:id="365"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36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Ter Braak</w:t>
      </w:r>
      <w:ins w:id="36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36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Weedon</w:t>
      </w:r>
      <w:ins w:id="36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37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(2025). _vegan: Community Ecology Package_. </w:t>
      </w:r>
      <w:proofErr w:type="gramStart"/>
      <w:r>
        <w:rPr>
          <w:rFonts w:ascii="Times New Roman" w:eastAsia="Times New Roman" w:hAnsi="Times New Roman" w:cs="Times New Roman"/>
          <w:sz w:val="24"/>
          <w:szCs w:val="24"/>
        </w:rPr>
        <w:t>doi:10.32614/</w:t>
      </w:r>
      <w:proofErr w:type="spellStart"/>
      <w:r>
        <w:rPr>
          <w:rFonts w:ascii="Times New Roman" w:eastAsia="Times New Roman" w:hAnsi="Times New Roman" w:cs="Times New Roman"/>
          <w:sz w:val="24"/>
          <w:szCs w:val="24"/>
        </w:rPr>
        <w:t>CRAN.package.vegan</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&lt;https://doi.org/10.32614/CRAN.package.vegan&gt;, R package version 2.7-1, &lt;</w:t>
      </w:r>
      <w:hyperlink r:id="rId42">
        <w:r>
          <w:rPr>
            <w:rFonts w:ascii="Times New Roman" w:eastAsia="Times New Roman" w:hAnsi="Times New Roman" w:cs="Times New Roman"/>
            <w:color w:val="1155CC"/>
            <w:sz w:val="24"/>
            <w:szCs w:val="24"/>
            <w:u w:val="single"/>
          </w:rPr>
          <w:t>https://CRAN.R-project.org/package=vegan</w:t>
        </w:r>
      </w:hyperlink>
      <w:r>
        <w:rPr>
          <w:rFonts w:ascii="Times New Roman" w:eastAsia="Times New Roman" w:hAnsi="Times New Roman" w:cs="Times New Roman"/>
          <w:sz w:val="24"/>
          <w:szCs w:val="24"/>
        </w:rPr>
        <w:t>&gt;</w:t>
      </w:r>
    </w:p>
    <w:p w14:paraId="69007CE0" w14:textId="77777777" w:rsidR="00F65C18" w:rsidRDefault="00F33854" w:rsidP="00D1034F">
      <w:pPr>
        <w:ind w:hanging="720"/>
        <w:contextualSpacing/>
        <w:rPr>
          <w:rFonts w:ascii="Times New Roman" w:eastAsia="Times New Roman" w:hAnsi="Times New Roman" w:cs="Times New Roman"/>
          <w:sz w:val="24"/>
          <w:szCs w:val="24"/>
        </w:rPr>
      </w:pPr>
      <w:commentRangeStart w:id="371"/>
      <w:r w:rsidRPr="009F0476">
        <w:rPr>
          <w:rFonts w:ascii="Times New Roman" w:eastAsia="Times New Roman" w:hAnsi="Times New Roman" w:cs="Times New Roman"/>
          <w:sz w:val="24"/>
          <w:szCs w:val="24"/>
          <w:highlight w:val="red"/>
          <w:rPrChange w:id="372" w:author="Diana Pazmiño" w:date="2025-11-22T14:25:00Z">
            <w:rPr>
              <w:rFonts w:ascii="Times New Roman" w:eastAsia="Times New Roman" w:hAnsi="Times New Roman" w:cs="Times New Roman"/>
              <w:sz w:val="24"/>
              <w:szCs w:val="24"/>
            </w:rPr>
          </w:rPrChange>
        </w:rPr>
        <w:t>Sanders</w:t>
      </w:r>
      <w:commentRangeEnd w:id="371"/>
      <w:r w:rsidR="009F0476" w:rsidRPr="009F0476">
        <w:rPr>
          <w:rStyle w:val="CommentReference"/>
          <w:rFonts w:ascii="Times New Roman" w:eastAsia="Times New Roman" w:hAnsi="Times New Roman" w:cs="Times New Roman"/>
          <w:sz w:val="24"/>
          <w:szCs w:val="24"/>
          <w:highlight w:val="red"/>
          <w:rPrChange w:id="373" w:author="Diana Pazmiño" w:date="2025-11-25T11:02:00Z">
            <w:rPr>
              <w:rStyle w:val="CommentReference"/>
            </w:rPr>
          </w:rPrChange>
        </w:rPr>
        <w:commentReference w:id="371"/>
      </w:r>
      <w:r w:rsidRPr="009F0476">
        <w:rPr>
          <w:rFonts w:ascii="Times New Roman" w:eastAsia="Times New Roman" w:hAnsi="Times New Roman" w:cs="Times New Roman"/>
          <w:sz w:val="24"/>
          <w:szCs w:val="24"/>
          <w:highlight w:val="red"/>
          <w:rPrChange w:id="374" w:author="Diana Pazmiño" w:date="2025-11-22T14:25:00Z">
            <w:rPr>
              <w:rFonts w:ascii="Times New Roman" w:eastAsia="Times New Roman" w:hAnsi="Times New Roman" w:cs="Times New Roman"/>
              <w:sz w:val="24"/>
              <w:szCs w:val="24"/>
            </w:rPr>
          </w:rPrChange>
        </w:rPr>
        <w:t xml:space="preserve">, D., Hirt, M. R., Brose, U., Evans, D. M., Gaston, K. J., </w:t>
      </w:r>
      <w:proofErr w:type="spellStart"/>
      <w:r w:rsidRPr="009F0476">
        <w:rPr>
          <w:rFonts w:ascii="Times New Roman" w:eastAsia="Times New Roman" w:hAnsi="Times New Roman" w:cs="Times New Roman"/>
          <w:sz w:val="24"/>
          <w:szCs w:val="24"/>
          <w:highlight w:val="red"/>
          <w:rPrChange w:id="375" w:author="Diana Pazmiño" w:date="2025-11-22T14:25:00Z">
            <w:rPr>
              <w:rFonts w:ascii="Times New Roman" w:eastAsia="Times New Roman" w:hAnsi="Times New Roman" w:cs="Times New Roman"/>
              <w:sz w:val="24"/>
              <w:szCs w:val="24"/>
            </w:rPr>
          </w:rPrChange>
        </w:rPr>
        <w:t>Gauzens</w:t>
      </w:r>
      <w:proofErr w:type="spellEnd"/>
      <w:r w:rsidRPr="009F0476">
        <w:rPr>
          <w:rFonts w:ascii="Times New Roman" w:eastAsia="Times New Roman" w:hAnsi="Times New Roman" w:cs="Times New Roman"/>
          <w:sz w:val="24"/>
          <w:szCs w:val="24"/>
          <w:highlight w:val="red"/>
          <w:rPrChange w:id="376" w:author="Diana Pazmiño" w:date="2025-11-22T14:25:00Z">
            <w:rPr>
              <w:rFonts w:ascii="Times New Roman" w:eastAsia="Times New Roman" w:hAnsi="Times New Roman" w:cs="Times New Roman"/>
              <w:sz w:val="24"/>
              <w:szCs w:val="24"/>
            </w:rPr>
          </w:rPrChange>
        </w:rPr>
        <w:t xml:space="preserve">, B., &amp; Ryser, R. (2023). How artificial light at night may rewire ecological networks: Concepts and models. </w:t>
      </w:r>
      <w:r w:rsidRPr="009F0476">
        <w:rPr>
          <w:rFonts w:ascii="Times New Roman" w:eastAsia="Times New Roman" w:hAnsi="Times New Roman" w:cs="Times New Roman"/>
          <w:i/>
          <w:sz w:val="24"/>
          <w:szCs w:val="24"/>
          <w:highlight w:val="red"/>
          <w:rPrChange w:id="377" w:author="Diana Pazmiño" w:date="2025-11-22T14:25:00Z">
            <w:rPr>
              <w:rFonts w:ascii="Times New Roman" w:eastAsia="Times New Roman" w:hAnsi="Times New Roman" w:cs="Times New Roman"/>
              <w:i/>
              <w:sz w:val="24"/>
              <w:szCs w:val="24"/>
            </w:rPr>
          </w:rPrChange>
        </w:rPr>
        <w:t>Philosophical Transactions of the Royal Society B: Biological Sciences</w:t>
      </w:r>
      <w:r w:rsidRPr="009F0476">
        <w:rPr>
          <w:rFonts w:ascii="Times New Roman" w:eastAsia="Times New Roman" w:hAnsi="Times New Roman" w:cs="Times New Roman"/>
          <w:sz w:val="24"/>
          <w:szCs w:val="24"/>
          <w:highlight w:val="red"/>
          <w:rPrChange w:id="378" w:author="Diana Pazmiño" w:date="2025-11-22T14:25: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379" w:author="Diana Pazmiño" w:date="2025-11-22T14:25:00Z">
            <w:rPr>
              <w:rFonts w:ascii="Times New Roman" w:eastAsia="Times New Roman" w:hAnsi="Times New Roman" w:cs="Times New Roman"/>
              <w:i/>
              <w:sz w:val="24"/>
              <w:szCs w:val="24"/>
            </w:rPr>
          </w:rPrChange>
        </w:rPr>
        <w:t>378</w:t>
      </w:r>
      <w:r w:rsidRPr="009F0476">
        <w:rPr>
          <w:rFonts w:ascii="Times New Roman" w:eastAsia="Times New Roman" w:hAnsi="Times New Roman" w:cs="Times New Roman"/>
          <w:sz w:val="24"/>
          <w:szCs w:val="24"/>
          <w:highlight w:val="red"/>
          <w:rPrChange w:id="380" w:author="Diana Pazmiño" w:date="2025-11-22T14:25:00Z">
            <w:rPr>
              <w:rFonts w:ascii="Times New Roman" w:eastAsia="Times New Roman" w:hAnsi="Times New Roman" w:cs="Times New Roman"/>
              <w:sz w:val="24"/>
              <w:szCs w:val="24"/>
            </w:rPr>
          </w:rPrChange>
        </w:rPr>
        <w:t xml:space="preserve">(1892), 20220368. </w:t>
      </w:r>
      <w:r w:rsidRPr="009F0476">
        <w:rPr>
          <w:highlight w:val="red"/>
          <w:rPrChange w:id="381" w:author="Diana Pazmiño" w:date="2025-11-22T14:25:00Z">
            <w:rPr/>
          </w:rPrChange>
        </w:rPr>
        <w:fldChar w:fldCharType="begin"/>
      </w:r>
      <w:r w:rsidRPr="009F0476">
        <w:rPr>
          <w:highlight w:val="red"/>
          <w:rPrChange w:id="382" w:author="Diana Pazmiño" w:date="2025-11-22T14:25:00Z">
            <w:rPr/>
          </w:rPrChange>
        </w:rPr>
        <w:instrText>HYPERLINK "https://doi.org/10.1098/rstb.2022.0368" \h</w:instrText>
      </w:r>
      <w:r w:rsidRPr="00305CD6">
        <w:rPr>
          <w:highlight w:val="red"/>
        </w:rPr>
      </w:r>
      <w:r w:rsidRPr="009F0476">
        <w:rPr>
          <w:highlight w:val="red"/>
          <w:rPrChange w:id="383" w:author="Diana Pazmiño" w:date="2025-11-22T14:25:00Z">
            <w:rPr/>
          </w:rPrChange>
        </w:rPr>
        <w:fldChar w:fldCharType="separate"/>
      </w:r>
      <w:r w:rsidRPr="009F0476">
        <w:rPr>
          <w:rFonts w:ascii="Times New Roman" w:eastAsia="Times New Roman" w:hAnsi="Times New Roman" w:cs="Times New Roman"/>
          <w:color w:val="1155CC"/>
          <w:sz w:val="24"/>
          <w:szCs w:val="24"/>
          <w:highlight w:val="red"/>
          <w:u w:val="single"/>
          <w:rPrChange w:id="384" w:author="Diana Pazmiño" w:date="2025-11-22T14:25:00Z">
            <w:rPr>
              <w:rFonts w:ascii="Times New Roman" w:eastAsia="Times New Roman" w:hAnsi="Times New Roman" w:cs="Times New Roman"/>
              <w:color w:val="1155CC"/>
              <w:sz w:val="24"/>
              <w:szCs w:val="24"/>
              <w:u w:val="single"/>
            </w:rPr>
          </w:rPrChange>
        </w:rPr>
        <w:t>https://doi.org/10.1098/rstb.2022.0368</w:t>
      </w:r>
      <w:r w:rsidRPr="009F0476">
        <w:rPr>
          <w:highlight w:val="red"/>
          <w:rPrChange w:id="385" w:author="Diana Pazmiño" w:date="2025-11-22T14:25:00Z">
            <w:rPr/>
          </w:rPrChange>
        </w:rPr>
        <w:fldChar w:fldCharType="end"/>
      </w:r>
      <w:r>
        <w:rPr>
          <w:rFonts w:ascii="Times New Roman" w:eastAsia="Times New Roman" w:hAnsi="Times New Roman" w:cs="Times New Roman"/>
          <w:sz w:val="24"/>
          <w:szCs w:val="24"/>
        </w:rPr>
        <w:t xml:space="preserve"> </w:t>
      </w:r>
    </w:p>
    <w:p w14:paraId="52C37D95" w14:textId="07D4A84C"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Sassoubre</w:t>
      </w:r>
      <w:proofErr w:type="spellEnd"/>
      <w:ins w:id="38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38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w:t>
      </w:r>
      <w:ins w:id="38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Yamahara</w:t>
      </w:r>
      <w:proofErr w:type="spellEnd"/>
      <w:ins w:id="38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K</w:t>
      </w:r>
      <w:ins w:id="39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w:t>
      </w:r>
      <w:ins w:id="391"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Gardner</w:t>
      </w:r>
      <w:ins w:id="392"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393"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D</w:t>
      </w:r>
      <w:ins w:id="394"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Block</w:t>
      </w:r>
      <w:ins w:id="395"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39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w:t>
      </w:r>
      <w:ins w:id="39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Boehm</w:t>
      </w:r>
      <w:ins w:id="39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39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B</w:t>
      </w:r>
      <w:ins w:id="400" w:author="Diana Pazmiño" w:date="2025-11-22T14:39:00Z">
        <w:r w:rsidR="000D3DF4">
          <w:rPr>
            <w:rFonts w:ascii="Times New Roman" w:eastAsia="Times New Roman" w:hAnsi="Times New Roman" w:cs="Times New Roman"/>
            <w:sz w:val="24"/>
            <w:szCs w:val="24"/>
          </w:rPr>
          <w:t>.</w:t>
        </w:r>
      </w:ins>
      <w:ins w:id="401" w:author="Diana Pazmiño" w:date="2025-11-22T14:40:00Z">
        <w:r w:rsidR="000D3DF4">
          <w:rPr>
            <w:rFonts w:ascii="Times New Roman" w:eastAsia="Times New Roman" w:hAnsi="Times New Roman" w:cs="Times New Roman"/>
            <w:sz w:val="24"/>
            <w:szCs w:val="24"/>
          </w:rPr>
          <w:t xml:space="preserve"> (2016).</w:t>
        </w:r>
      </w:ins>
      <w:del w:id="402" w:author="Diana Pazmiño" w:date="2025-11-22T14:40:00Z">
        <w:r w:rsidDel="000D3DF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Quantification of Environmental DNA (eDNA) Shedding and Decay Rates for Three Marine Fish. Environ Sci Technol.</w:t>
      </w:r>
      <w:del w:id="403" w:author="Diana Pazmiño" w:date="2025-11-22T14:40:00Z">
        <w:r w:rsidDel="000D3DF4">
          <w:rPr>
            <w:rFonts w:ascii="Times New Roman" w:eastAsia="Times New Roman" w:hAnsi="Times New Roman" w:cs="Times New Roman"/>
            <w:sz w:val="24"/>
            <w:szCs w:val="24"/>
          </w:rPr>
          <w:delText xml:space="preserve"> (2016).</w:delText>
        </w:r>
      </w:del>
      <w:r>
        <w:rPr>
          <w:rFonts w:ascii="Times New Roman" w:eastAsia="Times New Roman" w:hAnsi="Times New Roman" w:cs="Times New Roman"/>
          <w:sz w:val="24"/>
          <w:szCs w:val="24"/>
        </w:rPr>
        <w:t xml:space="preserve"> Oct 4;50(19):10456-10464. https://doi.org/10.1021/acs.est.6b03114</w:t>
      </w:r>
    </w:p>
    <w:p w14:paraId="30B59FA9" w14:textId="77777777" w:rsidR="00F65C18" w:rsidRDefault="00F33854" w:rsidP="00D1034F">
      <w:pPr>
        <w:ind w:hanging="720"/>
        <w:contextualSpacing/>
        <w:rPr>
          <w:rFonts w:ascii="Times New Roman" w:eastAsia="Times New Roman" w:hAnsi="Times New Roman" w:cs="Times New Roman"/>
          <w:sz w:val="24"/>
          <w:szCs w:val="24"/>
        </w:rPr>
      </w:pPr>
      <w:commentRangeStart w:id="404"/>
      <w:r w:rsidRPr="009F0476">
        <w:rPr>
          <w:rFonts w:ascii="Times New Roman" w:eastAsia="Times New Roman" w:hAnsi="Times New Roman" w:cs="Times New Roman"/>
          <w:sz w:val="24"/>
          <w:szCs w:val="24"/>
          <w:highlight w:val="red"/>
          <w:lang w:val="en-US"/>
          <w:rPrChange w:id="405" w:author="Diana Pazmiño" w:date="2025-11-22T14:26:00Z">
            <w:rPr>
              <w:rFonts w:ascii="Times New Roman" w:eastAsia="Times New Roman" w:hAnsi="Times New Roman" w:cs="Times New Roman"/>
              <w:sz w:val="24"/>
              <w:szCs w:val="24"/>
              <w:lang w:val="en-US"/>
            </w:rPr>
          </w:rPrChange>
        </w:rPr>
        <w:t>Seymoure</w:t>
      </w:r>
      <w:commentRangeEnd w:id="404"/>
      <w:r w:rsidR="009F0476" w:rsidRPr="009F0476">
        <w:rPr>
          <w:rStyle w:val="CommentReference"/>
          <w:rFonts w:ascii="Times New Roman" w:eastAsia="Times New Roman" w:hAnsi="Times New Roman" w:cs="Times New Roman"/>
          <w:sz w:val="24"/>
          <w:szCs w:val="24"/>
          <w:highlight w:val="red"/>
          <w:lang w:val="en-US"/>
          <w:rPrChange w:id="406" w:author="Diana Pazmiño" w:date="2025-11-25T11:02:00Z">
            <w:rPr>
              <w:rStyle w:val="CommentReference"/>
            </w:rPr>
          </w:rPrChange>
        </w:rPr>
        <w:commentReference w:id="404"/>
      </w:r>
      <w:r w:rsidRPr="009F0476">
        <w:rPr>
          <w:rFonts w:ascii="Times New Roman" w:eastAsia="Times New Roman" w:hAnsi="Times New Roman" w:cs="Times New Roman"/>
          <w:sz w:val="24"/>
          <w:szCs w:val="24"/>
          <w:highlight w:val="red"/>
          <w:lang w:val="en-US"/>
          <w:rPrChange w:id="407" w:author="Diana Pazmiño" w:date="2025-11-22T14:26:00Z">
            <w:rPr>
              <w:rFonts w:ascii="Times New Roman" w:eastAsia="Times New Roman" w:hAnsi="Times New Roman" w:cs="Times New Roman"/>
              <w:sz w:val="24"/>
              <w:szCs w:val="24"/>
              <w:lang w:val="en-US"/>
            </w:rPr>
          </w:rPrChange>
        </w:rPr>
        <w:t xml:space="preserve">, B., Dell, A., </w:t>
      </w:r>
      <w:proofErr w:type="spellStart"/>
      <w:r w:rsidRPr="009F0476">
        <w:rPr>
          <w:rFonts w:ascii="Times New Roman" w:eastAsia="Times New Roman" w:hAnsi="Times New Roman" w:cs="Times New Roman"/>
          <w:sz w:val="24"/>
          <w:szCs w:val="24"/>
          <w:highlight w:val="red"/>
          <w:lang w:val="en-US"/>
          <w:rPrChange w:id="408" w:author="Diana Pazmiño" w:date="2025-11-22T14:26:00Z">
            <w:rPr>
              <w:rFonts w:ascii="Times New Roman" w:eastAsia="Times New Roman" w:hAnsi="Times New Roman" w:cs="Times New Roman"/>
              <w:sz w:val="24"/>
              <w:szCs w:val="24"/>
              <w:lang w:val="en-US"/>
            </w:rPr>
          </w:rPrChange>
        </w:rPr>
        <w:t>Hölker</w:t>
      </w:r>
      <w:proofErr w:type="spellEnd"/>
      <w:r w:rsidRPr="009F0476">
        <w:rPr>
          <w:rFonts w:ascii="Times New Roman" w:eastAsia="Times New Roman" w:hAnsi="Times New Roman" w:cs="Times New Roman"/>
          <w:sz w:val="24"/>
          <w:szCs w:val="24"/>
          <w:highlight w:val="red"/>
          <w:lang w:val="en-US"/>
          <w:rPrChange w:id="409" w:author="Diana Pazmiño" w:date="2025-11-22T14:26:00Z">
            <w:rPr>
              <w:rFonts w:ascii="Times New Roman" w:eastAsia="Times New Roman" w:hAnsi="Times New Roman" w:cs="Times New Roman"/>
              <w:sz w:val="24"/>
              <w:szCs w:val="24"/>
              <w:lang w:val="en-US"/>
            </w:rPr>
          </w:rPrChange>
        </w:rPr>
        <w:t xml:space="preserve">, F., &amp; </w:t>
      </w:r>
      <w:proofErr w:type="spellStart"/>
      <w:r w:rsidRPr="009F0476">
        <w:rPr>
          <w:rFonts w:ascii="Times New Roman" w:eastAsia="Times New Roman" w:hAnsi="Times New Roman" w:cs="Times New Roman"/>
          <w:sz w:val="24"/>
          <w:szCs w:val="24"/>
          <w:highlight w:val="red"/>
          <w:lang w:val="en-US"/>
          <w:rPrChange w:id="410" w:author="Diana Pazmiño" w:date="2025-11-22T14:26:00Z">
            <w:rPr>
              <w:rFonts w:ascii="Times New Roman" w:eastAsia="Times New Roman" w:hAnsi="Times New Roman" w:cs="Times New Roman"/>
              <w:sz w:val="24"/>
              <w:szCs w:val="24"/>
              <w:lang w:val="en-US"/>
            </w:rPr>
          </w:rPrChange>
        </w:rPr>
        <w:t>Kalinkat</w:t>
      </w:r>
      <w:proofErr w:type="spellEnd"/>
      <w:r w:rsidRPr="009F0476">
        <w:rPr>
          <w:rFonts w:ascii="Times New Roman" w:eastAsia="Times New Roman" w:hAnsi="Times New Roman" w:cs="Times New Roman"/>
          <w:sz w:val="24"/>
          <w:szCs w:val="24"/>
          <w:highlight w:val="red"/>
          <w:lang w:val="en-US"/>
          <w:rPrChange w:id="411" w:author="Diana Pazmiño" w:date="2025-11-22T14:26:00Z">
            <w:rPr>
              <w:rFonts w:ascii="Times New Roman" w:eastAsia="Times New Roman" w:hAnsi="Times New Roman" w:cs="Times New Roman"/>
              <w:sz w:val="24"/>
              <w:szCs w:val="24"/>
              <w:lang w:val="en-US"/>
            </w:rPr>
          </w:rPrChange>
        </w:rPr>
        <w:t xml:space="preserve">, G. (2023). </w:t>
      </w:r>
      <w:r w:rsidRPr="009F0476">
        <w:rPr>
          <w:rFonts w:ascii="Times New Roman" w:eastAsia="Times New Roman" w:hAnsi="Times New Roman" w:cs="Times New Roman"/>
          <w:sz w:val="24"/>
          <w:szCs w:val="24"/>
          <w:highlight w:val="red"/>
          <w:rPrChange w:id="412" w:author="Diana Pazmiño" w:date="2025-11-22T14:26:00Z">
            <w:rPr>
              <w:rFonts w:ascii="Times New Roman" w:eastAsia="Times New Roman" w:hAnsi="Times New Roman" w:cs="Times New Roman"/>
              <w:sz w:val="24"/>
              <w:szCs w:val="24"/>
            </w:rPr>
          </w:rPrChange>
        </w:rPr>
        <w:t xml:space="preserve">A framework for untangling the consequences of artificial light at night on species interactions. Philosophical Transactions of the Royal Society B: Biological Sciences, 378(1892), 20220356. </w:t>
      </w:r>
      <w:r w:rsidRPr="009F0476">
        <w:rPr>
          <w:highlight w:val="red"/>
          <w:rPrChange w:id="413" w:author="Diana Pazmiño" w:date="2025-11-22T14:26:00Z">
            <w:rPr/>
          </w:rPrChange>
        </w:rPr>
        <w:fldChar w:fldCharType="begin"/>
      </w:r>
      <w:r w:rsidRPr="009F0476">
        <w:rPr>
          <w:highlight w:val="red"/>
          <w:rPrChange w:id="414" w:author="Diana Pazmiño" w:date="2025-11-22T14:26:00Z">
            <w:rPr/>
          </w:rPrChange>
        </w:rPr>
        <w:instrText>HYPERLINK "https://doi.org/10.1098/rstb.2022.0356" \h</w:instrText>
      </w:r>
      <w:r w:rsidRPr="00305CD6">
        <w:rPr>
          <w:highlight w:val="red"/>
        </w:rPr>
      </w:r>
      <w:r w:rsidRPr="009F0476">
        <w:rPr>
          <w:highlight w:val="red"/>
          <w:rPrChange w:id="415" w:author="Diana Pazmiño" w:date="2025-11-22T14:26:00Z">
            <w:rPr/>
          </w:rPrChange>
        </w:rPr>
        <w:fldChar w:fldCharType="separate"/>
      </w:r>
      <w:r w:rsidRPr="009F0476">
        <w:rPr>
          <w:rFonts w:ascii="Times New Roman" w:eastAsia="Times New Roman" w:hAnsi="Times New Roman" w:cs="Times New Roman"/>
          <w:color w:val="1155CC"/>
          <w:sz w:val="24"/>
          <w:szCs w:val="24"/>
          <w:highlight w:val="red"/>
          <w:u w:val="single"/>
          <w:rPrChange w:id="416" w:author="Diana Pazmiño" w:date="2025-11-22T14:26:00Z">
            <w:rPr>
              <w:rFonts w:ascii="Times New Roman" w:eastAsia="Times New Roman" w:hAnsi="Times New Roman" w:cs="Times New Roman"/>
              <w:color w:val="1155CC"/>
              <w:sz w:val="24"/>
              <w:szCs w:val="24"/>
              <w:u w:val="single"/>
            </w:rPr>
          </w:rPrChange>
        </w:rPr>
        <w:t>https://doi.org/10.1098/rstb.2022.0356</w:t>
      </w:r>
      <w:r w:rsidRPr="009F0476">
        <w:rPr>
          <w:highlight w:val="red"/>
          <w:rPrChange w:id="417" w:author="Diana Pazmiño" w:date="2025-11-22T14:26:00Z">
            <w:rPr/>
          </w:rPrChange>
        </w:rPr>
        <w:fldChar w:fldCharType="end"/>
      </w:r>
      <w:r>
        <w:rPr>
          <w:rFonts w:ascii="Times New Roman" w:eastAsia="Times New Roman" w:hAnsi="Times New Roman" w:cs="Times New Roman"/>
          <w:sz w:val="24"/>
          <w:szCs w:val="24"/>
        </w:rPr>
        <w:t xml:space="preserve"> </w:t>
      </w:r>
    </w:p>
    <w:p w14:paraId="42BAEAC4"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Shea, D., Frazer, N., Wadhawan, K., Bateman, A., Li, S., Miller, K. M., Short, S., &amp; Krkošek, M. (2022). Environmental DNA dispersal from Atlantic salmon farms.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79</w:t>
      </w:r>
      <w:r>
        <w:rPr>
          <w:rFonts w:ascii="Times New Roman" w:eastAsia="Times New Roman" w:hAnsi="Times New Roman" w:cs="Times New Roman"/>
          <w:sz w:val="24"/>
          <w:szCs w:val="24"/>
        </w:rPr>
        <w:t xml:space="preserve">(9), 1377–1388. </w:t>
      </w:r>
      <w:hyperlink r:id="rId43">
        <w:r>
          <w:rPr>
            <w:rFonts w:ascii="Times New Roman" w:eastAsia="Times New Roman" w:hAnsi="Times New Roman" w:cs="Times New Roman"/>
            <w:color w:val="1155CC"/>
            <w:sz w:val="24"/>
            <w:szCs w:val="24"/>
            <w:u w:val="single"/>
          </w:rPr>
          <w:t>https://doi.org/10.1139/cjfas-2021-0216</w:t>
        </w:r>
      </w:hyperlink>
    </w:p>
    <w:p w14:paraId="17CD28EA"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Shen, W., &amp; Ren, H. (2021). </w:t>
      </w:r>
      <w:proofErr w:type="spellStart"/>
      <w:r>
        <w:rPr>
          <w:rFonts w:ascii="Times New Roman" w:eastAsia="Times New Roman" w:hAnsi="Times New Roman" w:cs="Times New Roman"/>
          <w:sz w:val="24"/>
          <w:szCs w:val="24"/>
        </w:rPr>
        <w:t>TaxonKit</w:t>
      </w:r>
      <w:proofErr w:type="spellEnd"/>
      <w:r>
        <w:rPr>
          <w:rFonts w:ascii="Times New Roman" w:eastAsia="Times New Roman" w:hAnsi="Times New Roman" w:cs="Times New Roman"/>
          <w:sz w:val="24"/>
          <w:szCs w:val="24"/>
        </w:rPr>
        <w:t xml:space="preserve">: A practical and efficient NCBI taxonomy toolkit. </w:t>
      </w:r>
      <w:r>
        <w:rPr>
          <w:rFonts w:ascii="Times New Roman" w:eastAsia="Times New Roman" w:hAnsi="Times New Roman" w:cs="Times New Roman"/>
          <w:i/>
          <w:sz w:val="24"/>
          <w:szCs w:val="24"/>
        </w:rPr>
        <w:t>Special Issue on Microbiome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48</w:t>
      </w:r>
      <w:r>
        <w:rPr>
          <w:rFonts w:ascii="Times New Roman" w:eastAsia="Times New Roman" w:hAnsi="Times New Roman" w:cs="Times New Roman"/>
          <w:sz w:val="24"/>
          <w:szCs w:val="24"/>
        </w:rPr>
        <w:t xml:space="preserve">(9), 844–850. </w:t>
      </w:r>
      <w:hyperlink r:id="rId44">
        <w:r>
          <w:rPr>
            <w:rFonts w:ascii="Times New Roman" w:eastAsia="Times New Roman" w:hAnsi="Times New Roman" w:cs="Times New Roman"/>
            <w:color w:val="1155CC"/>
            <w:sz w:val="24"/>
            <w:szCs w:val="24"/>
            <w:u w:val="single"/>
          </w:rPr>
          <w:t>https://doi.org/10.1016/j.jgg.2021.03.006</w:t>
        </w:r>
      </w:hyperlink>
      <w:r>
        <w:rPr>
          <w:rFonts w:ascii="Times New Roman" w:eastAsia="Times New Roman" w:hAnsi="Times New Roman" w:cs="Times New Roman"/>
          <w:sz w:val="24"/>
          <w:szCs w:val="24"/>
        </w:rPr>
        <w:t xml:space="preserve">  </w:t>
      </w:r>
    </w:p>
    <w:p w14:paraId="34A745F7" w14:textId="77777777" w:rsidR="00F65C18" w:rsidRDefault="00F33854" w:rsidP="00D1034F">
      <w:pPr>
        <w:ind w:hanging="720"/>
        <w:contextualSpacing/>
        <w:rPr>
          <w:rFonts w:ascii="Times New Roman" w:eastAsia="Times New Roman" w:hAnsi="Times New Roman" w:cs="Times New Roman"/>
          <w:sz w:val="24"/>
          <w:szCs w:val="24"/>
        </w:rPr>
      </w:pPr>
      <w:commentRangeStart w:id="418"/>
      <w:r w:rsidRPr="009F0476">
        <w:rPr>
          <w:rFonts w:ascii="Times New Roman" w:eastAsia="Times New Roman" w:hAnsi="Times New Roman" w:cs="Times New Roman"/>
          <w:sz w:val="24"/>
          <w:szCs w:val="24"/>
          <w:highlight w:val="red"/>
          <w:rPrChange w:id="419" w:author="Diana Pazmiño" w:date="2025-11-22T14:26:00Z">
            <w:rPr>
              <w:rFonts w:ascii="Times New Roman" w:eastAsia="Times New Roman" w:hAnsi="Times New Roman" w:cs="Times New Roman"/>
              <w:sz w:val="24"/>
              <w:szCs w:val="24"/>
            </w:rPr>
          </w:rPrChange>
        </w:rPr>
        <w:t>Silva</w:t>
      </w:r>
      <w:commentRangeEnd w:id="418"/>
      <w:r w:rsidR="009F0476" w:rsidRPr="009F0476">
        <w:rPr>
          <w:rStyle w:val="CommentReference"/>
          <w:rFonts w:ascii="Times New Roman" w:eastAsia="Times New Roman" w:hAnsi="Times New Roman" w:cs="Times New Roman"/>
          <w:sz w:val="24"/>
          <w:szCs w:val="24"/>
          <w:highlight w:val="red"/>
          <w:rPrChange w:id="420" w:author="Diana Pazmiño" w:date="2025-11-25T11:02:00Z">
            <w:rPr>
              <w:rStyle w:val="CommentReference"/>
            </w:rPr>
          </w:rPrChange>
        </w:rPr>
        <w:commentReference w:id="418"/>
      </w:r>
      <w:r w:rsidRPr="009F0476">
        <w:rPr>
          <w:rFonts w:ascii="Times New Roman" w:eastAsia="Times New Roman" w:hAnsi="Times New Roman" w:cs="Times New Roman"/>
          <w:sz w:val="24"/>
          <w:szCs w:val="24"/>
          <w:highlight w:val="red"/>
          <w:rPrChange w:id="421" w:author="Diana Pazmiño" w:date="2025-11-22T14:26:00Z">
            <w:rPr>
              <w:rFonts w:ascii="Times New Roman" w:eastAsia="Times New Roman" w:hAnsi="Times New Roman" w:cs="Times New Roman"/>
              <w:sz w:val="24"/>
              <w:szCs w:val="24"/>
            </w:rPr>
          </w:rPrChange>
        </w:rPr>
        <w:t xml:space="preserve"> T. A. M., Beraud C. P. C., Lamb P.D., Rostant W., </w:t>
      </w:r>
      <w:proofErr w:type="spellStart"/>
      <w:r w:rsidRPr="009F0476">
        <w:rPr>
          <w:rFonts w:ascii="Times New Roman" w:eastAsia="Times New Roman" w:hAnsi="Times New Roman" w:cs="Times New Roman"/>
          <w:sz w:val="24"/>
          <w:szCs w:val="24"/>
          <w:highlight w:val="red"/>
          <w:rPrChange w:id="422" w:author="Diana Pazmiño" w:date="2025-11-22T14:26:00Z">
            <w:rPr>
              <w:rFonts w:ascii="Times New Roman" w:eastAsia="Times New Roman" w:hAnsi="Times New Roman" w:cs="Times New Roman"/>
              <w:sz w:val="24"/>
              <w:szCs w:val="24"/>
            </w:rPr>
          </w:rPrChange>
        </w:rPr>
        <w:t>Tidbury</w:t>
      </w:r>
      <w:proofErr w:type="spellEnd"/>
      <w:r w:rsidRPr="009F0476">
        <w:rPr>
          <w:rFonts w:ascii="Times New Roman" w:eastAsia="Times New Roman" w:hAnsi="Times New Roman" w:cs="Times New Roman"/>
          <w:sz w:val="24"/>
          <w:szCs w:val="24"/>
          <w:highlight w:val="red"/>
          <w:rPrChange w:id="423" w:author="Diana Pazmiño" w:date="2025-11-22T14:26:00Z">
            <w:rPr>
              <w:rFonts w:ascii="Times New Roman" w:eastAsia="Times New Roman" w:hAnsi="Times New Roman" w:cs="Times New Roman"/>
              <w:sz w:val="24"/>
              <w:szCs w:val="24"/>
            </w:rPr>
          </w:rPrChange>
        </w:rPr>
        <w:t xml:space="preserve"> H.J. (2025). Modelling the spatial bound of an eDNA signal in the marine environment – the effect of local conditions </w:t>
      </w:r>
      <w:r w:rsidRPr="009F0476">
        <w:rPr>
          <w:rFonts w:ascii="Times New Roman" w:eastAsia="Times New Roman" w:hAnsi="Times New Roman" w:cs="Times New Roman"/>
          <w:i/>
          <w:sz w:val="24"/>
          <w:szCs w:val="24"/>
          <w:highlight w:val="red"/>
          <w:rPrChange w:id="424" w:author="Diana Pazmiño" w:date="2025-11-22T14:26:00Z">
            <w:rPr>
              <w:rFonts w:ascii="Times New Roman" w:eastAsia="Times New Roman" w:hAnsi="Times New Roman" w:cs="Times New Roman"/>
              <w:i/>
              <w:sz w:val="24"/>
              <w:szCs w:val="24"/>
            </w:rPr>
          </w:rPrChange>
        </w:rPr>
        <w:t xml:space="preserve">Frontiers in Marine Science, </w:t>
      </w:r>
      <w:r w:rsidRPr="009F0476">
        <w:rPr>
          <w:rFonts w:ascii="Times New Roman" w:eastAsia="Times New Roman" w:hAnsi="Times New Roman" w:cs="Times New Roman"/>
          <w:sz w:val="24"/>
          <w:szCs w:val="24"/>
          <w:highlight w:val="red"/>
          <w:rPrChange w:id="425" w:author="Diana Pazmiño" w:date="2025-11-22T14:26:00Z">
            <w:rPr>
              <w:rFonts w:ascii="Times New Roman" w:eastAsia="Times New Roman" w:hAnsi="Times New Roman" w:cs="Times New Roman"/>
              <w:sz w:val="24"/>
              <w:szCs w:val="24"/>
            </w:rPr>
          </w:rPrChange>
        </w:rPr>
        <w:t xml:space="preserve">12. </w:t>
      </w:r>
      <w:r w:rsidRPr="009F0476">
        <w:rPr>
          <w:highlight w:val="red"/>
          <w:rPrChange w:id="426" w:author="Diana Pazmiño" w:date="2025-11-22T14:26:00Z">
            <w:rPr/>
          </w:rPrChange>
        </w:rPr>
        <w:fldChar w:fldCharType="begin"/>
      </w:r>
      <w:r w:rsidRPr="009F0476">
        <w:rPr>
          <w:highlight w:val="red"/>
          <w:rPrChange w:id="427" w:author="Diana Pazmiño" w:date="2025-11-22T14:26:00Z">
            <w:rPr/>
          </w:rPrChange>
        </w:rPr>
        <w:instrText>HYPERLINK "https://doi.org/10.3389/fmars.2025.1613001" \h</w:instrText>
      </w:r>
      <w:r w:rsidRPr="00305CD6">
        <w:rPr>
          <w:highlight w:val="red"/>
        </w:rPr>
      </w:r>
      <w:r w:rsidRPr="009F0476">
        <w:rPr>
          <w:highlight w:val="red"/>
          <w:rPrChange w:id="428" w:author="Diana Pazmiño" w:date="2025-11-22T14:26:00Z">
            <w:rPr/>
          </w:rPrChange>
        </w:rPr>
        <w:fldChar w:fldCharType="separate"/>
      </w:r>
      <w:r w:rsidRPr="009F0476">
        <w:rPr>
          <w:rFonts w:ascii="Times New Roman" w:eastAsia="Times New Roman" w:hAnsi="Times New Roman" w:cs="Times New Roman"/>
          <w:color w:val="1155CC"/>
          <w:sz w:val="24"/>
          <w:szCs w:val="24"/>
          <w:highlight w:val="red"/>
          <w:u w:val="single"/>
          <w:rPrChange w:id="429" w:author="Diana Pazmiño" w:date="2025-11-22T14:26:00Z">
            <w:rPr>
              <w:rFonts w:ascii="Times New Roman" w:eastAsia="Times New Roman" w:hAnsi="Times New Roman" w:cs="Times New Roman"/>
              <w:color w:val="1155CC"/>
              <w:sz w:val="24"/>
              <w:szCs w:val="24"/>
              <w:u w:val="single"/>
            </w:rPr>
          </w:rPrChange>
        </w:rPr>
        <w:t>https://doi.org/10.3389/fmars.2025.1613001</w:t>
      </w:r>
      <w:r w:rsidRPr="009F0476">
        <w:rPr>
          <w:highlight w:val="red"/>
          <w:rPrChange w:id="430" w:author="Diana Pazmiño" w:date="2025-11-22T14:26:00Z">
            <w:rPr/>
          </w:rPrChange>
        </w:rPr>
        <w:fldChar w:fldCharType="end"/>
      </w:r>
    </w:p>
    <w:p w14:paraId="1033EDF9"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Stanton, D. L., &amp; Cowart, J. R. (2024). The effects of artificial light at night (ALAN) on the circadian biology of marine animals.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11-2024</w:t>
      </w:r>
      <w:r>
        <w:rPr>
          <w:rFonts w:ascii="Times New Roman" w:eastAsia="Times New Roman" w:hAnsi="Times New Roman" w:cs="Times New Roman"/>
          <w:sz w:val="24"/>
          <w:szCs w:val="24"/>
        </w:rPr>
        <w:t xml:space="preserve">. </w:t>
      </w:r>
      <w:hyperlink r:id="rId45">
        <w:r>
          <w:rPr>
            <w:rFonts w:ascii="Times New Roman" w:eastAsia="Times New Roman" w:hAnsi="Times New Roman" w:cs="Times New Roman"/>
            <w:color w:val="1155CC"/>
            <w:sz w:val="24"/>
            <w:szCs w:val="24"/>
            <w:u w:val="single"/>
          </w:rPr>
          <w:t>https://www.frontiersin.org/journals/marine-science/articles/10.3389/fmars.2024.1372889</w:t>
        </w:r>
      </w:hyperlink>
      <w:r>
        <w:rPr>
          <w:rFonts w:ascii="Times New Roman" w:eastAsia="Times New Roman" w:hAnsi="Times New Roman" w:cs="Times New Roman"/>
          <w:sz w:val="24"/>
          <w:szCs w:val="24"/>
        </w:rPr>
        <w:t xml:space="preserve"> </w:t>
      </w:r>
    </w:p>
    <w:p w14:paraId="333D29BF"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Stibor, H., &amp; Stockenreiter, M. (2023). Let there be light to interact. </w:t>
      </w:r>
      <w:r>
        <w:rPr>
          <w:rFonts w:ascii="Times New Roman" w:eastAsia="Times New Roman" w:hAnsi="Times New Roman" w:cs="Times New Roman"/>
          <w:i/>
          <w:sz w:val="24"/>
          <w:szCs w:val="24"/>
        </w:rPr>
        <w:t>Frontiers in Photobiology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1-2023</w:t>
      </w:r>
      <w:r>
        <w:rPr>
          <w:rFonts w:ascii="Times New Roman" w:eastAsia="Times New Roman" w:hAnsi="Times New Roman" w:cs="Times New Roman"/>
          <w:sz w:val="24"/>
          <w:szCs w:val="24"/>
        </w:rPr>
        <w:t xml:space="preserve">. </w:t>
      </w:r>
      <w:hyperlink r:id="rId46">
        <w:r>
          <w:rPr>
            <w:rFonts w:ascii="Times New Roman" w:eastAsia="Times New Roman" w:hAnsi="Times New Roman" w:cs="Times New Roman"/>
            <w:color w:val="1155CC"/>
            <w:sz w:val="24"/>
            <w:szCs w:val="24"/>
            <w:u w:val="single"/>
          </w:rPr>
          <w:t>https://www.frontiersin.org/journals/photobiology/articles/10.3389/fphbi.2023.1284620</w:t>
        </w:r>
      </w:hyperlink>
    </w:p>
    <w:p w14:paraId="4C77586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Storrie, L., Hussey, N. E., MacPhee, S. A., </w:t>
      </w:r>
      <w:proofErr w:type="spellStart"/>
      <w:r>
        <w:rPr>
          <w:rFonts w:ascii="Times New Roman" w:eastAsia="Times New Roman" w:hAnsi="Times New Roman" w:cs="Times New Roman"/>
          <w:sz w:val="24"/>
          <w:szCs w:val="24"/>
        </w:rPr>
        <w:t>O’Corry</w:t>
      </w:r>
      <w:proofErr w:type="spellEnd"/>
      <w:r>
        <w:rPr>
          <w:rFonts w:ascii="Times New Roman" w:eastAsia="Times New Roman" w:hAnsi="Times New Roman" w:cs="Times New Roman"/>
          <w:sz w:val="24"/>
          <w:szCs w:val="24"/>
        </w:rPr>
        <w:t>-Crowe, G., Iacozza, J., Barber, D. G.,</w:t>
      </w:r>
      <w:del w:id="431" w:author="Diana Pazmiño" w:date="2025-11-22T14:40:00Z">
        <w:r w:rsidDel="000D3DF4">
          <w:rPr>
            <w:rFonts w:ascii="Times New Roman" w:eastAsia="Times New Roman" w:hAnsi="Times New Roman" w:cs="Times New Roman"/>
            <w:sz w:val="24"/>
            <w:szCs w:val="24"/>
          </w:rPr>
          <w:delText xml:space="preserve"> &amp;</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Loseto</w:t>
      </w:r>
      <w:proofErr w:type="spellEnd"/>
      <w:r>
        <w:rPr>
          <w:rFonts w:ascii="Times New Roman" w:eastAsia="Times New Roman" w:hAnsi="Times New Roman" w:cs="Times New Roman"/>
          <w:sz w:val="24"/>
          <w:szCs w:val="24"/>
        </w:rPr>
        <w:t xml:space="preserve">, L. L. (2022). Empirically testing the influence of light regime on diel activity patterns in a marine predator reveals complex interacting factors shaping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36, 2727–2741.</w:t>
      </w:r>
      <w:hyperlink r:id="rId47">
        <w:r>
          <w:rPr>
            <w:rFonts w:ascii="Times New Roman" w:eastAsia="Times New Roman" w:hAnsi="Times New Roman" w:cs="Times New Roman"/>
            <w:sz w:val="24"/>
            <w:szCs w:val="24"/>
          </w:rPr>
          <w:t xml:space="preserve"> </w:t>
        </w:r>
      </w:hyperlink>
      <w:hyperlink r:id="rId48">
        <w:r>
          <w:rPr>
            <w:rFonts w:ascii="Times New Roman" w:eastAsia="Times New Roman" w:hAnsi="Times New Roman" w:cs="Times New Roman"/>
            <w:color w:val="1155CC"/>
            <w:sz w:val="24"/>
            <w:szCs w:val="24"/>
            <w:u w:val="single"/>
          </w:rPr>
          <w:t>https://doi.org/10.1111/1365-2435.14172</w:t>
        </w:r>
      </w:hyperlink>
    </w:p>
    <w:p w14:paraId="198672D5" w14:textId="77777777" w:rsidR="00F65C18" w:rsidRDefault="00F33854" w:rsidP="00D1034F">
      <w:pPr>
        <w:ind w:hanging="720"/>
        <w:contextualSpacing/>
        <w:rPr>
          <w:rFonts w:ascii="Times New Roman" w:eastAsia="Times New Roman" w:hAnsi="Times New Roman" w:cs="Times New Roman"/>
          <w:sz w:val="24"/>
          <w:szCs w:val="24"/>
        </w:rPr>
      </w:pPr>
      <w:commentRangeStart w:id="432"/>
      <w:r w:rsidRPr="009F0476">
        <w:rPr>
          <w:rFonts w:ascii="Times New Roman" w:eastAsia="Times New Roman" w:hAnsi="Times New Roman" w:cs="Times New Roman"/>
          <w:sz w:val="24"/>
          <w:szCs w:val="24"/>
          <w:highlight w:val="red"/>
          <w:rPrChange w:id="433" w:author="Diana Pazmiño" w:date="2025-11-22T14:27:00Z">
            <w:rPr>
              <w:rFonts w:ascii="Times New Roman" w:eastAsia="Times New Roman" w:hAnsi="Times New Roman" w:cs="Times New Roman"/>
              <w:sz w:val="24"/>
              <w:szCs w:val="24"/>
            </w:rPr>
          </w:rPrChange>
        </w:rPr>
        <w:t>Sweeney</w:t>
      </w:r>
      <w:commentRangeEnd w:id="432"/>
      <w:r w:rsidR="009F0476" w:rsidRPr="009F0476">
        <w:rPr>
          <w:rStyle w:val="CommentReference"/>
          <w:rFonts w:ascii="Times New Roman" w:eastAsia="Times New Roman" w:hAnsi="Times New Roman" w:cs="Times New Roman"/>
          <w:sz w:val="24"/>
          <w:szCs w:val="24"/>
          <w:highlight w:val="red"/>
          <w:rPrChange w:id="434" w:author="Diana Pazmiño" w:date="2025-11-25T11:02:00Z">
            <w:rPr>
              <w:rStyle w:val="CommentReference"/>
            </w:rPr>
          </w:rPrChange>
        </w:rPr>
        <w:commentReference w:id="432"/>
      </w:r>
      <w:r w:rsidRPr="009F0476">
        <w:rPr>
          <w:rFonts w:ascii="Times New Roman" w:eastAsia="Times New Roman" w:hAnsi="Times New Roman" w:cs="Times New Roman"/>
          <w:sz w:val="24"/>
          <w:szCs w:val="24"/>
          <w:highlight w:val="red"/>
          <w:rPrChange w:id="435" w:author="Diana Pazmiño" w:date="2025-11-22T14:27:00Z">
            <w:rPr>
              <w:rFonts w:ascii="Times New Roman" w:eastAsia="Times New Roman" w:hAnsi="Times New Roman" w:cs="Times New Roman"/>
              <w:sz w:val="24"/>
              <w:szCs w:val="24"/>
            </w:rPr>
          </w:rPrChange>
        </w:rPr>
        <w:t xml:space="preserve">, B. M., </w:t>
      </w:r>
      <w:proofErr w:type="spellStart"/>
      <w:r w:rsidRPr="009F0476">
        <w:rPr>
          <w:rFonts w:ascii="Times New Roman" w:eastAsia="Times New Roman" w:hAnsi="Times New Roman" w:cs="Times New Roman"/>
          <w:sz w:val="24"/>
          <w:szCs w:val="24"/>
          <w:highlight w:val="red"/>
          <w:rPrChange w:id="436" w:author="Diana Pazmiño" w:date="2025-11-22T14:27:00Z">
            <w:rPr>
              <w:rFonts w:ascii="Times New Roman" w:eastAsia="Times New Roman" w:hAnsi="Times New Roman" w:cs="Times New Roman"/>
              <w:sz w:val="24"/>
              <w:szCs w:val="24"/>
            </w:rPr>
          </w:rPrChange>
        </w:rPr>
        <w:t>Haxo</w:t>
      </w:r>
      <w:proofErr w:type="spellEnd"/>
      <w:r w:rsidRPr="009F0476">
        <w:rPr>
          <w:rFonts w:ascii="Times New Roman" w:eastAsia="Times New Roman" w:hAnsi="Times New Roman" w:cs="Times New Roman"/>
          <w:sz w:val="24"/>
          <w:szCs w:val="24"/>
          <w:highlight w:val="red"/>
          <w:rPrChange w:id="437" w:author="Diana Pazmiño" w:date="2025-11-22T14:27:00Z">
            <w:rPr>
              <w:rFonts w:ascii="Times New Roman" w:eastAsia="Times New Roman" w:hAnsi="Times New Roman" w:cs="Times New Roman"/>
              <w:sz w:val="24"/>
              <w:szCs w:val="24"/>
            </w:rPr>
          </w:rPrChange>
        </w:rPr>
        <w:t xml:space="preserve">, F. T., &amp; Hastings, J. W. (1959). Action Spectra for Two Effects of Light on Luminescence in </w:t>
      </w:r>
      <w:proofErr w:type="spellStart"/>
      <w:r w:rsidRPr="009F0476">
        <w:rPr>
          <w:rFonts w:ascii="Times New Roman" w:eastAsia="Times New Roman" w:hAnsi="Times New Roman" w:cs="Times New Roman"/>
          <w:sz w:val="24"/>
          <w:szCs w:val="24"/>
          <w:highlight w:val="red"/>
          <w:rPrChange w:id="438" w:author="Diana Pazmiño" w:date="2025-11-22T14:27:00Z">
            <w:rPr>
              <w:rFonts w:ascii="Times New Roman" w:eastAsia="Times New Roman" w:hAnsi="Times New Roman" w:cs="Times New Roman"/>
              <w:sz w:val="24"/>
              <w:szCs w:val="24"/>
            </w:rPr>
          </w:rPrChange>
        </w:rPr>
        <w:t>Gonyaulax</w:t>
      </w:r>
      <w:proofErr w:type="spellEnd"/>
      <w:r w:rsidRPr="009F0476">
        <w:rPr>
          <w:rFonts w:ascii="Times New Roman" w:eastAsia="Times New Roman" w:hAnsi="Times New Roman" w:cs="Times New Roman"/>
          <w:sz w:val="24"/>
          <w:szCs w:val="24"/>
          <w:highlight w:val="red"/>
          <w:rPrChange w:id="439" w:author="Diana Pazmiño" w:date="2025-11-22T14:27:00Z">
            <w:rPr>
              <w:rFonts w:ascii="Times New Roman" w:eastAsia="Times New Roman" w:hAnsi="Times New Roman" w:cs="Times New Roman"/>
              <w:sz w:val="24"/>
              <w:szCs w:val="24"/>
            </w:rPr>
          </w:rPrChange>
        </w:rPr>
        <w:t xml:space="preserve"> </w:t>
      </w:r>
      <w:proofErr w:type="spellStart"/>
      <w:r w:rsidRPr="009F0476">
        <w:rPr>
          <w:rFonts w:ascii="Times New Roman" w:eastAsia="Times New Roman" w:hAnsi="Times New Roman" w:cs="Times New Roman"/>
          <w:sz w:val="24"/>
          <w:szCs w:val="24"/>
          <w:highlight w:val="red"/>
          <w:rPrChange w:id="440" w:author="Diana Pazmiño" w:date="2025-11-22T14:27:00Z">
            <w:rPr>
              <w:rFonts w:ascii="Times New Roman" w:eastAsia="Times New Roman" w:hAnsi="Times New Roman" w:cs="Times New Roman"/>
              <w:sz w:val="24"/>
              <w:szCs w:val="24"/>
            </w:rPr>
          </w:rPrChange>
        </w:rPr>
        <w:t>polyedra</w:t>
      </w:r>
      <w:proofErr w:type="spellEnd"/>
      <w:r w:rsidRPr="009F0476">
        <w:rPr>
          <w:rFonts w:ascii="Times New Roman" w:eastAsia="Times New Roman" w:hAnsi="Times New Roman" w:cs="Times New Roman"/>
          <w:sz w:val="24"/>
          <w:szCs w:val="24"/>
          <w:highlight w:val="red"/>
          <w:rPrChange w:id="441" w:author="Diana Pazmiño" w:date="2025-11-22T14:27: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442" w:author="Diana Pazmiño" w:date="2025-11-22T14:27:00Z">
            <w:rPr>
              <w:rFonts w:ascii="Times New Roman" w:eastAsia="Times New Roman" w:hAnsi="Times New Roman" w:cs="Times New Roman"/>
              <w:i/>
              <w:sz w:val="24"/>
              <w:szCs w:val="24"/>
            </w:rPr>
          </w:rPrChange>
        </w:rPr>
        <w:t>Journal of General Physiology</w:t>
      </w:r>
      <w:r w:rsidRPr="009F0476">
        <w:rPr>
          <w:rFonts w:ascii="Times New Roman" w:eastAsia="Times New Roman" w:hAnsi="Times New Roman" w:cs="Times New Roman"/>
          <w:sz w:val="24"/>
          <w:szCs w:val="24"/>
          <w:highlight w:val="red"/>
          <w:rPrChange w:id="443" w:author="Diana Pazmiño" w:date="2025-11-22T14:27: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444" w:author="Diana Pazmiño" w:date="2025-11-22T14:27:00Z">
            <w:rPr>
              <w:rFonts w:ascii="Times New Roman" w:eastAsia="Times New Roman" w:hAnsi="Times New Roman" w:cs="Times New Roman"/>
              <w:i/>
              <w:sz w:val="24"/>
              <w:szCs w:val="24"/>
            </w:rPr>
          </w:rPrChange>
        </w:rPr>
        <w:t>43</w:t>
      </w:r>
      <w:r w:rsidRPr="009F0476">
        <w:rPr>
          <w:rFonts w:ascii="Times New Roman" w:eastAsia="Times New Roman" w:hAnsi="Times New Roman" w:cs="Times New Roman"/>
          <w:sz w:val="24"/>
          <w:szCs w:val="24"/>
          <w:highlight w:val="red"/>
          <w:rPrChange w:id="445" w:author="Diana Pazmiño" w:date="2025-11-22T14:27:00Z">
            <w:rPr>
              <w:rFonts w:ascii="Times New Roman" w:eastAsia="Times New Roman" w:hAnsi="Times New Roman" w:cs="Times New Roman"/>
              <w:sz w:val="24"/>
              <w:szCs w:val="24"/>
            </w:rPr>
          </w:rPrChange>
        </w:rPr>
        <w:t xml:space="preserve">(2), 285–299. </w:t>
      </w:r>
      <w:r w:rsidRPr="009F0476">
        <w:rPr>
          <w:highlight w:val="red"/>
          <w:rPrChange w:id="446" w:author="Diana Pazmiño" w:date="2025-11-22T14:27:00Z">
            <w:rPr/>
          </w:rPrChange>
        </w:rPr>
        <w:fldChar w:fldCharType="begin"/>
      </w:r>
      <w:r w:rsidRPr="009F0476">
        <w:rPr>
          <w:highlight w:val="red"/>
          <w:rPrChange w:id="447" w:author="Diana Pazmiño" w:date="2025-11-22T14:27:00Z">
            <w:rPr/>
          </w:rPrChange>
        </w:rPr>
        <w:instrText>HYPERLINK "https://doi.org/10.1085/jgp.43.2.285" \h</w:instrText>
      </w:r>
      <w:r w:rsidRPr="00305CD6">
        <w:rPr>
          <w:highlight w:val="red"/>
        </w:rPr>
      </w:r>
      <w:r w:rsidRPr="009F0476">
        <w:rPr>
          <w:highlight w:val="red"/>
          <w:rPrChange w:id="448" w:author="Diana Pazmiño" w:date="2025-11-22T14:27:00Z">
            <w:rPr/>
          </w:rPrChange>
        </w:rPr>
        <w:fldChar w:fldCharType="separate"/>
      </w:r>
      <w:r w:rsidRPr="009F0476">
        <w:rPr>
          <w:rFonts w:ascii="Times New Roman" w:eastAsia="Times New Roman" w:hAnsi="Times New Roman" w:cs="Times New Roman"/>
          <w:color w:val="1155CC"/>
          <w:sz w:val="24"/>
          <w:szCs w:val="24"/>
          <w:highlight w:val="red"/>
          <w:u w:val="single"/>
          <w:rPrChange w:id="449" w:author="Diana Pazmiño" w:date="2025-11-22T14:27:00Z">
            <w:rPr>
              <w:rFonts w:ascii="Times New Roman" w:eastAsia="Times New Roman" w:hAnsi="Times New Roman" w:cs="Times New Roman"/>
              <w:color w:val="1155CC"/>
              <w:sz w:val="24"/>
              <w:szCs w:val="24"/>
              <w:u w:val="single"/>
            </w:rPr>
          </w:rPrChange>
        </w:rPr>
        <w:t>https://doi.org/10.1085/jgp.43.2.285</w:t>
      </w:r>
      <w:r w:rsidRPr="009F0476">
        <w:rPr>
          <w:highlight w:val="red"/>
          <w:rPrChange w:id="450" w:author="Diana Pazmiño" w:date="2025-11-22T14:27:00Z">
            <w:rPr/>
          </w:rPrChange>
        </w:rPr>
        <w:fldChar w:fldCharType="end"/>
      </w:r>
      <w:r>
        <w:rPr>
          <w:rFonts w:ascii="Times New Roman" w:eastAsia="Times New Roman" w:hAnsi="Times New Roman" w:cs="Times New Roman"/>
          <w:sz w:val="24"/>
          <w:szCs w:val="24"/>
        </w:rPr>
        <w:t xml:space="preserve"> </w:t>
      </w:r>
    </w:p>
    <w:p w14:paraId="55F016F1" w14:textId="158C9C05" w:rsidR="00F65C18" w:rsidRPr="00EB5D97" w:rsidRDefault="00F33854" w:rsidP="00D1034F">
      <w:pPr>
        <w:ind w:hanging="720"/>
        <w:contextualSpacing/>
        <w:rPr>
          <w:rFonts w:ascii="Times New Roman" w:eastAsia="Times New Roman" w:hAnsi="Times New Roman" w:cs="Times New Roman"/>
          <w:sz w:val="24"/>
          <w:szCs w:val="24"/>
          <w:lang w:val="es-EC"/>
          <w:rPrChange w:id="451" w:author="Diana Pazmiño" w:date="2025-11-22T10:13:00Z">
            <w:rPr>
              <w:rFonts w:ascii="Times New Roman" w:eastAsia="Times New Roman" w:hAnsi="Times New Roman" w:cs="Times New Roman"/>
              <w:sz w:val="24"/>
              <w:szCs w:val="24"/>
            </w:rPr>
          </w:rPrChange>
        </w:rPr>
      </w:pPr>
      <w:proofErr w:type="spellStart"/>
      <w:r>
        <w:rPr>
          <w:rFonts w:ascii="Times New Roman" w:eastAsia="Times New Roman" w:hAnsi="Times New Roman" w:cs="Times New Roman"/>
          <w:sz w:val="24"/>
          <w:szCs w:val="24"/>
        </w:rPr>
        <w:t>Trenkel</w:t>
      </w:r>
      <w:proofErr w:type="spellEnd"/>
      <w:r>
        <w:rPr>
          <w:rFonts w:ascii="Times New Roman" w:eastAsia="Times New Roman" w:hAnsi="Times New Roman" w:cs="Times New Roman"/>
          <w:sz w:val="24"/>
          <w:szCs w:val="24"/>
        </w:rPr>
        <w:t xml:space="preserve">, V. M., M. Y. Zanni, D. Sint, R. </w:t>
      </w:r>
      <w:proofErr w:type="spellStart"/>
      <w:r>
        <w:rPr>
          <w:rFonts w:ascii="Times New Roman" w:eastAsia="Times New Roman" w:hAnsi="Times New Roman" w:cs="Times New Roman"/>
          <w:sz w:val="24"/>
          <w:szCs w:val="24"/>
        </w:rPr>
        <w:t>Faillettaz</w:t>
      </w:r>
      <w:proofErr w:type="spellEnd"/>
      <w:r>
        <w:rPr>
          <w:rFonts w:ascii="Times New Roman" w:eastAsia="Times New Roman" w:hAnsi="Times New Roman" w:cs="Times New Roman"/>
          <w:sz w:val="24"/>
          <w:szCs w:val="24"/>
        </w:rPr>
        <w:t xml:space="preserve">, P. Lorance, and C. </w:t>
      </w:r>
      <w:proofErr w:type="spellStart"/>
      <w:r>
        <w:rPr>
          <w:rFonts w:ascii="Times New Roman" w:eastAsia="Times New Roman" w:hAnsi="Times New Roman" w:cs="Times New Roman"/>
          <w:sz w:val="24"/>
          <w:szCs w:val="24"/>
        </w:rPr>
        <w:t>Albouy</w:t>
      </w:r>
      <w:proofErr w:type="spellEnd"/>
      <w:r>
        <w:rPr>
          <w:rFonts w:ascii="Times New Roman" w:eastAsia="Times New Roman" w:hAnsi="Times New Roman" w:cs="Times New Roman"/>
          <w:sz w:val="24"/>
          <w:szCs w:val="24"/>
        </w:rPr>
        <w:t xml:space="preserve">. </w:t>
      </w:r>
      <w:ins w:id="452"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2025</w:t>
      </w:r>
      <w:ins w:id="453"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Environmental</w:t>
      </w:r>
      <w:proofErr w:type="gramEnd"/>
      <w:r>
        <w:rPr>
          <w:rFonts w:ascii="Times New Roman" w:eastAsia="Times New Roman" w:hAnsi="Times New Roman" w:cs="Times New Roman"/>
          <w:sz w:val="24"/>
          <w:szCs w:val="24"/>
        </w:rPr>
        <w:t xml:space="preserve"> DNA for Aquatic Monitoring: Impact of Diel Vertical Migration.” </w:t>
      </w:r>
      <w:r w:rsidRPr="00EB5D97">
        <w:rPr>
          <w:rFonts w:ascii="Times New Roman" w:eastAsia="Times New Roman" w:hAnsi="Times New Roman" w:cs="Times New Roman"/>
          <w:i/>
          <w:sz w:val="24"/>
          <w:szCs w:val="24"/>
          <w:lang w:val="es-EC"/>
          <w:rPrChange w:id="454" w:author="Diana Pazmiño" w:date="2025-11-22T10:13:00Z">
            <w:rPr>
              <w:rFonts w:ascii="Times New Roman" w:eastAsia="Times New Roman" w:hAnsi="Times New Roman" w:cs="Times New Roman"/>
              <w:i/>
              <w:sz w:val="24"/>
              <w:szCs w:val="24"/>
            </w:rPr>
          </w:rPrChange>
        </w:rPr>
        <w:t>Environmental DNA</w:t>
      </w:r>
      <w:r w:rsidRPr="00EB5D97">
        <w:rPr>
          <w:rFonts w:ascii="Times New Roman" w:eastAsia="Times New Roman" w:hAnsi="Times New Roman" w:cs="Times New Roman"/>
          <w:sz w:val="24"/>
          <w:szCs w:val="24"/>
          <w:lang w:val="es-EC"/>
          <w:rPrChange w:id="455" w:author="Diana Pazmiño" w:date="2025-11-22T10:13:00Z">
            <w:rPr>
              <w:rFonts w:ascii="Times New Roman" w:eastAsia="Times New Roman" w:hAnsi="Times New Roman" w:cs="Times New Roman"/>
              <w:sz w:val="24"/>
              <w:szCs w:val="24"/>
            </w:rPr>
          </w:rPrChange>
        </w:rPr>
        <w:t xml:space="preserve"> 7, no. 5: e70187.</w:t>
      </w:r>
      <w:r>
        <w:fldChar w:fldCharType="begin"/>
      </w:r>
      <w:r w:rsidRPr="00EB5D97">
        <w:rPr>
          <w:lang w:val="es-EC"/>
          <w:rPrChange w:id="456" w:author="Diana Pazmiño" w:date="2025-11-22T10:13:00Z">
            <w:rPr/>
          </w:rPrChange>
        </w:rPr>
        <w:instrText>HYPERLINK "https://doi.org/10.1002/edn3.70187" \h</w:instrText>
      </w:r>
      <w:r>
        <w:fldChar w:fldCharType="separate"/>
      </w:r>
      <w:r w:rsidRPr="00EB5D97">
        <w:rPr>
          <w:rFonts w:ascii="Times New Roman" w:eastAsia="Times New Roman" w:hAnsi="Times New Roman" w:cs="Times New Roman"/>
          <w:sz w:val="24"/>
          <w:szCs w:val="24"/>
          <w:lang w:val="es-EC"/>
          <w:rPrChange w:id="457" w:author="Diana Pazmiño" w:date="2025-11-22T10:13:00Z">
            <w:rPr>
              <w:rFonts w:ascii="Times New Roman" w:eastAsia="Times New Roman" w:hAnsi="Times New Roman" w:cs="Times New Roman"/>
              <w:sz w:val="24"/>
              <w:szCs w:val="24"/>
            </w:rPr>
          </w:rPrChange>
        </w:rPr>
        <w:t xml:space="preserve"> </w:t>
      </w:r>
      <w:r>
        <w:fldChar w:fldCharType="end"/>
      </w:r>
      <w:r>
        <w:fldChar w:fldCharType="begin"/>
      </w:r>
      <w:r w:rsidRPr="00EB5D97">
        <w:rPr>
          <w:lang w:val="es-EC"/>
          <w:rPrChange w:id="458" w:author="Diana Pazmiño" w:date="2025-11-22T10:13:00Z">
            <w:rPr/>
          </w:rPrChange>
        </w:rPr>
        <w:instrText>HYPERLINK "https://doi.org/10.1002/edn3.70187" \h</w:instrText>
      </w:r>
      <w:r>
        <w:fldChar w:fldCharType="separate"/>
      </w:r>
      <w:r w:rsidRPr="00EB5D97">
        <w:rPr>
          <w:rFonts w:ascii="Times New Roman" w:eastAsia="Times New Roman" w:hAnsi="Times New Roman" w:cs="Times New Roman"/>
          <w:color w:val="1155CC"/>
          <w:sz w:val="24"/>
          <w:szCs w:val="24"/>
          <w:u w:val="single"/>
          <w:lang w:val="es-EC"/>
          <w:rPrChange w:id="459" w:author="Diana Pazmiño" w:date="2025-11-22T10:13:00Z">
            <w:rPr>
              <w:rFonts w:ascii="Times New Roman" w:eastAsia="Times New Roman" w:hAnsi="Times New Roman" w:cs="Times New Roman"/>
              <w:color w:val="1155CC"/>
              <w:sz w:val="24"/>
              <w:szCs w:val="24"/>
              <w:u w:val="single"/>
            </w:rPr>
          </w:rPrChange>
        </w:rPr>
        <w:t>https://doi.org/10.1002/edn3.70187</w:t>
      </w:r>
      <w:r>
        <w:fldChar w:fldCharType="end"/>
      </w:r>
      <w:r w:rsidRPr="00EB5D97">
        <w:rPr>
          <w:rFonts w:ascii="Times New Roman" w:eastAsia="Times New Roman" w:hAnsi="Times New Roman" w:cs="Times New Roman"/>
          <w:sz w:val="24"/>
          <w:szCs w:val="24"/>
          <w:lang w:val="es-EC"/>
          <w:rPrChange w:id="460" w:author="Diana Pazmiño" w:date="2025-11-22T10:13:00Z">
            <w:rPr>
              <w:rFonts w:ascii="Times New Roman" w:eastAsia="Times New Roman" w:hAnsi="Times New Roman" w:cs="Times New Roman"/>
              <w:sz w:val="24"/>
              <w:szCs w:val="24"/>
            </w:rPr>
          </w:rPrChange>
        </w:rPr>
        <w:t xml:space="preserve">. </w:t>
      </w:r>
    </w:p>
    <w:p w14:paraId="76ACF2EA" w14:textId="77777777" w:rsidR="00F65C18" w:rsidRDefault="00F33854" w:rsidP="00D1034F">
      <w:pPr>
        <w:ind w:hanging="720"/>
        <w:contextualSpacing/>
        <w:rPr>
          <w:rFonts w:ascii="Times New Roman" w:eastAsia="Times New Roman" w:hAnsi="Times New Roman" w:cs="Times New Roman"/>
          <w:sz w:val="24"/>
          <w:szCs w:val="24"/>
        </w:rPr>
      </w:pPr>
      <w:commentRangeStart w:id="461"/>
      <w:r w:rsidRPr="009F0476">
        <w:rPr>
          <w:rFonts w:ascii="Times New Roman" w:eastAsia="Times New Roman" w:hAnsi="Times New Roman" w:cs="Times New Roman"/>
          <w:sz w:val="24"/>
          <w:szCs w:val="24"/>
          <w:highlight w:val="red"/>
          <w:lang w:val="en-US"/>
          <w:rPrChange w:id="462" w:author="Diana Pazmiño" w:date="2025-11-22T14:28:00Z">
            <w:rPr>
              <w:rFonts w:ascii="Times New Roman" w:eastAsia="Times New Roman" w:hAnsi="Times New Roman" w:cs="Times New Roman"/>
              <w:sz w:val="24"/>
              <w:szCs w:val="24"/>
            </w:rPr>
          </w:rPrChange>
        </w:rPr>
        <w:t>TSUJI</w:t>
      </w:r>
      <w:commentRangeEnd w:id="461"/>
      <w:r w:rsidR="009F0476" w:rsidRPr="009F0476">
        <w:rPr>
          <w:rStyle w:val="CommentReference"/>
          <w:rFonts w:ascii="Times New Roman" w:eastAsia="Times New Roman" w:hAnsi="Times New Roman" w:cs="Times New Roman"/>
          <w:sz w:val="24"/>
          <w:szCs w:val="24"/>
          <w:highlight w:val="red"/>
          <w:lang w:val="en-US"/>
          <w:rPrChange w:id="463" w:author="Diana Pazmiño" w:date="2025-11-25T11:02:00Z">
            <w:rPr>
              <w:rStyle w:val="CommentReference"/>
            </w:rPr>
          </w:rPrChange>
        </w:rPr>
        <w:commentReference w:id="461"/>
      </w:r>
      <w:r w:rsidRPr="009F0476">
        <w:rPr>
          <w:rFonts w:ascii="Times New Roman" w:eastAsia="Times New Roman" w:hAnsi="Times New Roman" w:cs="Times New Roman"/>
          <w:sz w:val="24"/>
          <w:szCs w:val="24"/>
          <w:highlight w:val="red"/>
          <w:lang w:val="en-US"/>
          <w:rPrChange w:id="464" w:author="Diana Pazmiño" w:date="2025-11-22T14:28:00Z">
            <w:rPr>
              <w:rFonts w:ascii="Times New Roman" w:eastAsia="Times New Roman" w:hAnsi="Times New Roman" w:cs="Times New Roman"/>
              <w:sz w:val="24"/>
              <w:szCs w:val="24"/>
            </w:rPr>
          </w:rPrChange>
        </w:rPr>
        <w:t xml:space="preserve">, F. I., &amp; HILL, E. (1983). </w:t>
      </w:r>
      <w:r w:rsidRPr="009F0476">
        <w:rPr>
          <w:rFonts w:ascii="Times New Roman" w:eastAsia="Times New Roman" w:hAnsi="Times New Roman" w:cs="Times New Roman"/>
          <w:sz w:val="24"/>
          <w:szCs w:val="24"/>
          <w:highlight w:val="red"/>
          <w:rPrChange w:id="465" w:author="Diana Pazmiño" w:date="2025-11-22T14:28:00Z">
            <w:rPr>
              <w:rFonts w:ascii="Times New Roman" w:eastAsia="Times New Roman" w:hAnsi="Times New Roman" w:cs="Times New Roman"/>
              <w:sz w:val="24"/>
              <w:szCs w:val="24"/>
            </w:rPr>
          </w:rPrChange>
        </w:rPr>
        <w:t xml:space="preserve">REPETITIVE CYCLES OF BIOLUMINESCENCE AND SPAWNING IN THE POLYCHAETE, ODONTOSYLLIS PHOSPHOREA. </w:t>
      </w:r>
      <w:r w:rsidRPr="009F0476">
        <w:rPr>
          <w:rFonts w:ascii="Times New Roman" w:eastAsia="Times New Roman" w:hAnsi="Times New Roman" w:cs="Times New Roman"/>
          <w:i/>
          <w:sz w:val="24"/>
          <w:szCs w:val="24"/>
          <w:highlight w:val="red"/>
          <w:rPrChange w:id="466" w:author="Diana Pazmiño" w:date="2025-11-22T14:28:00Z">
            <w:rPr>
              <w:rFonts w:ascii="Times New Roman" w:eastAsia="Times New Roman" w:hAnsi="Times New Roman" w:cs="Times New Roman"/>
              <w:i/>
              <w:sz w:val="24"/>
              <w:szCs w:val="24"/>
            </w:rPr>
          </w:rPrChange>
        </w:rPr>
        <w:t>The Biological Bulletin</w:t>
      </w:r>
      <w:r w:rsidRPr="009F0476">
        <w:rPr>
          <w:rFonts w:ascii="Times New Roman" w:eastAsia="Times New Roman" w:hAnsi="Times New Roman" w:cs="Times New Roman"/>
          <w:sz w:val="24"/>
          <w:szCs w:val="24"/>
          <w:highlight w:val="red"/>
          <w:rPrChange w:id="467" w:author="Diana Pazmiño" w:date="2025-11-22T14:28: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468" w:author="Diana Pazmiño" w:date="2025-11-22T14:28:00Z">
            <w:rPr>
              <w:rFonts w:ascii="Times New Roman" w:eastAsia="Times New Roman" w:hAnsi="Times New Roman" w:cs="Times New Roman"/>
              <w:i/>
              <w:sz w:val="24"/>
              <w:szCs w:val="24"/>
            </w:rPr>
          </w:rPrChange>
        </w:rPr>
        <w:t>165</w:t>
      </w:r>
      <w:r w:rsidRPr="009F0476">
        <w:rPr>
          <w:rFonts w:ascii="Times New Roman" w:eastAsia="Times New Roman" w:hAnsi="Times New Roman" w:cs="Times New Roman"/>
          <w:sz w:val="24"/>
          <w:szCs w:val="24"/>
          <w:highlight w:val="red"/>
          <w:rPrChange w:id="469" w:author="Diana Pazmiño" w:date="2025-11-22T14:28:00Z">
            <w:rPr>
              <w:rFonts w:ascii="Times New Roman" w:eastAsia="Times New Roman" w:hAnsi="Times New Roman" w:cs="Times New Roman"/>
              <w:sz w:val="24"/>
              <w:szCs w:val="24"/>
            </w:rPr>
          </w:rPrChange>
        </w:rPr>
        <w:t xml:space="preserve">(2), 444–449. </w:t>
      </w:r>
      <w:r w:rsidRPr="009F0476">
        <w:rPr>
          <w:highlight w:val="red"/>
          <w:rPrChange w:id="470" w:author="Diana Pazmiño" w:date="2025-11-22T14:28:00Z">
            <w:rPr/>
          </w:rPrChange>
        </w:rPr>
        <w:fldChar w:fldCharType="begin"/>
      </w:r>
      <w:r w:rsidRPr="009F0476">
        <w:rPr>
          <w:highlight w:val="red"/>
          <w:rPrChange w:id="471" w:author="Diana Pazmiño" w:date="2025-11-22T14:28:00Z">
            <w:rPr/>
          </w:rPrChange>
        </w:rPr>
        <w:instrText>HYPERLINK "https://doi.org/10.2307/1541210" \h</w:instrText>
      </w:r>
      <w:r w:rsidRPr="00305CD6">
        <w:rPr>
          <w:highlight w:val="red"/>
        </w:rPr>
      </w:r>
      <w:r w:rsidRPr="009F0476">
        <w:rPr>
          <w:highlight w:val="red"/>
          <w:rPrChange w:id="472" w:author="Diana Pazmiño" w:date="2025-11-22T14:28:00Z">
            <w:rPr/>
          </w:rPrChange>
        </w:rPr>
        <w:fldChar w:fldCharType="separate"/>
      </w:r>
      <w:r w:rsidRPr="009F0476">
        <w:rPr>
          <w:rFonts w:ascii="Times New Roman" w:eastAsia="Times New Roman" w:hAnsi="Times New Roman" w:cs="Times New Roman"/>
          <w:color w:val="1155CC"/>
          <w:sz w:val="24"/>
          <w:szCs w:val="24"/>
          <w:highlight w:val="red"/>
          <w:u w:val="single"/>
          <w:rPrChange w:id="473" w:author="Diana Pazmiño" w:date="2025-11-22T14:28:00Z">
            <w:rPr>
              <w:rFonts w:ascii="Times New Roman" w:eastAsia="Times New Roman" w:hAnsi="Times New Roman" w:cs="Times New Roman"/>
              <w:color w:val="1155CC"/>
              <w:sz w:val="24"/>
              <w:szCs w:val="24"/>
              <w:u w:val="single"/>
            </w:rPr>
          </w:rPrChange>
        </w:rPr>
        <w:t>https://doi.org/10.2307/1541210</w:t>
      </w:r>
      <w:r w:rsidRPr="009F0476">
        <w:rPr>
          <w:highlight w:val="red"/>
          <w:rPrChange w:id="474" w:author="Diana Pazmiño" w:date="2025-11-22T14:28:00Z">
            <w:rPr/>
          </w:rPrChange>
        </w:rPr>
        <w:fldChar w:fldCharType="end"/>
      </w:r>
    </w:p>
    <w:p w14:paraId="63EFF344" w14:textId="77777777"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Turon</w:t>
      </w:r>
      <w:proofErr w:type="spellEnd"/>
      <w:r>
        <w:rPr>
          <w:rFonts w:ascii="Times New Roman" w:eastAsia="Times New Roman" w:hAnsi="Times New Roman" w:cs="Times New Roman"/>
          <w:sz w:val="24"/>
          <w:szCs w:val="24"/>
        </w:rPr>
        <w:t xml:space="preserve">, M., Nygaard, M., Guri, G., Wangensteen, O. S., &amp; Præbel, K. (2022). Fine-scale differences in eukaryotic communities inside and outside salmon aquaculture cages revealed by eDNA metabarcoding. </w:t>
      </w:r>
      <w:r>
        <w:rPr>
          <w:rFonts w:ascii="Times New Roman" w:eastAsia="Times New Roman" w:hAnsi="Times New Roman" w:cs="Times New Roman"/>
          <w:i/>
          <w:sz w:val="24"/>
          <w:szCs w:val="24"/>
        </w:rPr>
        <w:t>Frontiers in Genetics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13-2022</w:t>
      </w:r>
      <w:r>
        <w:rPr>
          <w:rFonts w:ascii="Times New Roman" w:eastAsia="Times New Roman" w:hAnsi="Times New Roman" w:cs="Times New Roman"/>
          <w:sz w:val="24"/>
          <w:szCs w:val="24"/>
        </w:rPr>
        <w:t xml:space="preserve">. </w:t>
      </w:r>
      <w:hyperlink r:id="rId49">
        <w:r>
          <w:rPr>
            <w:rFonts w:ascii="Times New Roman" w:eastAsia="Times New Roman" w:hAnsi="Times New Roman" w:cs="Times New Roman"/>
            <w:color w:val="1155CC"/>
            <w:sz w:val="24"/>
            <w:szCs w:val="24"/>
            <w:u w:val="single"/>
          </w:rPr>
          <w:t>https://www.frontiersin.org/journals/genetics/articles/10.3389/fgene.2022.957251</w:t>
        </w:r>
      </w:hyperlink>
      <w:r>
        <w:rPr>
          <w:rFonts w:ascii="Times New Roman" w:eastAsia="Times New Roman" w:hAnsi="Times New Roman" w:cs="Times New Roman"/>
          <w:sz w:val="24"/>
          <w:szCs w:val="24"/>
        </w:rPr>
        <w:t xml:space="preserve"> </w:t>
      </w:r>
    </w:p>
    <w:p w14:paraId="07546614" w14:textId="6BC0E661"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Valsecchi</w:t>
      </w:r>
      <w:ins w:id="475"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476"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Bylemans</w:t>
      </w:r>
      <w:proofErr w:type="spellEnd"/>
      <w:ins w:id="477"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478"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Goodman</w:t>
      </w:r>
      <w:ins w:id="479"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w:t>
      </w:r>
      <w:ins w:id="480"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J</w:t>
      </w:r>
      <w:ins w:id="481"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et al. </w:t>
      </w:r>
      <w:ins w:id="482" w:author="Diana Pazmiño" w:date="2025-11-22T14:41:00Z">
        <w:r w:rsidR="000D3DF4">
          <w:rPr>
            <w:rFonts w:ascii="Times New Roman" w:eastAsia="Times New Roman" w:hAnsi="Times New Roman" w:cs="Times New Roman"/>
            <w:sz w:val="24"/>
            <w:szCs w:val="24"/>
          </w:rPr>
          <w:t xml:space="preserve">(2020). </w:t>
        </w:r>
      </w:ins>
      <w:r>
        <w:rPr>
          <w:rFonts w:ascii="Times New Roman" w:eastAsia="Times New Roman" w:hAnsi="Times New Roman" w:cs="Times New Roman"/>
          <w:sz w:val="24"/>
          <w:szCs w:val="24"/>
        </w:rPr>
        <w:t>Novel universal primers for metabarcoding environmental DNA surveys of marine mammals and other marine vertebrates. Environmental DNA.</w:t>
      </w:r>
      <w:del w:id="483" w:author="Diana Pazmiño" w:date="2025-11-22T14:41: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xml:space="preserve"> 2: 460–476. </w:t>
      </w:r>
      <w:hyperlink r:id="rId50">
        <w:r>
          <w:rPr>
            <w:rFonts w:ascii="Times New Roman" w:eastAsia="Times New Roman" w:hAnsi="Times New Roman" w:cs="Times New Roman"/>
            <w:color w:val="1155CC"/>
            <w:sz w:val="24"/>
            <w:szCs w:val="24"/>
            <w:u w:val="single"/>
          </w:rPr>
          <w:t>https://doi.org/10.1002/edn3.72</w:t>
        </w:r>
      </w:hyperlink>
    </w:p>
    <w:p w14:paraId="4BDCAFBB"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Xiong, J., MacCready, P., </w:t>
      </w:r>
      <w:proofErr w:type="spellStart"/>
      <w:r>
        <w:rPr>
          <w:rFonts w:ascii="Times New Roman" w:eastAsia="Times New Roman" w:hAnsi="Times New Roman" w:cs="Times New Roman"/>
          <w:sz w:val="24"/>
          <w:szCs w:val="24"/>
        </w:rPr>
        <w:t>Brasseale</w:t>
      </w:r>
      <w:proofErr w:type="spellEnd"/>
      <w:r>
        <w:rPr>
          <w:rFonts w:ascii="Times New Roman" w:eastAsia="Times New Roman" w:hAnsi="Times New Roman" w:cs="Times New Roman"/>
          <w:sz w:val="24"/>
          <w:szCs w:val="24"/>
        </w:rPr>
        <w:t xml:space="preserve">, E., Andruszkiewicz Allan, E., Ramón-Laca, A., Parsons, K. M., Shaffer, M., &amp; Kelly, R. P. (2025). Advective Transport Drives Environmental DNA Dispersal in an Estuary. </w:t>
      </w:r>
      <w:r>
        <w:rPr>
          <w:rFonts w:ascii="Times New Roman" w:eastAsia="Times New Roman" w:hAnsi="Times New Roman" w:cs="Times New Roman"/>
          <w:i/>
          <w:sz w:val="24"/>
          <w:szCs w:val="24"/>
        </w:rPr>
        <w:t>Environmental Science &amp;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59</w:t>
      </w:r>
      <w:r>
        <w:rPr>
          <w:rFonts w:ascii="Times New Roman" w:eastAsia="Times New Roman" w:hAnsi="Times New Roman" w:cs="Times New Roman"/>
          <w:sz w:val="24"/>
          <w:szCs w:val="24"/>
        </w:rPr>
        <w:t>(15), 7506–7516. https://doi.org/10.1021/acs.est.5c01286</w:t>
      </w:r>
    </w:p>
    <w:p w14:paraId="6C4E880D"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Yeoh, D. E., </w:t>
      </w:r>
      <w:proofErr w:type="spellStart"/>
      <w:r>
        <w:rPr>
          <w:rFonts w:ascii="Times New Roman" w:eastAsia="Times New Roman" w:hAnsi="Times New Roman" w:cs="Times New Roman"/>
          <w:sz w:val="24"/>
          <w:szCs w:val="24"/>
        </w:rPr>
        <w:t>Valesini</w:t>
      </w:r>
      <w:proofErr w:type="spellEnd"/>
      <w:r>
        <w:rPr>
          <w:rFonts w:ascii="Times New Roman" w:eastAsia="Times New Roman" w:hAnsi="Times New Roman" w:cs="Times New Roman"/>
          <w:sz w:val="24"/>
          <w:szCs w:val="24"/>
        </w:rPr>
        <w:t xml:space="preserve">, F. J., Hallett, C. S., Abdo, D. A., &amp; Williams, J. (2017). Diel shifts in the structure and function of nearshore estuarine fish communities. </w:t>
      </w:r>
      <w:r>
        <w:rPr>
          <w:rFonts w:ascii="Times New Roman" w:eastAsia="Times New Roman" w:hAnsi="Times New Roman" w:cs="Times New Roman"/>
          <w:i/>
          <w:sz w:val="24"/>
          <w:szCs w:val="24"/>
        </w:rPr>
        <w:t>Journal of Fish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90</w:t>
      </w:r>
      <w:r>
        <w:rPr>
          <w:rFonts w:ascii="Times New Roman" w:eastAsia="Times New Roman" w:hAnsi="Times New Roman" w:cs="Times New Roman"/>
          <w:sz w:val="24"/>
          <w:szCs w:val="24"/>
        </w:rPr>
        <w:t xml:space="preserve">(4), 1214–1243. </w:t>
      </w:r>
      <w:hyperlink r:id="rId51">
        <w:r>
          <w:rPr>
            <w:rFonts w:ascii="Times New Roman" w:eastAsia="Times New Roman" w:hAnsi="Times New Roman" w:cs="Times New Roman"/>
            <w:color w:val="1155CC"/>
            <w:sz w:val="24"/>
            <w:szCs w:val="24"/>
            <w:u w:val="single"/>
          </w:rPr>
          <w:t>https://doi.org/10.1111/jfb.13222</w:t>
        </w:r>
      </w:hyperlink>
    </w:p>
    <w:p w14:paraId="1BC642E0" w14:textId="77777777" w:rsidR="00F65C18" w:rsidRDefault="00F65C18" w:rsidP="00D1034F">
      <w:pPr>
        <w:rPr>
          <w:rFonts w:ascii="Times New Roman" w:eastAsia="Times New Roman" w:hAnsi="Times New Roman" w:cs="Times New Roman"/>
          <w:sz w:val="24"/>
          <w:szCs w:val="24"/>
        </w:rPr>
      </w:pPr>
    </w:p>
    <w:p w14:paraId="2000516F" w14:textId="77777777" w:rsidR="00F65C18" w:rsidRPr="00A53347" w:rsidRDefault="00F33854" w:rsidP="00D1034F">
      <w:pPr>
        <w:rPr>
          <w:rFonts w:ascii="Times New Roman" w:eastAsia="Times New Roman" w:hAnsi="Times New Roman" w:cs="Times New Roman"/>
          <w:b/>
          <w:bCs/>
          <w:sz w:val="24"/>
          <w:szCs w:val="24"/>
        </w:rPr>
      </w:pPr>
      <w:commentRangeStart w:id="484"/>
      <w:r w:rsidRPr="00A53347">
        <w:rPr>
          <w:rFonts w:ascii="Times New Roman" w:eastAsia="Times New Roman" w:hAnsi="Times New Roman" w:cs="Times New Roman"/>
          <w:b/>
          <w:bCs/>
          <w:sz w:val="24"/>
          <w:szCs w:val="24"/>
        </w:rPr>
        <w:t>Supplementary information</w:t>
      </w:r>
      <w:commentRangeEnd w:id="484"/>
      <w:r w:rsidR="00F14503" w:rsidRPr="00A53347">
        <w:rPr>
          <w:rStyle w:val="CommentReference"/>
          <w:rFonts w:ascii="Times New Roman" w:eastAsia="Times New Roman" w:hAnsi="Times New Roman" w:cs="Times New Roman"/>
          <w:b/>
          <w:sz w:val="24"/>
          <w:szCs w:val="24"/>
        </w:rPr>
        <w:commentReference w:id="484"/>
      </w:r>
    </w:p>
    <w:p w14:paraId="4740E2CB" w14:textId="640F4326" w:rsidR="00F65C18" w:rsidRDefault="00F33854" w:rsidP="006D598D">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To ensure that sequencing depth was not a limiting factor in representing the taxonomic diversity of our samples, we evaluated sequencing effort through rarefaction (sequencing effort) curves, using the </w:t>
      </w:r>
      <w:proofErr w:type="spellStart"/>
      <w:r>
        <w:rPr>
          <w:rFonts w:ascii="Times New Roman" w:eastAsia="Times New Roman" w:hAnsi="Times New Roman" w:cs="Times New Roman"/>
          <w:i/>
          <w:sz w:val="24"/>
          <w:szCs w:val="24"/>
        </w:rPr>
        <w:t>rarecurve</w:t>
      </w:r>
      <w:proofErr w:type="spellEnd"/>
      <w:r>
        <w:rPr>
          <w:rFonts w:ascii="Times New Roman" w:eastAsia="Times New Roman" w:hAnsi="Times New Roman" w:cs="Times New Roman"/>
          <w:sz w:val="24"/>
          <w:szCs w:val="24"/>
        </w:rPr>
        <w:t xml:space="preserve"> function in the </w:t>
      </w:r>
      <w:r>
        <w:rPr>
          <w:rFonts w:ascii="Times New Roman" w:eastAsia="Times New Roman" w:hAnsi="Times New Roman" w:cs="Times New Roman"/>
          <w:i/>
          <w:sz w:val="24"/>
          <w:szCs w:val="24"/>
        </w:rPr>
        <w:t>vegan</w:t>
      </w:r>
      <w:r>
        <w:rPr>
          <w:rFonts w:ascii="Times New Roman" w:eastAsia="Times New Roman" w:hAnsi="Times New Roman" w:cs="Times New Roman"/>
          <w:sz w:val="24"/>
          <w:szCs w:val="24"/>
        </w:rPr>
        <w:t xml:space="preserve"> package (Oksanen et al., 2022) in R. In addition, we assessed the adequacy of our sampling effort by constructing species accumulation (sampling effort) curves using the </w:t>
      </w:r>
      <w:proofErr w:type="spellStart"/>
      <w:r>
        <w:rPr>
          <w:rFonts w:ascii="Times New Roman" w:eastAsia="Times New Roman" w:hAnsi="Times New Roman" w:cs="Times New Roman"/>
          <w:i/>
          <w:sz w:val="24"/>
          <w:szCs w:val="24"/>
        </w:rPr>
        <w:t>specaccum</w:t>
      </w:r>
      <w:proofErr w:type="spellEnd"/>
      <w:r>
        <w:rPr>
          <w:rFonts w:ascii="Times New Roman" w:eastAsia="Times New Roman" w:hAnsi="Times New Roman" w:cs="Times New Roman"/>
          <w:sz w:val="24"/>
          <w:szCs w:val="24"/>
        </w:rPr>
        <w:t xml:space="preserve"> function in </w:t>
      </w:r>
      <w:r>
        <w:rPr>
          <w:rFonts w:ascii="Times New Roman" w:eastAsia="Times New Roman" w:hAnsi="Times New Roman" w:cs="Times New Roman"/>
          <w:i/>
          <w:sz w:val="24"/>
          <w:szCs w:val="24"/>
        </w:rPr>
        <w:t>vegan</w:t>
      </w:r>
    </w:p>
    <w:p w14:paraId="51AD7CDA" w14:textId="77777777" w:rsidR="008F6E80" w:rsidRPr="00CA6081" w:rsidRDefault="008F6E80" w:rsidP="008F6E80">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S1. Primer information and bioinformatics output</w:t>
      </w:r>
    </w:p>
    <w:tbl>
      <w:tblPr>
        <w:tblW w:w="11205" w:type="dxa"/>
        <w:tblInd w:w="-915" w:type="dxa"/>
        <w:tblLayout w:type="fixed"/>
        <w:tblLook w:val="0600" w:firstRow="0" w:lastRow="0" w:firstColumn="0" w:lastColumn="0" w:noHBand="1" w:noVBand="1"/>
      </w:tblPr>
      <w:tblGrid>
        <w:gridCol w:w="2940"/>
        <w:gridCol w:w="4770"/>
        <w:gridCol w:w="3495"/>
      </w:tblGrid>
      <w:tr w:rsidR="008F6E80" w:rsidRPr="007C5090" w14:paraId="7F3D6920" w14:textId="77777777" w:rsidTr="007C5090">
        <w:tc>
          <w:tcPr>
            <w:tcW w:w="2940" w:type="dxa"/>
            <w:tcBorders>
              <w:top w:val="single" w:sz="4" w:space="0" w:color="auto"/>
              <w:bottom w:val="single" w:sz="4" w:space="0" w:color="auto"/>
            </w:tcBorders>
            <w:tcMar>
              <w:top w:w="100" w:type="dxa"/>
              <w:left w:w="100" w:type="dxa"/>
              <w:bottom w:w="100" w:type="dxa"/>
              <w:right w:w="100" w:type="dxa"/>
            </w:tcMar>
          </w:tcPr>
          <w:p w14:paraId="079B911D"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Attribute</w:t>
            </w:r>
          </w:p>
        </w:tc>
        <w:tc>
          <w:tcPr>
            <w:tcW w:w="4770" w:type="dxa"/>
            <w:tcBorders>
              <w:top w:val="single" w:sz="4" w:space="0" w:color="auto"/>
              <w:bottom w:val="single" w:sz="4" w:space="0" w:color="auto"/>
            </w:tcBorders>
            <w:tcMar>
              <w:top w:w="100" w:type="dxa"/>
              <w:left w:w="100" w:type="dxa"/>
              <w:bottom w:w="100" w:type="dxa"/>
              <w:right w:w="100" w:type="dxa"/>
            </w:tcMar>
          </w:tcPr>
          <w:p w14:paraId="761AB7CF"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COI (</w:t>
            </w:r>
            <w:proofErr w:type="spellStart"/>
            <w:r w:rsidRPr="007C5090">
              <w:rPr>
                <w:rFonts w:ascii="Times New Roman" w:hAnsi="Times New Roman" w:cs="Times New Roman"/>
                <w:b/>
                <w:bCs/>
                <w:sz w:val="18"/>
                <w:szCs w:val="18"/>
              </w:rPr>
              <w:t>mlCOIintF</w:t>
            </w:r>
            <w:proofErr w:type="spellEnd"/>
            <w:r w:rsidRPr="007C5090">
              <w:rPr>
                <w:rFonts w:ascii="Times New Roman" w:hAnsi="Times New Roman" w:cs="Times New Roman"/>
                <w:b/>
                <w:bCs/>
                <w:sz w:val="18"/>
                <w:szCs w:val="18"/>
              </w:rPr>
              <w:t>/LoboR1)</w:t>
            </w:r>
          </w:p>
        </w:tc>
        <w:tc>
          <w:tcPr>
            <w:tcW w:w="3495" w:type="dxa"/>
            <w:tcBorders>
              <w:top w:val="single" w:sz="4" w:space="0" w:color="auto"/>
              <w:bottom w:val="single" w:sz="4" w:space="0" w:color="auto"/>
            </w:tcBorders>
            <w:tcMar>
              <w:top w:w="100" w:type="dxa"/>
              <w:left w:w="100" w:type="dxa"/>
              <w:bottom w:w="100" w:type="dxa"/>
              <w:right w:w="100" w:type="dxa"/>
            </w:tcMar>
          </w:tcPr>
          <w:p w14:paraId="7A0A7BD4"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12S (MarVer1)</w:t>
            </w:r>
          </w:p>
        </w:tc>
      </w:tr>
      <w:tr w:rsidR="008F6E80" w:rsidRPr="007C5090" w14:paraId="3ADBCFC5" w14:textId="77777777" w:rsidTr="007C5090">
        <w:tc>
          <w:tcPr>
            <w:tcW w:w="2940" w:type="dxa"/>
            <w:tcBorders>
              <w:top w:val="single" w:sz="4" w:space="0" w:color="auto"/>
            </w:tcBorders>
            <w:tcMar>
              <w:top w:w="100" w:type="dxa"/>
              <w:left w:w="100" w:type="dxa"/>
              <w:bottom w:w="100" w:type="dxa"/>
              <w:right w:w="100" w:type="dxa"/>
            </w:tcMar>
          </w:tcPr>
          <w:p w14:paraId="71F6ED3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Forward primer (5’-3’)</w:t>
            </w:r>
          </w:p>
        </w:tc>
        <w:tc>
          <w:tcPr>
            <w:tcW w:w="4770" w:type="dxa"/>
            <w:tcBorders>
              <w:top w:val="single" w:sz="4" w:space="0" w:color="auto"/>
            </w:tcBorders>
            <w:tcMar>
              <w:top w:w="100" w:type="dxa"/>
              <w:left w:w="100" w:type="dxa"/>
              <w:bottom w:w="100" w:type="dxa"/>
              <w:right w:w="100" w:type="dxa"/>
            </w:tcMar>
          </w:tcPr>
          <w:p w14:paraId="28F7CCF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GGWACWGGWTGAACWGTWTAYCCYCC</w:t>
            </w:r>
          </w:p>
        </w:tc>
        <w:tc>
          <w:tcPr>
            <w:tcW w:w="3495" w:type="dxa"/>
            <w:tcBorders>
              <w:top w:val="single" w:sz="4" w:space="0" w:color="auto"/>
            </w:tcBorders>
            <w:tcMar>
              <w:top w:w="100" w:type="dxa"/>
              <w:left w:w="100" w:type="dxa"/>
              <w:bottom w:w="100" w:type="dxa"/>
              <w:right w:w="100" w:type="dxa"/>
            </w:tcMar>
          </w:tcPr>
          <w:p w14:paraId="457F2C85"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CGTGCCAGCCACCGCG</w:t>
            </w:r>
          </w:p>
        </w:tc>
      </w:tr>
      <w:tr w:rsidR="008F6E80" w:rsidRPr="007C5090" w14:paraId="760DF18C" w14:textId="77777777" w:rsidTr="007C5090">
        <w:tc>
          <w:tcPr>
            <w:tcW w:w="2940" w:type="dxa"/>
            <w:tcMar>
              <w:top w:w="100" w:type="dxa"/>
              <w:left w:w="100" w:type="dxa"/>
              <w:bottom w:w="100" w:type="dxa"/>
              <w:right w:w="100" w:type="dxa"/>
            </w:tcMar>
          </w:tcPr>
          <w:p w14:paraId="1DBE902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Reverse primer (5’-3’)</w:t>
            </w:r>
          </w:p>
        </w:tc>
        <w:tc>
          <w:tcPr>
            <w:tcW w:w="4770" w:type="dxa"/>
            <w:tcMar>
              <w:top w:w="100" w:type="dxa"/>
              <w:left w:w="100" w:type="dxa"/>
              <w:bottom w:w="100" w:type="dxa"/>
              <w:right w:w="100" w:type="dxa"/>
            </w:tcMar>
          </w:tcPr>
          <w:p w14:paraId="32AD355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TAAACYTCWGGRTGWCCRAARAAYCA</w:t>
            </w:r>
          </w:p>
        </w:tc>
        <w:tc>
          <w:tcPr>
            <w:tcW w:w="3495" w:type="dxa"/>
            <w:tcMar>
              <w:top w:w="100" w:type="dxa"/>
              <w:left w:w="100" w:type="dxa"/>
              <w:bottom w:w="100" w:type="dxa"/>
              <w:right w:w="100" w:type="dxa"/>
            </w:tcMar>
          </w:tcPr>
          <w:p w14:paraId="39E3DFD0"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GGGTATCTAATCCYAGTTTG</w:t>
            </w:r>
          </w:p>
        </w:tc>
      </w:tr>
      <w:tr w:rsidR="008F6E80" w:rsidRPr="007C5090" w14:paraId="18306E23" w14:textId="77777777" w:rsidTr="007C5090">
        <w:tc>
          <w:tcPr>
            <w:tcW w:w="2940" w:type="dxa"/>
            <w:tcMar>
              <w:top w:w="100" w:type="dxa"/>
              <w:left w:w="100" w:type="dxa"/>
              <w:bottom w:w="100" w:type="dxa"/>
              <w:right w:w="100" w:type="dxa"/>
            </w:tcMar>
          </w:tcPr>
          <w:p w14:paraId="0FF8708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Amplicon length</w:t>
            </w:r>
          </w:p>
        </w:tc>
        <w:tc>
          <w:tcPr>
            <w:tcW w:w="4770" w:type="dxa"/>
            <w:tcMar>
              <w:top w:w="100" w:type="dxa"/>
              <w:left w:w="100" w:type="dxa"/>
              <w:bottom w:w="100" w:type="dxa"/>
              <w:right w:w="100" w:type="dxa"/>
            </w:tcMar>
          </w:tcPr>
          <w:p w14:paraId="4902082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313 bp</w:t>
            </w:r>
          </w:p>
        </w:tc>
        <w:tc>
          <w:tcPr>
            <w:tcW w:w="3495" w:type="dxa"/>
            <w:tcMar>
              <w:top w:w="100" w:type="dxa"/>
              <w:left w:w="100" w:type="dxa"/>
              <w:bottom w:w="100" w:type="dxa"/>
              <w:right w:w="100" w:type="dxa"/>
            </w:tcMar>
          </w:tcPr>
          <w:p w14:paraId="6E002FA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 bp</w:t>
            </w:r>
          </w:p>
        </w:tc>
      </w:tr>
      <w:tr w:rsidR="008F6E80" w:rsidRPr="007C5090" w14:paraId="60773D4B" w14:textId="77777777" w:rsidTr="007C5090">
        <w:tc>
          <w:tcPr>
            <w:tcW w:w="2940" w:type="dxa"/>
            <w:tcMar>
              <w:top w:w="100" w:type="dxa"/>
              <w:left w:w="100" w:type="dxa"/>
              <w:bottom w:w="100" w:type="dxa"/>
              <w:right w:w="100" w:type="dxa"/>
            </w:tcMar>
          </w:tcPr>
          <w:p w14:paraId="14FDFA2D"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Target taxa</w:t>
            </w:r>
          </w:p>
        </w:tc>
        <w:tc>
          <w:tcPr>
            <w:tcW w:w="4770" w:type="dxa"/>
            <w:tcMar>
              <w:top w:w="100" w:type="dxa"/>
              <w:left w:w="100" w:type="dxa"/>
              <w:bottom w:w="100" w:type="dxa"/>
              <w:right w:w="100" w:type="dxa"/>
            </w:tcMar>
          </w:tcPr>
          <w:p w14:paraId="6E73526F"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Metazoans</w:t>
            </w:r>
          </w:p>
        </w:tc>
        <w:tc>
          <w:tcPr>
            <w:tcW w:w="3495" w:type="dxa"/>
            <w:tcMar>
              <w:top w:w="100" w:type="dxa"/>
              <w:left w:w="100" w:type="dxa"/>
              <w:bottom w:w="100" w:type="dxa"/>
              <w:right w:w="100" w:type="dxa"/>
            </w:tcMar>
          </w:tcPr>
          <w:p w14:paraId="592E4E1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Vertebrates</w:t>
            </w:r>
          </w:p>
        </w:tc>
      </w:tr>
      <w:tr w:rsidR="008F6E80" w:rsidRPr="007C5090" w14:paraId="443E4D57" w14:textId="77777777" w:rsidTr="007C5090">
        <w:tc>
          <w:tcPr>
            <w:tcW w:w="2940" w:type="dxa"/>
            <w:tcMar>
              <w:top w:w="100" w:type="dxa"/>
              <w:left w:w="100" w:type="dxa"/>
              <w:bottom w:w="100" w:type="dxa"/>
              <w:right w:w="100" w:type="dxa"/>
            </w:tcMar>
          </w:tcPr>
          <w:p w14:paraId="59775E2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Number of samples</w:t>
            </w:r>
          </w:p>
        </w:tc>
        <w:tc>
          <w:tcPr>
            <w:tcW w:w="4770" w:type="dxa"/>
            <w:tcMar>
              <w:top w:w="100" w:type="dxa"/>
              <w:left w:w="100" w:type="dxa"/>
              <w:bottom w:w="100" w:type="dxa"/>
              <w:right w:w="100" w:type="dxa"/>
            </w:tcMar>
          </w:tcPr>
          <w:p w14:paraId="536309C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63</w:t>
            </w:r>
          </w:p>
        </w:tc>
        <w:tc>
          <w:tcPr>
            <w:tcW w:w="3495" w:type="dxa"/>
            <w:tcMar>
              <w:top w:w="100" w:type="dxa"/>
              <w:left w:w="100" w:type="dxa"/>
              <w:bottom w:w="100" w:type="dxa"/>
              <w:right w:w="100" w:type="dxa"/>
            </w:tcMar>
          </w:tcPr>
          <w:p w14:paraId="197BFA4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w:t>
            </w:r>
          </w:p>
        </w:tc>
      </w:tr>
      <w:tr w:rsidR="008F6E80" w:rsidRPr="007C5090" w14:paraId="220D1761" w14:textId="77777777" w:rsidTr="007C5090">
        <w:tc>
          <w:tcPr>
            <w:tcW w:w="2940" w:type="dxa"/>
            <w:tcMar>
              <w:top w:w="100" w:type="dxa"/>
              <w:left w:w="100" w:type="dxa"/>
              <w:bottom w:w="100" w:type="dxa"/>
              <w:right w:w="100" w:type="dxa"/>
            </w:tcMar>
          </w:tcPr>
          <w:p w14:paraId="2529D5A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lastRenderedPageBreak/>
              <w:t>Day (Light / No Light)</w:t>
            </w:r>
          </w:p>
        </w:tc>
        <w:tc>
          <w:tcPr>
            <w:tcW w:w="4770" w:type="dxa"/>
            <w:tcMar>
              <w:top w:w="100" w:type="dxa"/>
              <w:left w:w="100" w:type="dxa"/>
              <w:bottom w:w="100" w:type="dxa"/>
              <w:right w:w="100" w:type="dxa"/>
            </w:tcMar>
          </w:tcPr>
          <w:p w14:paraId="50F53E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16</w:t>
            </w:r>
          </w:p>
        </w:tc>
        <w:tc>
          <w:tcPr>
            <w:tcW w:w="3495" w:type="dxa"/>
            <w:tcMar>
              <w:top w:w="100" w:type="dxa"/>
              <w:left w:w="100" w:type="dxa"/>
              <w:bottom w:w="100" w:type="dxa"/>
              <w:right w:w="100" w:type="dxa"/>
            </w:tcMar>
          </w:tcPr>
          <w:p w14:paraId="6B79285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17</w:t>
            </w:r>
          </w:p>
        </w:tc>
      </w:tr>
      <w:tr w:rsidR="008F6E80" w:rsidRPr="007C5090" w14:paraId="212048F6" w14:textId="77777777" w:rsidTr="007C5090">
        <w:tc>
          <w:tcPr>
            <w:tcW w:w="2940" w:type="dxa"/>
            <w:tcMar>
              <w:top w:w="100" w:type="dxa"/>
              <w:left w:w="100" w:type="dxa"/>
              <w:bottom w:w="100" w:type="dxa"/>
              <w:right w:w="100" w:type="dxa"/>
            </w:tcMar>
          </w:tcPr>
          <w:p w14:paraId="6B46974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Night (Light / No Light)</w:t>
            </w:r>
          </w:p>
        </w:tc>
        <w:tc>
          <w:tcPr>
            <w:tcW w:w="4770" w:type="dxa"/>
            <w:tcMar>
              <w:top w:w="100" w:type="dxa"/>
              <w:left w:w="100" w:type="dxa"/>
              <w:bottom w:w="100" w:type="dxa"/>
              <w:right w:w="100" w:type="dxa"/>
            </w:tcMar>
          </w:tcPr>
          <w:p w14:paraId="0E25D9E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16 / 11</w:t>
            </w:r>
          </w:p>
        </w:tc>
        <w:tc>
          <w:tcPr>
            <w:tcW w:w="3495" w:type="dxa"/>
            <w:tcMar>
              <w:top w:w="100" w:type="dxa"/>
              <w:left w:w="100" w:type="dxa"/>
              <w:bottom w:w="100" w:type="dxa"/>
              <w:right w:w="100" w:type="dxa"/>
            </w:tcMar>
          </w:tcPr>
          <w:p w14:paraId="5D264B3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19 / 18</w:t>
            </w:r>
          </w:p>
        </w:tc>
      </w:tr>
      <w:tr w:rsidR="008F6E80" w:rsidRPr="007C5090" w14:paraId="57AE0AE1" w14:textId="77777777" w:rsidTr="007C5090">
        <w:tc>
          <w:tcPr>
            <w:tcW w:w="2940" w:type="dxa"/>
            <w:tcMar>
              <w:top w:w="100" w:type="dxa"/>
              <w:left w:w="100" w:type="dxa"/>
              <w:bottom w:w="100" w:type="dxa"/>
              <w:right w:w="100" w:type="dxa"/>
            </w:tcMar>
          </w:tcPr>
          <w:p w14:paraId="6E9BBFE2"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xml:space="preserve">Raw reads </w:t>
            </w:r>
            <w:proofErr w:type="spellStart"/>
            <w:r w:rsidRPr="007C5090">
              <w:rPr>
                <w:rFonts w:ascii="Times New Roman" w:hAnsi="Times New Roman" w:cs="Times New Roman"/>
                <w:sz w:val="18"/>
                <w:szCs w:val="18"/>
              </w:rPr>
              <w:t>basecalled</w:t>
            </w:r>
            <w:proofErr w:type="spellEnd"/>
          </w:p>
        </w:tc>
        <w:tc>
          <w:tcPr>
            <w:tcW w:w="4770" w:type="dxa"/>
            <w:tcMar>
              <w:top w:w="100" w:type="dxa"/>
              <w:left w:w="100" w:type="dxa"/>
              <w:bottom w:w="100" w:type="dxa"/>
              <w:right w:w="100" w:type="dxa"/>
            </w:tcMar>
          </w:tcPr>
          <w:p w14:paraId="681D3BF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20,216,729</w:t>
            </w:r>
          </w:p>
        </w:tc>
        <w:tc>
          <w:tcPr>
            <w:tcW w:w="3495" w:type="dxa"/>
            <w:tcMar>
              <w:top w:w="100" w:type="dxa"/>
              <w:left w:w="100" w:type="dxa"/>
              <w:bottom w:w="100" w:type="dxa"/>
              <w:right w:w="100" w:type="dxa"/>
            </w:tcMar>
          </w:tcPr>
          <w:p w14:paraId="4493083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18,458,998</w:t>
            </w:r>
          </w:p>
        </w:tc>
      </w:tr>
      <w:tr w:rsidR="008F6E80" w:rsidRPr="007C5090" w14:paraId="0E827DE6" w14:textId="77777777" w:rsidTr="007C5090">
        <w:tc>
          <w:tcPr>
            <w:tcW w:w="2940" w:type="dxa"/>
            <w:tcMar>
              <w:top w:w="100" w:type="dxa"/>
              <w:left w:w="100" w:type="dxa"/>
              <w:bottom w:w="100" w:type="dxa"/>
              <w:right w:w="100" w:type="dxa"/>
            </w:tcMar>
          </w:tcPr>
          <w:p w14:paraId="4AE433B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Reads retained through the pipeline</w:t>
            </w:r>
          </w:p>
        </w:tc>
        <w:tc>
          <w:tcPr>
            <w:tcW w:w="4770" w:type="dxa"/>
            <w:tcMar>
              <w:top w:w="100" w:type="dxa"/>
              <w:left w:w="100" w:type="dxa"/>
              <w:bottom w:w="100" w:type="dxa"/>
              <w:right w:w="100" w:type="dxa"/>
            </w:tcMar>
          </w:tcPr>
          <w:p w14:paraId="2FA1462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7,411,763</w:t>
            </w:r>
          </w:p>
        </w:tc>
        <w:tc>
          <w:tcPr>
            <w:tcW w:w="3495" w:type="dxa"/>
            <w:tcMar>
              <w:top w:w="100" w:type="dxa"/>
              <w:left w:w="100" w:type="dxa"/>
              <w:bottom w:w="100" w:type="dxa"/>
              <w:right w:w="100" w:type="dxa"/>
            </w:tcMar>
          </w:tcPr>
          <w:p w14:paraId="590E23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4,715,640</w:t>
            </w:r>
          </w:p>
        </w:tc>
      </w:tr>
      <w:tr w:rsidR="008F6E80" w:rsidRPr="007C5090" w14:paraId="7EB26E77" w14:textId="77777777" w:rsidTr="007C5090">
        <w:tc>
          <w:tcPr>
            <w:tcW w:w="2940" w:type="dxa"/>
            <w:tcBorders>
              <w:bottom w:val="single" w:sz="4" w:space="0" w:color="auto"/>
            </w:tcBorders>
            <w:tcMar>
              <w:top w:w="100" w:type="dxa"/>
              <w:left w:w="100" w:type="dxa"/>
              <w:bottom w:w="100" w:type="dxa"/>
              <w:right w:w="100" w:type="dxa"/>
            </w:tcMar>
          </w:tcPr>
          <w:p w14:paraId="3F24A54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of reads assigned to target organisms</w:t>
            </w:r>
          </w:p>
        </w:tc>
        <w:tc>
          <w:tcPr>
            <w:tcW w:w="4770" w:type="dxa"/>
            <w:tcBorders>
              <w:bottom w:val="single" w:sz="4" w:space="0" w:color="auto"/>
            </w:tcBorders>
            <w:tcMar>
              <w:top w:w="100" w:type="dxa"/>
              <w:left w:w="100" w:type="dxa"/>
              <w:bottom w:w="100" w:type="dxa"/>
              <w:right w:w="100" w:type="dxa"/>
            </w:tcMar>
          </w:tcPr>
          <w:p w14:paraId="7BE4EAD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32.9%</w:t>
            </w:r>
          </w:p>
        </w:tc>
        <w:tc>
          <w:tcPr>
            <w:tcW w:w="3495" w:type="dxa"/>
            <w:tcBorders>
              <w:bottom w:val="single" w:sz="4" w:space="0" w:color="auto"/>
            </w:tcBorders>
            <w:tcMar>
              <w:top w:w="100" w:type="dxa"/>
              <w:left w:w="100" w:type="dxa"/>
              <w:bottom w:w="100" w:type="dxa"/>
              <w:right w:w="100" w:type="dxa"/>
            </w:tcMar>
          </w:tcPr>
          <w:p w14:paraId="1811D20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70.6%</w:t>
            </w:r>
          </w:p>
        </w:tc>
      </w:tr>
    </w:tbl>
    <w:p w14:paraId="3ED466EF" w14:textId="77777777" w:rsidR="00F65C18" w:rsidRDefault="00F65C18">
      <w:pPr>
        <w:rPr>
          <w:sz w:val="24"/>
          <w:szCs w:val="24"/>
        </w:rPr>
      </w:pPr>
    </w:p>
    <w:sectPr w:rsidR="00F65C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yan Kelly" w:date="2025-11-25T11:18:00Z" w:initials="RK">
    <w:p w14:paraId="626AB0B0" w14:textId="77777777" w:rsidR="000B1DD3" w:rsidRDefault="000B1DD3" w:rsidP="00963D88">
      <w:pPr>
        <w:jc w:val="left"/>
      </w:pPr>
      <w:r>
        <w:rPr>
          <w:rStyle w:val="CommentReference"/>
        </w:rPr>
        <w:annotationRef/>
      </w:r>
      <w:r>
        <w:rPr>
          <w:sz w:val="20"/>
          <w:szCs w:val="20"/>
        </w:rPr>
        <w:t>Measuring this requires an explicit time component of the model; not sure that made it in the final version</w:t>
      </w:r>
    </w:p>
  </w:comment>
  <w:comment w:id="2" w:author="Ryan Kelly" w:date="2025-11-25T11:20:00Z" w:initials="RK">
    <w:p w14:paraId="4C3AC72F" w14:textId="77777777" w:rsidR="000E52EB" w:rsidRDefault="000E52EB" w:rsidP="00900AF4">
      <w:pPr>
        <w:jc w:val="left"/>
      </w:pPr>
      <w:r>
        <w:rPr>
          <w:rStyle w:val="CommentReference"/>
        </w:rPr>
        <w:annotationRef/>
      </w:r>
      <w:r>
        <w:rPr>
          <w:sz w:val="20"/>
          <w:szCs w:val="20"/>
        </w:rPr>
        <w:t>Note to check: if making these explicit predictions, make sure we explicitly address them in the Results and Discussion, and in this same order.</w:t>
      </w:r>
    </w:p>
  </w:comment>
  <w:comment w:id="5" w:author="Pedro Brandão" w:date="2025-11-04T15:22:00Z" w:initials="PB">
    <w:p w14:paraId="6E01700E" w14:textId="0FC901B1" w:rsidR="003C064D" w:rsidRDefault="003C064D" w:rsidP="003C064D">
      <w:pPr>
        <w:pStyle w:val="CommentText"/>
        <w:jc w:val="left"/>
      </w:pPr>
      <w:r>
        <w:rPr>
          <w:rStyle w:val="CommentReference"/>
        </w:rPr>
        <w:annotationRef/>
      </w:r>
      <w:r>
        <w:t>This figure is pretty great. Minor things:</w:t>
      </w:r>
      <w:r>
        <w:br/>
        <w:t>The arrows could be fatter to be more clear. Also, the nanopore sequencer stands out as the only picture ina cartoony figure. But I guess unless there is a cartoon of a nanopore in Biorender, it is what it is</w:t>
      </w:r>
    </w:p>
  </w:comment>
  <w:comment w:id="12" w:author="Ryan Kelly" w:date="2025-11-25T11:28:00Z" w:initials="RK">
    <w:p w14:paraId="614FBC5C" w14:textId="77777777" w:rsidR="00586129" w:rsidRDefault="00586129" w:rsidP="00586129">
      <w:pPr>
        <w:jc w:val="left"/>
      </w:pPr>
      <w:r>
        <w:rPr>
          <w:rStyle w:val="CommentReference"/>
        </w:rPr>
        <w:annotationRef/>
      </w:r>
      <w:r>
        <w:rPr>
          <w:sz w:val="20"/>
          <w:szCs w:val="20"/>
        </w:rPr>
        <w:t>I think we need more detail here, and I’m not sure how this was done. For example, how was geography used (if at all) to distinguish between closely related taxa?</w:t>
      </w:r>
    </w:p>
  </w:comment>
  <w:comment w:id="13" w:author="Ryan Kelly" w:date="2025-11-25T11:28:00Z" w:initials="RK">
    <w:p w14:paraId="4AF9ED03" w14:textId="77777777" w:rsidR="00586129" w:rsidRDefault="00586129" w:rsidP="00586129">
      <w:pPr>
        <w:jc w:val="left"/>
      </w:pPr>
      <w:r>
        <w:rPr>
          <w:rStyle w:val="CommentReference"/>
        </w:rPr>
        <w:annotationRef/>
      </w:r>
      <w:r>
        <w:rPr>
          <w:sz w:val="20"/>
          <w:szCs w:val="20"/>
        </w:rPr>
        <w:t>I’m not sure what this means</w:t>
      </w:r>
    </w:p>
  </w:comment>
  <w:comment w:id="15" w:author="Pedro Brandão" w:date="2025-11-04T15:27:00Z" w:initials="PB">
    <w:p w14:paraId="3482ACA6" w14:textId="78203B07" w:rsidR="00821A31" w:rsidRDefault="00821A31" w:rsidP="00821A31">
      <w:pPr>
        <w:pStyle w:val="CommentText"/>
        <w:jc w:val="left"/>
      </w:pPr>
      <w:r>
        <w:rPr>
          <w:rStyle w:val="CommentReference"/>
        </w:rPr>
        <w:annotationRef/>
      </w:r>
      <w:r>
        <w:rPr>
          <w:color w:val="222222"/>
          <w:highlight w:val="white"/>
        </w:rPr>
        <w:t>Cribari-Neto, F., &amp; Zeileis, A. (2010). Beta regression in R. </w:t>
      </w:r>
      <w:r>
        <w:rPr>
          <w:i/>
          <w:iCs/>
          <w:color w:val="222222"/>
          <w:highlight w:val="white"/>
        </w:rPr>
        <w:t>Journal of statistical software</w:t>
      </w:r>
      <w:r>
        <w:rPr>
          <w:color w:val="222222"/>
          <w:highlight w:val="white"/>
        </w:rPr>
        <w:t>, </w:t>
      </w:r>
      <w:r>
        <w:rPr>
          <w:i/>
          <w:iCs/>
          <w:color w:val="222222"/>
          <w:highlight w:val="white"/>
        </w:rPr>
        <w:t>34</w:t>
      </w:r>
      <w:r>
        <w:rPr>
          <w:color w:val="222222"/>
          <w:highlight w:val="white"/>
        </w:rPr>
        <w:t>(1), 1-24.</w:t>
      </w:r>
      <w:r>
        <w:t xml:space="preserve"> </w:t>
      </w:r>
    </w:p>
  </w:comment>
  <w:comment w:id="16" w:author="Pedro Brandão" w:date="2025-11-04T15:27:00Z" w:initials="PB">
    <w:p w14:paraId="01620299" w14:textId="77777777" w:rsidR="00821A31" w:rsidRDefault="00821A31" w:rsidP="00821A31">
      <w:pPr>
        <w:pStyle w:val="CommentText"/>
        <w:jc w:val="left"/>
      </w:pPr>
      <w:r>
        <w:rPr>
          <w:rStyle w:val="CommentReference"/>
        </w:rPr>
        <w:annotationRef/>
      </w:r>
      <w:r>
        <w:t>Gotta cite the package ☺️</w:t>
      </w:r>
    </w:p>
  </w:comment>
  <w:comment w:id="17" w:author="Pedro Brandão" w:date="2025-11-04T15:30:00Z" w:initials="PB">
    <w:p w14:paraId="0AFFE76A" w14:textId="6326EACF" w:rsidR="00821A31" w:rsidRDefault="00821A31" w:rsidP="00821A31">
      <w:pPr>
        <w:pStyle w:val="CommentText"/>
        <w:jc w:val="left"/>
      </w:pPr>
      <w:r>
        <w:rPr>
          <w:rStyle w:val="CommentReference"/>
        </w:rPr>
        <w:annotationRef/>
      </w:r>
      <w:r>
        <w:t>If you are gonna say this then the rarefection curves have to be shown in the supplement at least</w:t>
      </w:r>
    </w:p>
  </w:comment>
  <w:comment w:id="18" w:author="Ryan Kelly" w:date="2025-11-25T11:32:00Z" w:initials="RK">
    <w:p w14:paraId="7FD921E4" w14:textId="77777777" w:rsidR="00174F8D" w:rsidRDefault="00174F8D" w:rsidP="00DF7C58">
      <w:pPr>
        <w:jc w:val="left"/>
      </w:pPr>
      <w:r>
        <w:rPr>
          <w:rStyle w:val="CommentReference"/>
        </w:rPr>
        <w:annotationRef/>
      </w:r>
      <w:r>
        <w:rPr>
          <w:sz w:val="20"/>
          <w:szCs w:val="20"/>
        </w:rPr>
        <w:t>agreed</w:t>
      </w:r>
    </w:p>
  </w:comment>
  <w:comment w:id="19" w:author="Pedro Brandão" w:date="2025-11-04T15:31:00Z" w:initials="PB">
    <w:p w14:paraId="11F5A75E" w14:textId="33BB5EA5" w:rsidR="00821A31" w:rsidRDefault="00821A31" w:rsidP="00821A31">
      <w:pPr>
        <w:pStyle w:val="CommentText"/>
        <w:jc w:val="left"/>
      </w:pPr>
      <w:r>
        <w:rPr>
          <w:rStyle w:val="CommentReference"/>
        </w:rPr>
        <w:annotationRef/>
      </w:r>
      <w:r>
        <w:t>Gotta change the font sizes on the axis here, specially in panels c and d. I cant read them</w:t>
      </w:r>
    </w:p>
  </w:comment>
  <w:comment w:id="22" w:author="Ryan Kelly" w:date="2025-11-25T11:50:00Z" w:initials="RK">
    <w:p w14:paraId="21F9B87C" w14:textId="77777777" w:rsidR="00CB49CE" w:rsidRDefault="00CB49CE" w:rsidP="00B65A69">
      <w:pPr>
        <w:jc w:val="left"/>
      </w:pPr>
      <w:r>
        <w:rPr>
          <w:rStyle w:val="CommentReference"/>
        </w:rPr>
        <w:annotationRef/>
      </w:r>
      <w:r>
        <w:rPr>
          <w:sz w:val="20"/>
          <w:szCs w:val="20"/>
        </w:rPr>
        <w:t>Need to revisit these results after the new analysis.</w:t>
      </w:r>
    </w:p>
  </w:comment>
  <w:comment w:id="23" w:author="Ryan Kelly" w:date="2025-11-25T11:51:00Z" w:initials="RK">
    <w:p w14:paraId="4D9E909E" w14:textId="77777777" w:rsidR="0031230F" w:rsidRDefault="0031230F" w:rsidP="00592B46">
      <w:pPr>
        <w:jc w:val="left"/>
      </w:pPr>
      <w:r>
        <w:rPr>
          <w:rStyle w:val="CommentReference"/>
        </w:rPr>
        <w:annotationRef/>
      </w:r>
      <w:r>
        <w:rPr>
          <w:sz w:val="20"/>
          <w:szCs w:val="20"/>
        </w:rPr>
        <w:t>I think these are all still true, but the numbers will need to change.</w:t>
      </w:r>
    </w:p>
  </w:comment>
  <w:comment w:id="44" w:author="Ryan Kelly" w:date="2025-11-25T11:51:00Z" w:initials="RK">
    <w:p w14:paraId="35C48601" w14:textId="77777777" w:rsidR="00952B41" w:rsidRDefault="00952B41" w:rsidP="009746A2">
      <w:pPr>
        <w:jc w:val="left"/>
      </w:pPr>
      <w:r>
        <w:rPr>
          <w:rStyle w:val="CommentReference"/>
        </w:rPr>
        <w:annotationRef/>
      </w:r>
      <w:r>
        <w:rPr>
          <w:sz w:val="20"/>
          <w:szCs w:val="20"/>
        </w:rPr>
        <w:t>I suspect these are small-sample-size artifacts; revisit using new analysis.</w:t>
      </w:r>
    </w:p>
  </w:comment>
  <w:comment w:id="56" w:author="Pedro Brandão" w:date="2025-11-04T16:25:00Z" w:initials="PB">
    <w:p w14:paraId="325C22F1" w14:textId="1CB894DC" w:rsidR="001E2973" w:rsidRDefault="001E2973" w:rsidP="001E2973">
      <w:pPr>
        <w:pStyle w:val="CommentText"/>
        <w:jc w:val="left"/>
      </w:pPr>
      <w:r>
        <w:rPr>
          <w:rStyle w:val="CommentReference"/>
        </w:rPr>
        <w:annotationRef/>
      </w:r>
      <w:r>
        <w:t>Repeat from the intro…. Maybe trim from the intro?</w:t>
      </w:r>
    </w:p>
  </w:comment>
  <w:comment w:id="79" w:author="Diana Alexandra Pazmiño Jaramillo" w:date="2025-11-22T13:37:00Z" w:initials="DAPJ">
    <w:p w14:paraId="7BCF503B" w14:textId="77777777" w:rsidR="009F0476" w:rsidRDefault="009F0476" w:rsidP="009F0476">
      <w:pPr>
        <w:jc w:val="left"/>
      </w:pPr>
      <w:r>
        <w:rPr>
          <w:rStyle w:val="CommentReference"/>
        </w:rPr>
        <w:annotationRef/>
      </w:r>
      <w:r>
        <w:rPr>
          <w:sz w:val="20"/>
          <w:szCs w:val="20"/>
        </w:rPr>
        <w:t>i mentiones in the methods that this citation is not on the reference list</w:t>
      </w:r>
    </w:p>
  </w:comment>
  <w:comment w:id="84" w:author="Diana Alexandra Pazmiño Jaramillo" w:date="2025-11-22T14:02:00Z" w:initials="DAPJ">
    <w:p w14:paraId="4FBAE136" w14:textId="77777777" w:rsidR="009F0476" w:rsidRDefault="009F0476" w:rsidP="009F0476">
      <w:pPr>
        <w:jc w:val="left"/>
      </w:pPr>
      <w:r>
        <w:rPr>
          <w:rStyle w:val="CommentReference"/>
        </w:rPr>
        <w:annotationRef/>
      </w:r>
      <w:r>
        <w:rPr>
          <w:sz w:val="20"/>
          <w:szCs w:val="20"/>
        </w:rPr>
        <w:t>is currently not on the reference list</w:t>
      </w:r>
    </w:p>
    <w:p w14:paraId="4F5EB4AD" w14:textId="77777777" w:rsidR="009F0476" w:rsidRDefault="009F0476" w:rsidP="009F0476">
      <w:pPr>
        <w:jc w:val="left"/>
      </w:pPr>
      <w:r>
        <w:rPr>
          <w:sz w:val="20"/>
          <w:szCs w:val="20"/>
        </w:rPr>
        <w:t>Longcore, T.,  Rich, C.</w:t>
      </w:r>
    </w:p>
    <w:p w14:paraId="7F462570" w14:textId="77777777" w:rsidR="009F0476" w:rsidRDefault="009F0476" w:rsidP="009F0476">
      <w:pPr>
        <w:jc w:val="left"/>
      </w:pPr>
      <w:r>
        <w:rPr>
          <w:sz w:val="20"/>
          <w:szCs w:val="20"/>
        </w:rPr>
        <w:t>Ecological light pollution</w:t>
      </w:r>
    </w:p>
    <w:p w14:paraId="37CEE1E9" w14:textId="77777777" w:rsidR="009F0476" w:rsidRDefault="009F0476" w:rsidP="009F0476">
      <w:pPr>
        <w:jc w:val="left"/>
      </w:pPr>
      <w:r>
        <w:rPr>
          <w:sz w:val="20"/>
          <w:szCs w:val="20"/>
        </w:rPr>
        <w:t>Front. Ecol. Environ., 2 (4) (2004), pp. 191-198, 10.1890/1540-9295(2004)002[0191:ELP]2.0.CO;2</w:t>
      </w:r>
    </w:p>
  </w:comment>
  <w:comment w:id="83" w:author="Ryan Kelly" w:date="2025-11-25T11:56:00Z" w:initials="RK">
    <w:p w14:paraId="52A5953D" w14:textId="77777777" w:rsidR="000C4431" w:rsidRDefault="000C4431" w:rsidP="00CF7339">
      <w:pPr>
        <w:jc w:val="left"/>
      </w:pPr>
      <w:r>
        <w:rPr>
          <w:rStyle w:val="CommentReference"/>
        </w:rPr>
        <w:annotationRef/>
      </w:r>
      <w:r>
        <w:rPr>
          <w:sz w:val="20"/>
          <w:szCs w:val="20"/>
        </w:rPr>
        <w:t>To me, this kind of comes out of nowhere. The paper was about organismal responses to light; whether this is good or bad from a policy perspective — or what one might do about it — never came up until now. I would omit this.</w:t>
      </w:r>
    </w:p>
  </w:comment>
  <w:comment w:id="115" w:author="Diana Alexandra Pazmiño Jaramillo" w:date="2025-11-22T14:05:00Z" w:initials="DAPJ">
    <w:p w14:paraId="5DAF0794" w14:textId="54B67609" w:rsidR="009F0476" w:rsidRDefault="009F0476" w:rsidP="009F0476">
      <w:pPr>
        <w:jc w:val="left"/>
      </w:pPr>
      <w:r>
        <w:rPr>
          <w:rStyle w:val="CommentReference"/>
        </w:rPr>
        <w:annotationRef/>
      </w:r>
      <w:r>
        <w:rPr>
          <w:sz w:val="20"/>
          <w:szCs w:val="20"/>
        </w:rPr>
        <w:t>not cited anywhere in the text</w:t>
      </w:r>
    </w:p>
  </w:comment>
  <w:comment w:id="136" w:author="Diana Alexandra Pazmiño Jaramillo" w:date="2025-11-22T14:06:00Z" w:initials="DAPJ">
    <w:p w14:paraId="10C9B590" w14:textId="77777777" w:rsidR="009F0476" w:rsidRDefault="009F0476" w:rsidP="009F0476">
      <w:pPr>
        <w:jc w:val="left"/>
      </w:pPr>
      <w:r>
        <w:rPr>
          <w:rStyle w:val="CommentReference"/>
        </w:rPr>
        <w:annotationRef/>
      </w:r>
      <w:r>
        <w:rPr>
          <w:sz w:val="20"/>
          <w:szCs w:val="20"/>
        </w:rPr>
        <w:t>not cited anywhere in the text</w:t>
      </w:r>
    </w:p>
  </w:comment>
  <w:comment w:id="142" w:author="Diana Alexandra Pazmiño Jaramillo" w:date="2025-11-22T14:06:00Z" w:initials="DAPJ">
    <w:p w14:paraId="6221CA89" w14:textId="77777777" w:rsidR="009F0476" w:rsidRDefault="009F0476" w:rsidP="009F0476">
      <w:pPr>
        <w:jc w:val="left"/>
      </w:pPr>
      <w:r>
        <w:rPr>
          <w:rStyle w:val="CommentReference"/>
        </w:rPr>
        <w:annotationRef/>
      </w:r>
      <w:r>
        <w:rPr>
          <w:sz w:val="20"/>
          <w:szCs w:val="20"/>
        </w:rPr>
        <w:t>not cited anywhere in the text</w:t>
      </w:r>
    </w:p>
  </w:comment>
  <w:comment w:id="170" w:author="Diana Pazmiño" w:date="2025-11-22T14:22:00Z" w:initials="DP">
    <w:p w14:paraId="7207ACD8" w14:textId="77777777" w:rsidR="009F0476" w:rsidRDefault="009F0476" w:rsidP="009F0476">
      <w:pPr>
        <w:jc w:val="left"/>
      </w:pPr>
      <w:r>
        <w:rPr>
          <w:rStyle w:val="CommentReference"/>
        </w:rPr>
        <w:annotationRef/>
      </w:r>
      <w:r>
        <w:rPr>
          <w:sz w:val="20"/>
          <w:szCs w:val="20"/>
        </w:rPr>
        <w:t>not cited anywhere in the text</w:t>
      </w:r>
    </w:p>
  </w:comment>
  <w:comment w:id="179" w:author="Diana Pazmiño" w:date="2025-11-22T14:23:00Z" w:initials="DP">
    <w:p w14:paraId="0A3866FA" w14:textId="77777777" w:rsidR="009F0476" w:rsidRDefault="009F0476" w:rsidP="009F0476">
      <w:pPr>
        <w:jc w:val="left"/>
      </w:pPr>
      <w:r>
        <w:rPr>
          <w:rStyle w:val="CommentReference"/>
        </w:rPr>
        <w:annotationRef/>
      </w:r>
      <w:r>
        <w:rPr>
          <w:sz w:val="20"/>
          <w:szCs w:val="20"/>
        </w:rPr>
        <w:t>not cited anywhere in the text</w:t>
      </w:r>
    </w:p>
  </w:comment>
  <w:comment w:id="215" w:author="Diana Pazmiño" w:date="2025-11-22T14:23:00Z" w:initials="DP">
    <w:p w14:paraId="1AF7201A" w14:textId="77777777" w:rsidR="009F0476" w:rsidRDefault="009F0476" w:rsidP="009F0476">
      <w:pPr>
        <w:jc w:val="left"/>
      </w:pPr>
      <w:r>
        <w:rPr>
          <w:rStyle w:val="CommentReference"/>
        </w:rPr>
        <w:annotationRef/>
      </w:r>
      <w:r>
        <w:rPr>
          <w:sz w:val="20"/>
          <w:szCs w:val="20"/>
        </w:rPr>
        <w:t>not cited anywhere in the text</w:t>
      </w:r>
    </w:p>
  </w:comment>
  <w:comment w:id="247" w:author="Diana Pazmiño" w:date="2025-11-22T14:23:00Z" w:initials="DP">
    <w:p w14:paraId="4F4C7A40" w14:textId="77777777" w:rsidR="009F0476" w:rsidRDefault="009F0476" w:rsidP="009F0476">
      <w:pPr>
        <w:jc w:val="left"/>
      </w:pPr>
      <w:r>
        <w:rPr>
          <w:rStyle w:val="CommentReference"/>
        </w:rPr>
        <w:annotationRef/>
      </w:r>
      <w:r>
        <w:rPr>
          <w:sz w:val="20"/>
          <w:szCs w:val="20"/>
        </w:rPr>
        <w:t>not cited anywhere in the text</w:t>
      </w:r>
    </w:p>
  </w:comment>
  <w:comment w:id="253" w:author="Diana Pazmiño" w:date="2025-11-22T14:29:00Z" w:initials="DP">
    <w:p w14:paraId="6B21BC93" w14:textId="77777777" w:rsidR="009F0476" w:rsidRDefault="009F0476" w:rsidP="009F0476">
      <w:pPr>
        <w:jc w:val="left"/>
      </w:pPr>
      <w:r>
        <w:rPr>
          <w:rStyle w:val="CommentReference"/>
        </w:rPr>
        <w:annotationRef/>
      </w:r>
      <w:r>
        <w:rPr>
          <w:sz w:val="20"/>
          <w:szCs w:val="20"/>
        </w:rPr>
        <w:t>not cited anywhere in the text</w:t>
      </w:r>
    </w:p>
  </w:comment>
  <w:comment w:id="371" w:author="Diana Pazmiño" w:date="2025-11-22T14:26:00Z" w:initials="DP">
    <w:p w14:paraId="413E3488" w14:textId="346E8973" w:rsidR="009F0476" w:rsidRDefault="009F0476" w:rsidP="009F0476">
      <w:pPr>
        <w:jc w:val="left"/>
      </w:pPr>
      <w:r>
        <w:rPr>
          <w:rStyle w:val="CommentReference"/>
        </w:rPr>
        <w:annotationRef/>
      </w:r>
      <w:r>
        <w:rPr>
          <w:sz w:val="20"/>
          <w:szCs w:val="20"/>
        </w:rPr>
        <w:t>not cited anywhere in the text</w:t>
      </w:r>
    </w:p>
  </w:comment>
  <w:comment w:id="404" w:author="Diana Pazmiño" w:date="2025-11-22T14:26:00Z" w:initials="DP">
    <w:p w14:paraId="789DD525" w14:textId="77777777" w:rsidR="009F0476" w:rsidRDefault="009F0476" w:rsidP="009F0476">
      <w:pPr>
        <w:jc w:val="left"/>
      </w:pPr>
      <w:r>
        <w:rPr>
          <w:rStyle w:val="CommentReference"/>
        </w:rPr>
        <w:annotationRef/>
      </w:r>
      <w:r>
        <w:rPr>
          <w:sz w:val="20"/>
          <w:szCs w:val="20"/>
        </w:rPr>
        <w:t>not cited anywhere in the text</w:t>
      </w:r>
    </w:p>
  </w:comment>
  <w:comment w:id="418" w:author="Diana Pazmiño" w:date="2025-11-22T14:26:00Z" w:initials="DP">
    <w:p w14:paraId="1064B0DB" w14:textId="77777777" w:rsidR="009F0476" w:rsidRDefault="009F0476" w:rsidP="009F0476">
      <w:pPr>
        <w:jc w:val="left"/>
      </w:pPr>
      <w:r>
        <w:rPr>
          <w:rStyle w:val="CommentReference"/>
        </w:rPr>
        <w:annotationRef/>
      </w:r>
      <w:r>
        <w:rPr>
          <w:sz w:val="20"/>
          <w:szCs w:val="20"/>
        </w:rPr>
        <w:t>not cited anywhere in the text</w:t>
      </w:r>
    </w:p>
  </w:comment>
  <w:comment w:id="432" w:author="Diana Pazmiño" w:date="2025-11-22T14:27:00Z" w:initials="DP">
    <w:p w14:paraId="6D71063F" w14:textId="77777777" w:rsidR="009F0476" w:rsidRDefault="009F0476" w:rsidP="009F0476">
      <w:pPr>
        <w:jc w:val="left"/>
      </w:pPr>
      <w:r>
        <w:rPr>
          <w:rStyle w:val="CommentReference"/>
        </w:rPr>
        <w:annotationRef/>
      </w:r>
      <w:r>
        <w:rPr>
          <w:sz w:val="20"/>
          <w:szCs w:val="20"/>
        </w:rPr>
        <w:t>not cited anywhere in the text</w:t>
      </w:r>
    </w:p>
  </w:comment>
  <w:comment w:id="461" w:author="Diana Pazmiño" w:date="2025-11-22T14:28:00Z" w:initials="DP">
    <w:p w14:paraId="63F06E19" w14:textId="77777777" w:rsidR="009F0476" w:rsidRDefault="009F0476" w:rsidP="009F0476">
      <w:pPr>
        <w:jc w:val="left"/>
      </w:pPr>
      <w:r>
        <w:rPr>
          <w:rStyle w:val="CommentReference"/>
        </w:rPr>
        <w:annotationRef/>
      </w:r>
      <w:r>
        <w:rPr>
          <w:sz w:val="20"/>
          <w:szCs w:val="20"/>
        </w:rPr>
        <w:t>not cited anywhere in the text</w:t>
      </w:r>
    </w:p>
  </w:comment>
  <w:comment w:id="484" w:author="Pedro Brandão" w:date="2025-11-04T16:10:00Z" w:initials="PB">
    <w:p w14:paraId="7A7AEB5F" w14:textId="164291D4" w:rsidR="00F14503" w:rsidRDefault="00F14503" w:rsidP="00F14503">
      <w:pPr>
        <w:pStyle w:val="CommentText"/>
        <w:jc w:val="left"/>
      </w:pPr>
      <w:r>
        <w:rPr>
          <w:rStyle w:val="CommentReference"/>
        </w:rPr>
        <w:annotationRef/>
      </w:r>
      <w:r>
        <w:t>Ok, show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6AB0B0" w15:done="0"/>
  <w15:commentEx w15:paraId="4C3AC72F" w15:done="0"/>
  <w15:commentEx w15:paraId="6E01700E" w15:done="0"/>
  <w15:commentEx w15:paraId="614FBC5C" w15:done="0"/>
  <w15:commentEx w15:paraId="4AF9ED03" w15:done="0"/>
  <w15:commentEx w15:paraId="3482ACA6" w15:done="0"/>
  <w15:commentEx w15:paraId="01620299" w15:paraIdParent="3482ACA6" w15:done="0"/>
  <w15:commentEx w15:paraId="0AFFE76A" w15:done="0"/>
  <w15:commentEx w15:paraId="7FD921E4" w15:paraIdParent="0AFFE76A" w15:done="0"/>
  <w15:commentEx w15:paraId="11F5A75E" w15:done="0"/>
  <w15:commentEx w15:paraId="21F9B87C" w15:done="0"/>
  <w15:commentEx w15:paraId="4D9E909E" w15:done="0"/>
  <w15:commentEx w15:paraId="35C48601" w15:done="0"/>
  <w15:commentEx w15:paraId="325C22F1" w15:done="0"/>
  <w15:commentEx w15:paraId="7BCF503B" w15:done="0"/>
  <w15:commentEx w15:paraId="37CEE1E9" w15:done="0"/>
  <w15:commentEx w15:paraId="52A5953D" w15:done="0"/>
  <w15:commentEx w15:paraId="5DAF0794" w15:done="0"/>
  <w15:commentEx w15:paraId="10C9B590" w15:done="0"/>
  <w15:commentEx w15:paraId="6221CA89" w15:done="0"/>
  <w15:commentEx w15:paraId="7207ACD8" w15:done="0"/>
  <w15:commentEx w15:paraId="0A3866FA" w15:done="0"/>
  <w15:commentEx w15:paraId="1AF7201A" w15:done="0"/>
  <w15:commentEx w15:paraId="4F4C7A40" w15:done="0"/>
  <w15:commentEx w15:paraId="6B21BC93" w15:done="0"/>
  <w15:commentEx w15:paraId="413E3488" w15:done="0"/>
  <w15:commentEx w15:paraId="789DD525" w15:done="0"/>
  <w15:commentEx w15:paraId="1064B0DB" w15:done="0"/>
  <w15:commentEx w15:paraId="6D71063F" w15:done="0"/>
  <w15:commentEx w15:paraId="63F06E19" w15:done="0"/>
  <w15:commentEx w15:paraId="7A7AEB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00F22" w16cex:dateUtc="2025-11-25T19:18:00Z"/>
  <w16cex:commentExtensible w16cex:durableId="2CD00F97" w16cex:dateUtc="2025-11-25T19:20:00Z"/>
  <w16cex:commentExtensible w16cex:durableId="1DF792F1" w16cex:dateUtc="2025-11-04T23:22:00Z"/>
  <w16cex:commentExtensible w16cex:durableId="2CD01163" w16cex:dateUtc="2025-11-25T19:28:00Z"/>
  <w16cex:commentExtensible w16cex:durableId="2CD0116F" w16cex:dateUtc="2025-11-25T19:28:00Z"/>
  <w16cex:commentExtensible w16cex:durableId="74881D8D" w16cex:dateUtc="2025-11-04T23:27:00Z"/>
  <w16cex:commentExtensible w16cex:durableId="04538A2F" w16cex:dateUtc="2025-11-04T23:27:00Z"/>
  <w16cex:commentExtensible w16cex:durableId="283CCD2A" w16cex:dateUtc="2025-11-04T23:30:00Z"/>
  <w16cex:commentExtensible w16cex:durableId="2CD01255" w16cex:dateUtc="2025-11-25T19:32:00Z"/>
  <w16cex:commentExtensible w16cex:durableId="7CF14BE9" w16cex:dateUtc="2025-11-04T23:31:00Z"/>
  <w16cex:commentExtensible w16cex:durableId="2CD01677" w16cex:dateUtc="2025-11-25T19:50:00Z"/>
  <w16cex:commentExtensible w16cex:durableId="2CD016AC" w16cex:dateUtc="2025-11-25T19:51:00Z"/>
  <w16cex:commentExtensible w16cex:durableId="2CD016DF" w16cex:dateUtc="2025-11-25T19:51:00Z"/>
  <w16cex:commentExtensible w16cex:durableId="2A841757" w16cex:dateUtc="2025-11-05T00:25:00Z"/>
  <w16cex:commentExtensible w16cex:durableId="4B34B456" w16cex:dateUtc="2025-11-22T19:37:00Z"/>
  <w16cex:commentExtensible w16cex:durableId="1C383334" w16cex:dateUtc="2025-11-22T20:02:00Z"/>
  <w16cex:commentExtensible w16cex:durableId="2CD017F3" w16cex:dateUtc="2025-11-25T19:56:00Z"/>
  <w16cex:commentExtensible w16cex:durableId="4585999C" w16cex:dateUtc="2025-11-22T20:05:00Z"/>
  <w16cex:commentExtensible w16cex:durableId="617A4147" w16cex:dateUtc="2025-11-22T20:06:00Z"/>
  <w16cex:commentExtensible w16cex:durableId="5DB013C0" w16cex:dateUtc="2025-11-22T20:06:00Z"/>
  <w16cex:commentExtensible w16cex:durableId="035E8FD5" w16cex:dateUtc="2025-11-22T20:22:00Z"/>
  <w16cex:commentExtensible w16cex:durableId="2A6A8BD1" w16cex:dateUtc="2025-11-22T20:23:00Z"/>
  <w16cex:commentExtensible w16cex:durableId="37BA8012" w16cex:dateUtc="2025-11-22T20:23:00Z"/>
  <w16cex:commentExtensible w16cex:durableId="4873AD58" w16cex:dateUtc="2025-11-22T20:23:00Z"/>
  <w16cex:commentExtensible w16cex:durableId="4795CEE1" w16cex:dateUtc="2025-11-22T20:29:00Z"/>
  <w16cex:commentExtensible w16cex:durableId="7E651AA0" w16cex:dateUtc="2025-11-22T20:26:00Z"/>
  <w16cex:commentExtensible w16cex:durableId="208525A8" w16cex:dateUtc="2025-11-22T20:26:00Z"/>
  <w16cex:commentExtensible w16cex:durableId="149B9684" w16cex:dateUtc="2025-11-22T20:26:00Z"/>
  <w16cex:commentExtensible w16cex:durableId="443A77AB" w16cex:dateUtc="2025-11-22T20:27:00Z"/>
  <w16cex:commentExtensible w16cex:durableId="7DA99ABC" w16cex:dateUtc="2025-11-22T20:28:00Z"/>
  <w16cex:commentExtensible w16cex:durableId="14372BE6" w16cex:dateUtc="2025-11-05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6AB0B0" w16cid:durableId="2CD00F22"/>
  <w16cid:commentId w16cid:paraId="4C3AC72F" w16cid:durableId="2CD00F97"/>
  <w16cid:commentId w16cid:paraId="6E01700E" w16cid:durableId="1DF792F1"/>
  <w16cid:commentId w16cid:paraId="614FBC5C" w16cid:durableId="2CD01163"/>
  <w16cid:commentId w16cid:paraId="4AF9ED03" w16cid:durableId="2CD0116F"/>
  <w16cid:commentId w16cid:paraId="3482ACA6" w16cid:durableId="74881D8D"/>
  <w16cid:commentId w16cid:paraId="01620299" w16cid:durableId="04538A2F"/>
  <w16cid:commentId w16cid:paraId="0AFFE76A" w16cid:durableId="283CCD2A"/>
  <w16cid:commentId w16cid:paraId="7FD921E4" w16cid:durableId="2CD01255"/>
  <w16cid:commentId w16cid:paraId="11F5A75E" w16cid:durableId="7CF14BE9"/>
  <w16cid:commentId w16cid:paraId="21F9B87C" w16cid:durableId="2CD01677"/>
  <w16cid:commentId w16cid:paraId="4D9E909E" w16cid:durableId="2CD016AC"/>
  <w16cid:commentId w16cid:paraId="35C48601" w16cid:durableId="2CD016DF"/>
  <w16cid:commentId w16cid:paraId="325C22F1" w16cid:durableId="2A841757"/>
  <w16cid:commentId w16cid:paraId="7BCF503B" w16cid:durableId="4B34B456"/>
  <w16cid:commentId w16cid:paraId="37CEE1E9" w16cid:durableId="1C383334"/>
  <w16cid:commentId w16cid:paraId="52A5953D" w16cid:durableId="2CD017F3"/>
  <w16cid:commentId w16cid:paraId="5DAF0794" w16cid:durableId="4585999C"/>
  <w16cid:commentId w16cid:paraId="10C9B590" w16cid:durableId="617A4147"/>
  <w16cid:commentId w16cid:paraId="6221CA89" w16cid:durableId="5DB013C0"/>
  <w16cid:commentId w16cid:paraId="7207ACD8" w16cid:durableId="035E8FD5"/>
  <w16cid:commentId w16cid:paraId="0A3866FA" w16cid:durableId="2A6A8BD1"/>
  <w16cid:commentId w16cid:paraId="1AF7201A" w16cid:durableId="37BA8012"/>
  <w16cid:commentId w16cid:paraId="4F4C7A40" w16cid:durableId="4873AD58"/>
  <w16cid:commentId w16cid:paraId="6B21BC93" w16cid:durableId="4795CEE1"/>
  <w16cid:commentId w16cid:paraId="413E3488" w16cid:durableId="7E651AA0"/>
  <w16cid:commentId w16cid:paraId="789DD525" w16cid:durableId="208525A8"/>
  <w16cid:commentId w16cid:paraId="1064B0DB" w16cid:durableId="149B9684"/>
  <w16cid:commentId w16cid:paraId="6D71063F" w16cid:durableId="443A77AB"/>
  <w16cid:commentId w16cid:paraId="63F06E19" w16cid:durableId="7DA99ABC"/>
  <w16cid:commentId w16cid:paraId="7A7AEB5F" w16cid:durableId="14372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E8C5" w14:textId="77777777" w:rsidR="008575AB" w:rsidRDefault="008575AB">
      <w:pPr>
        <w:spacing w:line="240" w:lineRule="auto"/>
      </w:pPr>
      <w:r>
        <w:separator/>
      </w:r>
    </w:p>
  </w:endnote>
  <w:endnote w:type="continuationSeparator" w:id="0">
    <w:p w14:paraId="0E52EE30" w14:textId="77777777" w:rsidR="008575AB" w:rsidRDefault="008575AB">
      <w:pPr>
        <w:spacing w:line="240" w:lineRule="auto"/>
      </w:pPr>
      <w:r>
        <w:continuationSeparator/>
      </w:r>
    </w:p>
  </w:endnote>
  <w:endnote w:type="continuationNotice" w:id="1">
    <w:p w14:paraId="72A11752" w14:textId="77777777" w:rsidR="008575AB" w:rsidRDefault="008575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96053FA-467D-8A4C-A26B-AC97B08EBC5F}"/>
    <w:embedBold r:id="rId2" w:fontKey="{C19C549E-A27F-7C4E-BC7D-44DAAD6BD1B1}"/>
    <w:embedItalic r:id="rId3" w:fontKey="{567F6AAD-5E23-414B-B088-D5C3B2F059BF}"/>
  </w:font>
  <w:font w:name="Symbol">
    <w:panose1 w:val="05050102010706020507"/>
    <w:charset w:val="02"/>
    <w:family w:val="decorative"/>
    <w:pitch w:val="variable"/>
    <w:sig w:usb0="00000000" w:usb1="10000000" w:usb2="00000000" w:usb3="00000000" w:csb0="80000000" w:csb1="00000000"/>
    <w:embedRegular r:id="rId4" w:fontKey="{4B452B2B-49C9-8F4B-8A0D-56D043C5FEEA}"/>
  </w:font>
  <w:font w:name="Courier New">
    <w:panose1 w:val="02070309020205020404"/>
    <w:charset w:val="00"/>
    <w:family w:val="modern"/>
    <w:pitch w:val="fixed"/>
    <w:sig w:usb0="E0002AFF" w:usb1="C0007843" w:usb2="00000009" w:usb3="00000000" w:csb0="000001FF" w:csb1="00000000"/>
    <w:embedRegular r:id="rId5" w:fontKey="{9AFC67C7-0494-044D-9EB6-E60EAC3C5017}"/>
  </w:font>
  <w:font w:name="Wingdings">
    <w:panose1 w:val="05000000000000000000"/>
    <w:charset w:val="4D"/>
    <w:family w:val="decorative"/>
    <w:pitch w:val="variable"/>
    <w:sig w:usb0="00000003" w:usb1="00000000" w:usb2="00000000" w:usb3="00000000" w:csb0="80000001" w:csb1="00000000"/>
    <w:embedRegular r:id="rId6" w:fontKey="{731C14E2-2080-4F48-8A44-59210EF77ABC}"/>
  </w:font>
  <w:font w:name="Arial">
    <w:panose1 w:val="020B0604020202020204"/>
    <w:charset w:val="00"/>
    <w:family w:val="swiss"/>
    <w:pitch w:val="variable"/>
    <w:sig w:usb0="E0002AFF" w:usb1="C0007843" w:usb2="00000009" w:usb3="00000000" w:csb0="000001FF" w:csb1="00000000"/>
    <w:embedRegular r:id="rId7" w:fontKey="{2AFC88A4-C3F6-8A4C-8D04-7A91B6B0EDDB}"/>
    <w:embedBold r:id="rId8" w:fontKey="{661FF40F-621D-B24C-AB36-F42ACBFAE21A}"/>
    <w:embedItalic r:id="rId9" w:fontKey="{48F74DE3-28BC-3346-B315-D6550D8045D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10" w:fontKey="{25BD6B3A-D1EC-BE4C-830C-9FD730038575}"/>
    <w:embedItalic r:id="rId11" w:fontKey="{B2E7CDB9-82E7-134A-AF98-35F7B5F371BE}"/>
  </w:font>
  <w:font w:name="Calibri">
    <w:panose1 w:val="020F0502020204030204"/>
    <w:charset w:val="00"/>
    <w:family w:val="swiss"/>
    <w:pitch w:val="variable"/>
    <w:sig w:usb0="E0002AFF" w:usb1="C000247B" w:usb2="00000009" w:usb3="00000000" w:csb0="000001FF" w:csb1="00000000"/>
    <w:embedRegular r:id="rId12" w:fontKey="{5CE360C8-5FA1-454D-87F6-3C65DE200879}"/>
  </w:font>
  <w:font w:name="Cambria">
    <w:panose1 w:val="02040503050406030204"/>
    <w:charset w:val="00"/>
    <w:family w:val="roman"/>
    <w:pitch w:val="variable"/>
    <w:sig w:usb0="E00002FF" w:usb1="400004FF" w:usb2="00000000" w:usb3="00000000" w:csb0="0000019F" w:csb1="00000000"/>
    <w:embedRegular r:id="rId13" w:fontKey="{302AAFED-4D6C-0C47-A689-1123571D45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B8FE" w14:textId="77777777" w:rsidR="008575AB" w:rsidRDefault="008575AB">
      <w:pPr>
        <w:spacing w:line="240" w:lineRule="auto"/>
      </w:pPr>
      <w:r>
        <w:separator/>
      </w:r>
    </w:p>
  </w:footnote>
  <w:footnote w:type="continuationSeparator" w:id="0">
    <w:p w14:paraId="7B009903" w14:textId="77777777" w:rsidR="008575AB" w:rsidRDefault="008575AB">
      <w:pPr>
        <w:spacing w:line="240" w:lineRule="auto"/>
      </w:pPr>
      <w:r>
        <w:continuationSeparator/>
      </w:r>
    </w:p>
  </w:footnote>
  <w:footnote w:type="continuationNotice" w:id="1">
    <w:p w14:paraId="17776E12" w14:textId="77777777" w:rsidR="008575AB" w:rsidRDefault="008575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393"/>
    <w:multiLevelType w:val="multilevel"/>
    <w:tmpl w:val="BC0C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E783B"/>
    <w:multiLevelType w:val="multilevel"/>
    <w:tmpl w:val="5F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2460D"/>
    <w:multiLevelType w:val="multilevel"/>
    <w:tmpl w:val="65FCC97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3C597B"/>
    <w:multiLevelType w:val="hybridMultilevel"/>
    <w:tmpl w:val="31A031C6"/>
    <w:lvl w:ilvl="0" w:tplc="92E4D7E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24532817">
    <w:abstractNumId w:val="0"/>
  </w:num>
  <w:num w:numId="2" w16cid:durableId="540477743">
    <w:abstractNumId w:val="3"/>
  </w:num>
  <w:num w:numId="3" w16cid:durableId="1664892869">
    <w:abstractNumId w:val="1"/>
  </w:num>
  <w:num w:numId="4" w16cid:durableId="18261175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rson w15:author="Ryan Kelly">
    <w15:presenceInfo w15:providerId="AD" w15:userId="S::rpkelly@uw.edu::bdd078d1-2c18-4ae4-92e7-09a089cd5dac"/>
  </w15:person>
  <w15:person w15:author="Pedro Brandão">
    <w15:presenceInfo w15:providerId="Windows Live" w15:userId="a225a870ef539331"/>
  </w15:person>
  <w15:person w15:author="Diana Alexandra Pazmiño Jaramillo">
    <w15:presenceInfo w15:providerId="AD" w15:userId="S::dapazmino@usfq.edu.ec::c974a551-1350-4b08-9806-a4e1b4e531b8"/>
  </w15:person>
  <w15:person w15:author="Diana Pazmiño">
    <w15:presenceInfo w15:providerId="AD" w15:userId="S::dapazmino@usfq.edu.ec::c974a551-1350-4b08-9806-a4e1b4e53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8"/>
    <w:rsid w:val="00007104"/>
    <w:rsid w:val="00013D89"/>
    <w:rsid w:val="00021C5B"/>
    <w:rsid w:val="000254DB"/>
    <w:rsid w:val="00033174"/>
    <w:rsid w:val="00035B5E"/>
    <w:rsid w:val="00042A0D"/>
    <w:rsid w:val="00052943"/>
    <w:rsid w:val="00060A8D"/>
    <w:rsid w:val="000633A4"/>
    <w:rsid w:val="000657B3"/>
    <w:rsid w:val="00070638"/>
    <w:rsid w:val="000745BE"/>
    <w:rsid w:val="00074D4B"/>
    <w:rsid w:val="00091832"/>
    <w:rsid w:val="000A1965"/>
    <w:rsid w:val="000A6B8D"/>
    <w:rsid w:val="000B1DD3"/>
    <w:rsid w:val="000C3E54"/>
    <w:rsid w:val="000C3F4A"/>
    <w:rsid w:val="000C4431"/>
    <w:rsid w:val="000D3DF4"/>
    <w:rsid w:val="000D7270"/>
    <w:rsid w:val="000E52EB"/>
    <w:rsid w:val="000E5B6A"/>
    <w:rsid w:val="000F08FD"/>
    <w:rsid w:val="00104425"/>
    <w:rsid w:val="0012037D"/>
    <w:rsid w:val="001253DC"/>
    <w:rsid w:val="0014105C"/>
    <w:rsid w:val="00142520"/>
    <w:rsid w:val="00174F8D"/>
    <w:rsid w:val="00177FFE"/>
    <w:rsid w:val="001A462C"/>
    <w:rsid w:val="001E1165"/>
    <w:rsid w:val="001E2973"/>
    <w:rsid w:val="001E4857"/>
    <w:rsid w:val="001F418E"/>
    <w:rsid w:val="002013DB"/>
    <w:rsid w:val="00202C10"/>
    <w:rsid w:val="002156E5"/>
    <w:rsid w:val="0021595A"/>
    <w:rsid w:val="00215BEC"/>
    <w:rsid w:val="00220BBC"/>
    <w:rsid w:val="00222459"/>
    <w:rsid w:val="002233A6"/>
    <w:rsid w:val="0022492A"/>
    <w:rsid w:val="00232CAD"/>
    <w:rsid w:val="00235567"/>
    <w:rsid w:val="00250E75"/>
    <w:rsid w:val="00254ADA"/>
    <w:rsid w:val="0025501B"/>
    <w:rsid w:val="0025509F"/>
    <w:rsid w:val="00265372"/>
    <w:rsid w:val="00281EB2"/>
    <w:rsid w:val="00293553"/>
    <w:rsid w:val="002A09C8"/>
    <w:rsid w:val="002A1769"/>
    <w:rsid w:val="002B0EEA"/>
    <w:rsid w:val="002B4584"/>
    <w:rsid w:val="002C70E3"/>
    <w:rsid w:val="002D1E9C"/>
    <w:rsid w:val="002F1142"/>
    <w:rsid w:val="002F202E"/>
    <w:rsid w:val="002F289F"/>
    <w:rsid w:val="002F318D"/>
    <w:rsid w:val="00301EFE"/>
    <w:rsid w:val="00305CD6"/>
    <w:rsid w:val="0030645E"/>
    <w:rsid w:val="0031230F"/>
    <w:rsid w:val="003239D1"/>
    <w:rsid w:val="00325017"/>
    <w:rsid w:val="00344DE5"/>
    <w:rsid w:val="0035633F"/>
    <w:rsid w:val="0036183E"/>
    <w:rsid w:val="00371BA1"/>
    <w:rsid w:val="00390FE4"/>
    <w:rsid w:val="0039153D"/>
    <w:rsid w:val="00394D78"/>
    <w:rsid w:val="00395CB1"/>
    <w:rsid w:val="003B2BC9"/>
    <w:rsid w:val="003B3078"/>
    <w:rsid w:val="003C064D"/>
    <w:rsid w:val="003D1719"/>
    <w:rsid w:val="003E0ABC"/>
    <w:rsid w:val="003E52B3"/>
    <w:rsid w:val="003E7888"/>
    <w:rsid w:val="003F5BB5"/>
    <w:rsid w:val="003F6DDB"/>
    <w:rsid w:val="0040042A"/>
    <w:rsid w:val="00403E0D"/>
    <w:rsid w:val="0040536C"/>
    <w:rsid w:val="00422E7F"/>
    <w:rsid w:val="004425B5"/>
    <w:rsid w:val="0044392B"/>
    <w:rsid w:val="00467792"/>
    <w:rsid w:val="00474501"/>
    <w:rsid w:val="00475AF3"/>
    <w:rsid w:val="00480529"/>
    <w:rsid w:val="004867B4"/>
    <w:rsid w:val="0049631D"/>
    <w:rsid w:val="00496D4B"/>
    <w:rsid w:val="00497DFF"/>
    <w:rsid w:val="004C19D6"/>
    <w:rsid w:val="004C457F"/>
    <w:rsid w:val="004E2461"/>
    <w:rsid w:val="004E75E6"/>
    <w:rsid w:val="004F7D06"/>
    <w:rsid w:val="00514DB3"/>
    <w:rsid w:val="00515A76"/>
    <w:rsid w:val="00527F3E"/>
    <w:rsid w:val="005369F6"/>
    <w:rsid w:val="00537F59"/>
    <w:rsid w:val="00540F61"/>
    <w:rsid w:val="00546E0A"/>
    <w:rsid w:val="00575253"/>
    <w:rsid w:val="00586129"/>
    <w:rsid w:val="005E0BBD"/>
    <w:rsid w:val="005E0D69"/>
    <w:rsid w:val="005E2F44"/>
    <w:rsid w:val="005F57DC"/>
    <w:rsid w:val="00600D47"/>
    <w:rsid w:val="00605E6C"/>
    <w:rsid w:val="006103A2"/>
    <w:rsid w:val="00610695"/>
    <w:rsid w:val="00612363"/>
    <w:rsid w:val="00613B8F"/>
    <w:rsid w:val="00667E1B"/>
    <w:rsid w:val="00671494"/>
    <w:rsid w:val="0067393B"/>
    <w:rsid w:val="006828C2"/>
    <w:rsid w:val="00693A3E"/>
    <w:rsid w:val="006974C4"/>
    <w:rsid w:val="006A3613"/>
    <w:rsid w:val="006B3E5A"/>
    <w:rsid w:val="006C64C3"/>
    <w:rsid w:val="006D0050"/>
    <w:rsid w:val="006D3E75"/>
    <w:rsid w:val="006D598D"/>
    <w:rsid w:val="006E0E0F"/>
    <w:rsid w:val="006F1B24"/>
    <w:rsid w:val="006F5002"/>
    <w:rsid w:val="006F563D"/>
    <w:rsid w:val="0070725D"/>
    <w:rsid w:val="00711C7A"/>
    <w:rsid w:val="00722619"/>
    <w:rsid w:val="00722A6F"/>
    <w:rsid w:val="00722E81"/>
    <w:rsid w:val="007308D9"/>
    <w:rsid w:val="007328EB"/>
    <w:rsid w:val="00733686"/>
    <w:rsid w:val="0074753B"/>
    <w:rsid w:val="00772D6B"/>
    <w:rsid w:val="007A0799"/>
    <w:rsid w:val="007A4149"/>
    <w:rsid w:val="007B3689"/>
    <w:rsid w:val="007C5090"/>
    <w:rsid w:val="007C6192"/>
    <w:rsid w:val="007D0158"/>
    <w:rsid w:val="007D5868"/>
    <w:rsid w:val="007E3553"/>
    <w:rsid w:val="007F0B0E"/>
    <w:rsid w:val="007F30DB"/>
    <w:rsid w:val="00800B51"/>
    <w:rsid w:val="00821A31"/>
    <w:rsid w:val="00822BD2"/>
    <w:rsid w:val="008301CA"/>
    <w:rsid w:val="00842ECA"/>
    <w:rsid w:val="008452A3"/>
    <w:rsid w:val="0085653C"/>
    <w:rsid w:val="008575AB"/>
    <w:rsid w:val="008629C2"/>
    <w:rsid w:val="00874A50"/>
    <w:rsid w:val="008753B9"/>
    <w:rsid w:val="008777FB"/>
    <w:rsid w:val="00884F01"/>
    <w:rsid w:val="00890B26"/>
    <w:rsid w:val="00895AF3"/>
    <w:rsid w:val="00896694"/>
    <w:rsid w:val="008F6E80"/>
    <w:rsid w:val="00915635"/>
    <w:rsid w:val="0091627E"/>
    <w:rsid w:val="009173D4"/>
    <w:rsid w:val="00930B5A"/>
    <w:rsid w:val="009403B4"/>
    <w:rsid w:val="00942A5D"/>
    <w:rsid w:val="00952B41"/>
    <w:rsid w:val="00954199"/>
    <w:rsid w:val="00961D26"/>
    <w:rsid w:val="0097558F"/>
    <w:rsid w:val="009F0476"/>
    <w:rsid w:val="00A02BA3"/>
    <w:rsid w:val="00A37F95"/>
    <w:rsid w:val="00A44E3E"/>
    <w:rsid w:val="00A522AB"/>
    <w:rsid w:val="00A53347"/>
    <w:rsid w:val="00A57722"/>
    <w:rsid w:val="00A57BC5"/>
    <w:rsid w:val="00A67464"/>
    <w:rsid w:val="00A674F7"/>
    <w:rsid w:val="00A70D3B"/>
    <w:rsid w:val="00A7518C"/>
    <w:rsid w:val="00A77BD3"/>
    <w:rsid w:val="00AA6702"/>
    <w:rsid w:val="00AA78D9"/>
    <w:rsid w:val="00AC3391"/>
    <w:rsid w:val="00AE582D"/>
    <w:rsid w:val="00AF5903"/>
    <w:rsid w:val="00AF6438"/>
    <w:rsid w:val="00B03764"/>
    <w:rsid w:val="00B03FAF"/>
    <w:rsid w:val="00B077CF"/>
    <w:rsid w:val="00B078DE"/>
    <w:rsid w:val="00B10A63"/>
    <w:rsid w:val="00B17CD6"/>
    <w:rsid w:val="00B20C73"/>
    <w:rsid w:val="00B25F2E"/>
    <w:rsid w:val="00B275FA"/>
    <w:rsid w:val="00B30010"/>
    <w:rsid w:val="00B3542E"/>
    <w:rsid w:val="00B37ED5"/>
    <w:rsid w:val="00B411B4"/>
    <w:rsid w:val="00B5107E"/>
    <w:rsid w:val="00B5592F"/>
    <w:rsid w:val="00B5699D"/>
    <w:rsid w:val="00B66218"/>
    <w:rsid w:val="00B66BD7"/>
    <w:rsid w:val="00B674BF"/>
    <w:rsid w:val="00B73A0F"/>
    <w:rsid w:val="00B902D1"/>
    <w:rsid w:val="00BB49B5"/>
    <w:rsid w:val="00BB6646"/>
    <w:rsid w:val="00BB664A"/>
    <w:rsid w:val="00BC3A8E"/>
    <w:rsid w:val="00BD7413"/>
    <w:rsid w:val="00C04613"/>
    <w:rsid w:val="00C14878"/>
    <w:rsid w:val="00C72468"/>
    <w:rsid w:val="00C73EBF"/>
    <w:rsid w:val="00C81699"/>
    <w:rsid w:val="00C8287D"/>
    <w:rsid w:val="00C87A5F"/>
    <w:rsid w:val="00CA06A2"/>
    <w:rsid w:val="00CA0EA6"/>
    <w:rsid w:val="00CA6081"/>
    <w:rsid w:val="00CB49CE"/>
    <w:rsid w:val="00CC55E0"/>
    <w:rsid w:val="00CE0054"/>
    <w:rsid w:val="00CF4EEF"/>
    <w:rsid w:val="00D05376"/>
    <w:rsid w:val="00D07130"/>
    <w:rsid w:val="00D1034F"/>
    <w:rsid w:val="00D2507A"/>
    <w:rsid w:val="00D27E3E"/>
    <w:rsid w:val="00D32CB1"/>
    <w:rsid w:val="00D4634B"/>
    <w:rsid w:val="00D737E5"/>
    <w:rsid w:val="00D90CF0"/>
    <w:rsid w:val="00DA1C42"/>
    <w:rsid w:val="00DA434F"/>
    <w:rsid w:val="00DC1A23"/>
    <w:rsid w:val="00DC20EC"/>
    <w:rsid w:val="00DE16D6"/>
    <w:rsid w:val="00DE1D13"/>
    <w:rsid w:val="00DF1A3C"/>
    <w:rsid w:val="00DF644E"/>
    <w:rsid w:val="00E06546"/>
    <w:rsid w:val="00E275AD"/>
    <w:rsid w:val="00E332CF"/>
    <w:rsid w:val="00E7270E"/>
    <w:rsid w:val="00E777D0"/>
    <w:rsid w:val="00E851FF"/>
    <w:rsid w:val="00E9768E"/>
    <w:rsid w:val="00E97EBE"/>
    <w:rsid w:val="00EA0C3B"/>
    <w:rsid w:val="00EA3346"/>
    <w:rsid w:val="00EA3DA2"/>
    <w:rsid w:val="00EB5D97"/>
    <w:rsid w:val="00EB6A50"/>
    <w:rsid w:val="00ED1296"/>
    <w:rsid w:val="00ED3C9A"/>
    <w:rsid w:val="00EE4E0F"/>
    <w:rsid w:val="00EF2171"/>
    <w:rsid w:val="00F008E2"/>
    <w:rsid w:val="00F0103C"/>
    <w:rsid w:val="00F04B06"/>
    <w:rsid w:val="00F13CB1"/>
    <w:rsid w:val="00F14503"/>
    <w:rsid w:val="00F21D09"/>
    <w:rsid w:val="00F25EFF"/>
    <w:rsid w:val="00F33854"/>
    <w:rsid w:val="00F35227"/>
    <w:rsid w:val="00F3703A"/>
    <w:rsid w:val="00F44ABF"/>
    <w:rsid w:val="00F459E6"/>
    <w:rsid w:val="00F51A8B"/>
    <w:rsid w:val="00F570AF"/>
    <w:rsid w:val="00F61626"/>
    <w:rsid w:val="00F6226B"/>
    <w:rsid w:val="00F65C18"/>
    <w:rsid w:val="00F66BE9"/>
    <w:rsid w:val="00F71DDD"/>
    <w:rsid w:val="00F94F13"/>
    <w:rsid w:val="00F94FB8"/>
    <w:rsid w:val="00FA2516"/>
    <w:rsid w:val="00FA3F9C"/>
    <w:rsid w:val="00FA55DC"/>
    <w:rsid w:val="00FB10B7"/>
    <w:rsid w:val="00FB4E12"/>
    <w:rsid w:val="00FC4B8D"/>
    <w:rsid w:val="00FD09B4"/>
    <w:rsid w:val="00FE36E2"/>
    <w:rsid w:val="00FE681B"/>
    <w:rsid w:val="00FE7FED"/>
    <w:rsid w:val="00FF2063"/>
    <w:rsid w:val="00FF41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90B2"/>
  <w15:docId w15:val="{5A957F05-02A7-4623-8E8F-3D9F0B67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03A"/>
    <w:rPr>
      <w:b/>
      <w:bCs/>
    </w:rPr>
  </w:style>
  <w:style w:type="character" w:customStyle="1" w:styleId="CommentSubjectChar">
    <w:name w:val="Comment Subject Char"/>
    <w:basedOn w:val="CommentTextChar"/>
    <w:link w:val="CommentSubject"/>
    <w:uiPriority w:val="99"/>
    <w:semiHidden/>
    <w:rsid w:val="00F3703A"/>
    <w:rPr>
      <w:b/>
      <w:bCs/>
      <w:sz w:val="20"/>
      <w:szCs w:val="20"/>
    </w:rPr>
  </w:style>
  <w:style w:type="character" w:styleId="Strong">
    <w:name w:val="Strong"/>
    <w:basedOn w:val="DefaultParagraphFont"/>
    <w:uiPriority w:val="22"/>
    <w:qFormat/>
    <w:rsid w:val="006D3E75"/>
    <w:rPr>
      <w:b/>
      <w:bCs/>
    </w:rPr>
  </w:style>
  <w:style w:type="paragraph" w:styleId="NoSpacing">
    <w:name w:val="No Spacing"/>
    <w:uiPriority w:val="1"/>
    <w:qFormat/>
    <w:rsid w:val="003239D1"/>
    <w:pPr>
      <w:spacing w:line="240" w:lineRule="auto"/>
    </w:pPr>
  </w:style>
  <w:style w:type="table" w:styleId="TableGrid">
    <w:name w:val="Table Grid"/>
    <w:basedOn w:val="TableNormal"/>
    <w:uiPriority w:val="39"/>
    <w:rsid w:val="00961D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D2"/>
    <w:pPr>
      <w:ind w:left="720"/>
      <w:contextualSpacing/>
    </w:pPr>
  </w:style>
  <w:style w:type="paragraph" w:styleId="NormalWeb">
    <w:name w:val="Normal (Web)"/>
    <w:basedOn w:val="Normal"/>
    <w:uiPriority w:val="99"/>
    <w:unhideWhenUsed/>
    <w:rsid w:val="00722A6F"/>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katex-mathml">
    <w:name w:val="katex-mathml"/>
    <w:basedOn w:val="DefaultParagraphFont"/>
    <w:rsid w:val="00722A6F"/>
  </w:style>
  <w:style w:type="character" w:customStyle="1" w:styleId="mord">
    <w:name w:val="mord"/>
    <w:basedOn w:val="DefaultParagraphFont"/>
    <w:rsid w:val="00722A6F"/>
  </w:style>
  <w:style w:type="character" w:customStyle="1" w:styleId="vlist-s">
    <w:name w:val="vlist-s"/>
    <w:basedOn w:val="DefaultParagraphFont"/>
    <w:rsid w:val="00722A6F"/>
  </w:style>
  <w:style w:type="character" w:styleId="Hyperlink">
    <w:name w:val="Hyperlink"/>
    <w:basedOn w:val="DefaultParagraphFont"/>
    <w:uiPriority w:val="99"/>
    <w:unhideWhenUsed/>
    <w:rsid w:val="00D1034F"/>
    <w:rPr>
      <w:color w:val="0000FF" w:themeColor="hyperlink"/>
      <w:u w:val="single"/>
    </w:rPr>
  </w:style>
  <w:style w:type="character" w:styleId="UnresolvedMention">
    <w:name w:val="Unresolved Mention"/>
    <w:basedOn w:val="DefaultParagraphFont"/>
    <w:uiPriority w:val="99"/>
    <w:semiHidden/>
    <w:unhideWhenUsed/>
    <w:rsid w:val="00D1034F"/>
    <w:rPr>
      <w:color w:val="605E5C"/>
      <w:shd w:val="clear" w:color="auto" w:fill="E1DFDD"/>
    </w:rPr>
  </w:style>
  <w:style w:type="paragraph" w:styleId="Revision">
    <w:name w:val="Revision"/>
    <w:hidden/>
    <w:uiPriority w:val="99"/>
    <w:semiHidden/>
    <w:rsid w:val="00BD7413"/>
    <w:pPr>
      <w:spacing w:after="0" w:line="240" w:lineRule="auto"/>
      <w:jc w:val="left"/>
    </w:pPr>
  </w:style>
  <w:style w:type="paragraph" w:styleId="Header">
    <w:name w:val="header"/>
    <w:basedOn w:val="Normal"/>
    <w:link w:val="HeaderChar"/>
    <w:uiPriority w:val="99"/>
    <w:unhideWhenUsed/>
    <w:rsid w:val="00DF1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A3C"/>
  </w:style>
  <w:style w:type="paragraph" w:styleId="Footer">
    <w:name w:val="footer"/>
    <w:basedOn w:val="Normal"/>
    <w:link w:val="FooterChar"/>
    <w:uiPriority w:val="99"/>
    <w:unhideWhenUsed/>
    <w:rsid w:val="00DF1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A3C"/>
  </w:style>
  <w:style w:type="character" w:styleId="Mention">
    <w:name w:val="Mention"/>
    <w:basedOn w:val="DefaultParagraphFont"/>
    <w:uiPriority w:val="99"/>
    <w:unhideWhenUsed/>
    <w:rsid w:val="00497DFF"/>
    <w:rPr>
      <w:color w:val="2B579A"/>
      <w:shd w:val="clear" w:color="auto" w:fill="E1DFDD"/>
    </w:rPr>
  </w:style>
  <w:style w:type="character" w:styleId="PlaceholderText">
    <w:name w:val="Placeholder Text"/>
    <w:basedOn w:val="DefaultParagraphFont"/>
    <w:uiPriority w:val="99"/>
    <w:semiHidden/>
    <w:rsid w:val="00305C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272137">
      <w:bodyDiv w:val="1"/>
      <w:marLeft w:val="0"/>
      <w:marRight w:val="0"/>
      <w:marTop w:val="0"/>
      <w:marBottom w:val="0"/>
      <w:divBdr>
        <w:top w:val="none" w:sz="0" w:space="0" w:color="auto"/>
        <w:left w:val="none" w:sz="0" w:space="0" w:color="auto"/>
        <w:bottom w:val="none" w:sz="0" w:space="0" w:color="auto"/>
        <w:right w:val="none" w:sz="0" w:space="0" w:color="auto"/>
      </w:divBdr>
    </w:div>
    <w:div w:id="1170409602">
      <w:bodyDiv w:val="1"/>
      <w:marLeft w:val="0"/>
      <w:marRight w:val="0"/>
      <w:marTop w:val="0"/>
      <w:marBottom w:val="0"/>
      <w:divBdr>
        <w:top w:val="none" w:sz="0" w:space="0" w:color="auto"/>
        <w:left w:val="none" w:sz="0" w:space="0" w:color="auto"/>
        <w:bottom w:val="none" w:sz="0" w:space="0" w:color="auto"/>
        <w:right w:val="none" w:sz="0" w:space="0" w:color="auto"/>
      </w:divBdr>
    </w:div>
    <w:div w:id="1416243056">
      <w:bodyDiv w:val="1"/>
      <w:marLeft w:val="0"/>
      <w:marRight w:val="0"/>
      <w:marTop w:val="0"/>
      <w:marBottom w:val="0"/>
      <w:divBdr>
        <w:top w:val="none" w:sz="0" w:space="0" w:color="auto"/>
        <w:left w:val="none" w:sz="0" w:space="0" w:color="auto"/>
        <w:bottom w:val="none" w:sz="0" w:space="0" w:color="auto"/>
        <w:right w:val="none" w:sz="0" w:space="0" w:color="auto"/>
      </w:divBdr>
    </w:div>
    <w:div w:id="1547788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111/1365-2664.12024" TargetMode="External"/><Relationship Id="rId26" Type="http://schemas.openxmlformats.org/officeDocument/2006/relationships/hyperlink" Target="https://doi.org/10.1016/j.scitotenv.2021.151666" TargetMode="External"/><Relationship Id="rId39" Type="http://schemas.openxmlformats.org/officeDocument/2006/relationships/hyperlink" Target="https://doi.org/10.1007/s12562-018-1282-6" TargetMode="External"/><Relationship Id="rId21" Type="http://schemas.openxmlformats.org/officeDocument/2006/relationships/hyperlink" Target="https://doi.org/10.1016/j.scitotenv.2016.10.037" TargetMode="External"/><Relationship Id="rId34" Type="http://schemas.openxmlformats.org/officeDocument/2006/relationships/hyperlink" Target="https://doi.org/10.7717/peerj.4521" TargetMode="External"/><Relationship Id="rId42" Type="http://schemas.openxmlformats.org/officeDocument/2006/relationships/hyperlink" Target="https://cran.r-project.org/package=vegan" TargetMode="External"/><Relationship Id="rId47" Type="http://schemas.openxmlformats.org/officeDocument/2006/relationships/hyperlink" Target="https://doi.org/10.1111/1365-2435.14172" TargetMode="External"/><Relationship Id="rId50" Type="http://schemas.openxmlformats.org/officeDocument/2006/relationships/hyperlink" Target="https://doi.org/10.1002/edn3.7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tiff"/><Relationship Id="rId29" Type="http://schemas.openxmlformats.org/officeDocument/2006/relationships/hyperlink" Target="https://www.frontiersin.org/journals/ecology-and-evolution/articles/10.3389/fevo.2021.574877" TargetMode="External"/><Relationship Id="rId11" Type="http://schemas.openxmlformats.org/officeDocument/2006/relationships/comments" Target="comments.xml"/><Relationship Id="rId24" Type="http://schemas.openxmlformats.org/officeDocument/2006/relationships/hyperlink" Target="https://doi.org/10.1016/j.marpolbul.2023.115105" TargetMode="External"/><Relationship Id="rId32" Type="http://schemas.openxmlformats.org/officeDocument/2006/relationships/hyperlink" Target="https://doi.org/10.1098/rsbl.2020.0810" TargetMode="External"/><Relationship Id="rId37" Type="http://schemas.openxmlformats.org/officeDocument/2006/relationships/hyperlink" Target="https://doi.org/10.1111/gcb.16264" TargetMode="External"/><Relationship Id="rId40" Type="http://schemas.openxmlformats.org/officeDocument/2006/relationships/hyperlink" Target="https://doi.org/10.7717/peerj.3044" TargetMode="External"/><Relationship Id="rId45" Type="http://schemas.openxmlformats.org/officeDocument/2006/relationships/hyperlink" Target="https://www.frontiersin.org/journals/marine-science/articles/10.3389/fmars.2024.1372889"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111/1365-2664.12024" TargetMode="External"/><Relationship Id="rId31" Type="http://schemas.openxmlformats.org/officeDocument/2006/relationships/hyperlink" Target="https://doi.org/10.1038/s42003-022-03472-z" TargetMode="External"/><Relationship Id="rId44" Type="http://schemas.openxmlformats.org/officeDocument/2006/relationships/hyperlink" Target="https://doi.org/10.1016/j.jgg.2021.03.006"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1038/s41598-025-12916-5" TargetMode="External"/><Relationship Id="rId27" Type="http://schemas.openxmlformats.org/officeDocument/2006/relationships/hyperlink" Target="https://doi.org/10.1371/journal.pone.0245314" TargetMode="External"/><Relationship Id="rId30" Type="http://schemas.openxmlformats.org/officeDocument/2006/relationships/hyperlink" Target="https://www.frontiersin.org/journals/marine-science/articles/10.3389/fmars.2023.1219993" TargetMode="External"/><Relationship Id="rId35" Type="http://schemas.openxmlformats.org/officeDocument/2006/relationships/hyperlink" Target="https://doi.org/10.7717/peerj.4521" TargetMode="External"/><Relationship Id="rId43" Type="http://schemas.openxmlformats.org/officeDocument/2006/relationships/hyperlink" Target="https://doi.org/10.1139/cjfas-2021-0216" TargetMode="External"/><Relationship Id="rId48" Type="http://schemas.openxmlformats.org/officeDocument/2006/relationships/hyperlink" Target="https://doi.org/10.1111/1365-2435.14172" TargetMode="External"/><Relationship Id="rId8" Type="http://schemas.openxmlformats.org/officeDocument/2006/relationships/webSettings" Target="webSettings.xml"/><Relationship Id="rId51" Type="http://schemas.openxmlformats.org/officeDocument/2006/relationships/hyperlink" Target="https://doi.org/10.1111/jfb.13222"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hyperlink" Target="https://www.frontiersin.org/journals/marine-science/articles/10.3389/fmars.2020.00552" TargetMode="External"/><Relationship Id="rId33" Type="http://schemas.openxmlformats.org/officeDocument/2006/relationships/hyperlink" Target="https://doi.org/10.1101/2025.06.13.659655" TargetMode="External"/><Relationship Id="rId38" Type="http://schemas.openxmlformats.org/officeDocument/2006/relationships/hyperlink" Target="https://doi.org/10.1111/gcb.16264" TargetMode="External"/><Relationship Id="rId46" Type="http://schemas.openxmlformats.org/officeDocument/2006/relationships/hyperlink" Target="https://www.frontiersin.org/journals/photobiology/articles/10.3389/fphbi.2023.1284620" TargetMode="External"/><Relationship Id="rId20" Type="http://schemas.openxmlformats.org/officeDocument/2006/relationships/hyperlink" Target="https://doi.org/10.1007/s10531-020-01980-0" TargetMode="External"/><Relationship Id="rId41" Type="http://schemas.openxmlformats.org/officeDocument/2006/relationships/hyperlink" Target="https://doi.org/10.7717/peerj.3044"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g"/><Relationship Id="rId23" Type="http://schemas.openxmlformats.org/officeDocument/2006/relationships/hyperlink" Target="https://doi.org/10.1002/lol2.10213" TargetMode="External"/><Relationship Id="rId28" Type="http://schemas.openxmlformats.org/officeDocument/2006/relationships/hyperlink" Target="https://www.frontiersin.org/journals/marine-science/articles/10.3389/fmars.2022.1004410" TargetMode="External"/><Relationship Id="rId36" Type="http://schemas.openxmlformats.org/officeDocument/2006/relationships/hyperlink" Target="https://doi.org/10.1038/s41598-021-93859-5" TargetMode="External"/><Relationship Id="rId49" Type="http://schemas.openxmlformats.org/officeDocument/2006/relationships/hyperlink" Target="https://www.frontiersin.org/journals/genetics/articles/10.3389/fgene.2022.95725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76a77d8058313911f27d1a17d86c73df">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821145da705d66ea95b53f6de57e6747"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2C527-6371-4617-8D6A-AD283EA7CD4B}">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B8B5D0BA-2BCF-C443-86DD-096EB6F3064A}">
  <ds:schemaRefs>
    <ds:schemaRef ds:uri="http://schemas.openxmlformats.org/officeDocument/2006/bibliography"/>
  </ds:schemaRefs>
</ds:datastoreItem>
</file>

<file path=customXml/itemProps3.xml><?xml version="1.0" encoding="utf-8"?>
<ds:datastoreItem xmlns:ds="http://schemas.openxmlformats.org/officeDocument/2006/customXml" ds:itemID="{D299AE00-F18C-471B-980A-918242AB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B7A788-A255-47BA-B859-B345D0944C4E}">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76</TotalTime>
  <Pages>39</Pages>
  <Words>9724</Words>
  <Characters>55433</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65027</CharactersWithSpaces>
  <SharedDoc>false</SharedDoc>
  <HLinks>
    <vt:vector size="282" baseType="variant">
      <vt:variant>
        <vt:i4>5963857</vt:i4>
      </vt:variant>
      <vt:variant>
        <vt:i4>138</vt:i4>
      </vt:variant>
      <vt:variant>
        <vt:i4>0</vt:i4>
      </vt:variant>
      <vt:variant>
        <vt:i4>5</vt:i4>
      </vt:variant>
      <vt:variant>
        <vt:lpwstr>https://doi.org/10.1111/jfb.13222</vt:lpwstr>
      </vt:variant>
      <vt:variant>
        <vt:lpwstr/>
      </vt:variant>
      <vt:variant>
        <vt:i4>7536765</vt:i4>
      </vt:variant>
      <vt:variant>
        <vt:i4>135</vt:i4>
      </vt:variant>
      <vt:variant>
        <vt:i4>0</vt:i4>
      </vt:variant>
      <vt:variant>
        <vt:i4>5</vt:i4>
      </vt:variant>
      <vt:variant>
        <vt:lpwstr>https://doi.org/10.1002/edn3.72</vt:lpwstr>
      </vt:variant>
      <vt:variant>
        <vt:lpwstr/>
      </vt:variant>
      <vt:variant>
        <vt:i4>262227</vt:i4>
      </vt:variant>
      <vt:variant>
        <vt:i4>132</vt:i4>
      </vt:variant>
      <vt:variant>
        <vt:i4>0</vt:i4>
      </vt:variant>
      <vt:variant>
        <vt:i4>5</vt:i4>
      </vt:variant>
      <vt:variant>
        <vt:lpwstr>https://www.frontiersin.org/journals/genetics/articles/10.3389/fgene.2022.957251</vt:lpwstr>
      </vt:variant>
      <vt:variant>
        <vt:lpwstr/>
      </vt:variant>
      <vt:variant>
        <vt:i4>2424937</vt:i4>
      </vt:variant>
      <vt:variant>
        <vt:i4>129</vt:i4>
      </vt:variant>
      <vt:variant>
        <vt:i4>0</vt:i4>
      </vt:variant>
      <vt:variant>
        <vt:i4>5</vt:i4>
      </vt:variant>
      <vt:variant>
        <vt:lpwstr>https://doi.org/10.2307/1541210</vt:lpwstr>
      </vt:variant>
      <vt:variant>
        <vt:lpwstr/>
      </vt:variant>
      <vt:variant>
        <vt:i4>7667829</vt:i4>
      </vt:variant>
      <vt:variant>
        <vt:i4>126</vt:i4>
      </vt:variant>
      <vt:variant>
        <vt:i4>0</vt:i4>
      </vt:variant>
      <vt:variant>
        <vt:i4>5</vt:i4>
      </vt:variant>
      <vt:variant>
        <vt:lpwstr>https://doi.org/10.1002/edn3.70187</vt:lpwstr>
      </vt:variant>
      <vt:variant>
        <vt:lpwstr/>
      </vt:variant>
      <vt:variant>
        <vt:i4>7667829</vt:i4>
      </vt:variant>
      <vt:variant>
        <vt:i4>123</vt:i4>
      </vt:variant>
      <vt:variant>
        <vt:i4>0</vt:i4>
      </vt:variant>
      <vt:variant>
        <vt:i4>5</vt:i4>
      </vt:variant>
      <vt:variant>
        <vt:lpwstr>https://doi.org/10.1002/edn3.70187</vt:lpwstr>
      </vt:variant>
      <vt:variant>
        <vt:lpwstr/>
      </vt:variant>
      <vt:variant>
        <vt:i4>5505097</vt:i4>
      </vt:variant>
      <vt:variant>
        <vt:i4>120</vt:i4>
      </vt:variant>
      <vt:variant>
        <vt:i4>0</vt:i4>
      </vt:variant>
      <vt:variant>
        <vt:i4>5</vt:i4>
      </vt:variant>
      <vt:variant>
        <vt:lpwstr>https://doi.org/10.1085/jgp.43.2.285</vt:lpwstr>
      </vt:variant>
      <vt:variant>
        <vt:lpwstr/>
      </vt:variant>
      <vt:variant>
        <vt:i4>3670129</vt:i4>
      </vt:variant>
      <vt:variant>
        <vt:i4>117</vt:i4>
      </vt:variant>
      <vt:variant>
        <vt:i4>0</vt:i4>
      </vt:variant>
      <vt:variant>
        <vt:i4>5</vt:i4>
      </vt:variant>
      <vt:variant>
        <vt:lpwstr>https://doi.org/10.1111/1365-2435.14172</vt:lpwstr>
      </vt:variant>
      <vt:variant>
        <vt:lpwstr/>
      </vt:variant>
      <vt:variant>
        <vt:i4>3670129</vt:i4>
      </vt:variant>
      <vt:variant>
        <vt:i4>114</vt:i4>
      </vt:variant>
      <vt:variant>
        <vt:i4>0</vt:i4>
      </vt:variant>
      <vt:variant>
        <vt:i4>5</vt:i4>
      </vt:variant>
      <vt:variant>
        <vt:lpwstr>https://doi.org/10.1111/1365-2435.14172</vt:lpwstr>
      </vt:variant>
      <vt:variant>
        <vt:lpwstr/>
      </vt:variant>
      <vt:variant>
        <vt:i4>720976</vt:i4>
      </vt:variant>
      <vt:variant>
        <vt:i4>111</vt:i4>
      </vt:variant>
      <vt:variant>
        <vt:i4>0</vt:i4>
      </vt:variant>
      <vt:variant>
        <vt:i4>5</vt:i4>
      </vt:variant>
      <vt:variant>
        <vt:lpwstr>https://www.frontiersin.org/journals/photobiology/articles/10.3389/fphbi.2023.1284620</vt:lpwstr>
      </vt:variant>
      <vt:variant>
        <vt:lpwstr/>
      </vt:variant>
      <vt:variant>
        <vt:i4>4063264</vt:i4>
      </vt:variant>
      <vt:variant>
        <vt:i4>108</vt:i4>
      </vt:variant>
      <vt:variant>
        <vt:i4>0</vt:i4>
      </vt:variant>
      <vt:variant>
        <vt:i4>5</vt:i4>
      </vt:variant>
      <vt:variant>
        <vt:lpwstr>https://www.frontiersin.org/journals/marine-science/articles/10.3389/fmars.2024.1372889</vt:lpwstr>
      </vt:variant>
      <vt:variant>
        <vt:lpwstr/>
      </vt:variant>
      <vt:variant>
        <vt:i4>2883647</vt:i4>
      </vt:variant>
      <vt:variant>
        <vt:i4>105</vt:i4>
      </vt:variant>
      <vt:variant>
        <vt:i4>0</vt:i4>
      </vt:variant>
      <vt:variant>
        <vt:i4>5</vt:i4>
      </vt:variant>
      <vt:variant>
        <vt:lpwstr>https://doi.org/10.3389/fmars.2025.1613001</vt:lpwstr>
      </vt:variant>
      <vt:variant>
        <vt:lpwstr/>
      </vt:variant>
      <vt:variant>
        <vt:i4>5898262</vt:i4>
      </vt:variant>
      <vt:variant>
        <vt:i4>102</vt:i4>
      </vt:variant>
      <vt:variant>
        <vt:i4>0</vt:i4>
      </vt:variant>
      <vt:variant>
        <vt:i4>5</vt:i4>
      </vt:variant>
      <vt:variant>
        <vt:lpwstr>https://doi.org/10.1016/j.jgg.2021.03.006</vt:lpwstr>
      </vt:variant>
      <vt:variant>
        <vt:lpwstr/>
      </vt:variant>
      <vt:variant>
        <vt:i4>3539003</vt:i4>
      </vt:variant>
      <vt:variant>
        <vt:i4>99</vt:i4>
      </vt:variant>
      <vt:variant>
        <vt:i4>0</vt:i4>
      </vt:variant>
      <vt:variant>
        <vt:i4>5</vt:i4>
      </vt:variant>
      <vt:variant>
        <vt:lpwstr>https://doi.org/10.1139/cjfas-2021-0216</vt:lpwstr>
      </vt:variant>
      <vt:variant>
        <vt:lpwstr/>
      </vt:variant>
      <vt:variant>
        <vt:i4>2097277</vt:i4>
      </vt:variant>
      <vt:variant>
        <vt:i4>96</vt:i4>
      </vt:variant>
      <vt:variant>
        <vt:i4>0</vt:i4>
      </vt:variant>
      <vt:variant>
        <vt:i4>5</vt:i4>
      </vt:variant>
      <vt:variant>
        <vt:lpwstr>https://doi.org/10.1098/rstb.2022.0356</vt:lpwstr>
      </vt:variant>
      <vt:variant>
        <vt:lpwstr/>
      </vt:variant>
      <vt:variant>
        <vt:i4>3014782</vt:i4>
      </vt:variant>
      <vt:variant>
        <vt:i4>93</vt:i4>
      </vt:variant>
      <vt:variant>
        <vt:i4>0</vt:i4>
      </vt:variant>
      <vt:variant>
        <vt:i4>5</vt:i4>
      </vt:variant>
      <vt:variant>
        <vt:lpwstr>https://doi.org/10.1098/rstb.2022.0368</vt:lpwstr>
      </vt:variant>
      <vt:variant>
        <vt:lpwstr/>
      </vt:variant>
      <vt:variant>
        <vt:i4>1114141</vt:i4>
      </vt:variant>
      <vt:variant>
        <vt:i4>90</vt:i4>
      </vt:variant>
      <vt:variant>
        <vt:i4>0</vt:i4>
      </vt:variant>
      <vt:variant>
        <vt:i4>5</vt:i4>
      </vt:variant>
      <vt:variant>
        <vt:lpwstr>https://cran.r-project.org/package=vegan</vt:lpwstr>
      </vt:variant>
      <vt:variant>
        <vt:lpwstr/>
      </vt:variant>
      <vt:variant>
        <vt:i4>2687010</vt:i4>
      </vt:variant>
      <vt:variant>
        <vt:i4>87</vt:i4>
      </vt:variant>
      <vt:variant>
        <vt:i4>0</vt:i4>
      </vt:variant>
      <vt:variant>
        <vt:i4>5</vt:i4>
      </vt:variant>
      <vt:variant>
        <vt:lpwstr>https://doi.org/10.7717/peerj.3044</vt:lpwstr>
      </vt:variant>
      <vt:variant>
        <vt:lpwstr/>
      </vt:variant>
      <vt:variant>
        <vt:i4>2687010</vt:i4>
      </vt:variant>
      <vt:variant>
        <vt:i4>84</vt:i4>
      </vt:variant>
      <vt:variant>
        <vt:i4>0</vt:i4>
      </vt:variant>
      <vt:variant>
        <vt:i4>5</vt:i4>
      </vt:variant>
      <vt:variant>
        <vt:lpwstr>https://doi.org/10.7717/peerj.3044</vt:lpwstr>
      </vt:variant>
      <vt:variant>
        <vt:lpwstr/>
      </vt:variant>
      <vt:variant>
        <vt:i4>589851</vt:i4>
      </vt:variant>
      <vt:variant>
        <vt:i4>81</vt:i4>
      </vt:variant>
      <vt:variant>
        <vt:i4>0</vt:i4>
      </vt:variant>
      <vt:variant>
        <vt:i4>5</vt:i4>
      </vt:variant>
      <vt:variant>
        <vt:lpwstr>https://doi.org/10.1007/s12562-018-1282-6</vt:lpwstr>
      </vt:variant>
      <vt:variant>
        <vt:lpwstr/>
      </vt:variant>
      <vt:variant>
        <vt:i4>6226012</vt:i4>
      </vt:variant>
      <vt:variant>
        <vt:i4>78</vt:i4>
      </vt:variant>
      <vt:variant>
        <vt:i4>0</vt:i4>
      </vt:variant>
      <vt:variant>
        <vt:i4>5</vt:i4>
      </vt:variant>
      <vt:variant>
        <vt:lpwstr>https://doi.org/10.1111/gcb.16264</vt:lpwstr>
      </vt:variant>
      <vt:variant>
        <vt:lpwstr/>
      </vt:variant>
      <vt:variant>
        <vt:i4>6226012</vt:i4>
      </vt:variant>
      <vt:variant>
        <vt:i4>75</vt:i4>
      </vt:variant>
      <vt:variant>
        <vt:i4>0</vt:i4>
      </vt:variant>
      <vt:variant>
        <vt:i4>5</vt:i4>
      </vt:variant>
      <vt:variant>
        <vt:lpwstr>https://doi.org/10.1111/gcb.16264</vt:lpwstr>
      </vt:variant>
      <vt:variant>
        <vt:lpwstr/>
      </vt:variant>
      <vt:variant>
        <vt:i4>4259934</vt:i4>
      </vt:variant>
      <vt:variant>
        <vt:i4>72</vt:i4>
      </vt:variant>
      <vt:variant>
        <vt:i4>0</vt:i4>
      </vt:variant>
      <vt:variant>
        <vt:i4>5</vt:i4>
      </vt:variant>
      <vt:variant>
        <vt:lpwstr>https://doi.org/10.1093/plankt/fbs081</vt:lpwstr>
      </vt:variant>
      <vt:variant>
        <vt:lpwstr/>
      </vt:variant>
      <vt:variant>
        <vt:i4>2424880</vt:i4>
      </vt:variant>
      <vt:variant>
        <vt:i4>69</vt:i4>
      </vt:variant>
      <vt:variant>
        <vt:i4>0</vt:i4>
      </vt:variant>
      <vt:variant>
        <vt:i4>5</vt:i4>
      </vt:variant>
      <vt:variant>
        <vt:lpwstr>https://doi.org/10.1038/s41598-021-93859-5</vt:lpwstr>
      </vt:variant>
      <vt:variant>
        <vt:lpwstr/>
      </vt:variant>
      <vt:variant>
        <vt:i4>2687011</vt:i4>
      </vt:variant>
      <vt:variant>
        <vt:i4>66</vt:i4>
      </vt:variant>
      <vt:variant>
        <vt:i4>0</vt:i4>
      </vt:variant>
      <vt:variant>
        <vt:i4>5</vt:i4>
      </vt:variant>
      <vt:variant>
        <vt:lpwstr>https://doi.org/10.7717/peerj.4521</vt:lpwstr>
      </vt:variant>
      <vt:variant>
        <vt:lpwstr/>
      </vt:variant>
      <vt:variant>
        <vt:i4>2687011</vt:i4>
      </vt:variant>
      <vt:variant>
        <vt:i4>63</vt:i4>
      </vt:variant>
      <vt:variant>
        <vt:i4>0</vt:i4>
      </vt:variant>
      <vt:variant>
        <vt:i4>5</vt:i4>
      </vt:variant>
      <vt:variant>
        <vt:lpwstr>https://doi.org/10.7717/peerj.4521</vt:lpwstr>
      </vt:variant>
      <vt:variant>
        <vt:lpwstr/>
      </vt:variant>
      <vt:variant>
        <vt:i4>7</vt:i4>
      </vt:variant>
      <vt:variant>
        <vt:i4>60</vt:i4>
      </vt:variant>
      <vt:variant>
        <vt:i4>0</vt:i4>
      </vt:variant>
      <vt:variant>
        <vt:i4>5</vt:i4>
      </vt:variant>
      <vt:variant>
        <vt:lpwstr>https://doi.org/10.1146/annurev-marine-010814-020007</vt:lpwstr>
      </vt:variant>
      <vt:variant>
        <vt:lpwstr/>
      </vt:variant>
      <vt:variant>
        <vt:i4>65630</vt:i4>
      </vt:variant>
      <vt:variant>
        <vt:i4>57</vt:i4>
      </vt:variant>
      <vt:variant>
        <vt:i4>0</vt:i4>
      </vt:variant>
      <vt:variant>
        <vt:i4>5</vt:i4>
      </vt:variant>
      <vt:variant>
        <vt:lpwstr>https://doi.org/10.1101/2025.06.13.659655</vt:lpwstr>
      </vt:variant>
      <vt:variant>
        <vt:lpwstr/>
      </vt:variant>
      <vt:variant>
        <vt:i4>2293869</vt:i4>
      </vt:variant>
      <vt:variant>
        <vt:i4>54</vt:i4>
      </vt:variant>
      <vt:variant>
        <vt:i4>0</vt:i4>
      </vt:variant>
      <vt:variant>
        <vt:i4>5</vt:i4>
      </vt:variant>
      <vt:variant>
        <vt:lpwstr>https://doi.org/10.1098/rsbl.2020.0810</vt:lpwstr>
      </vt:variant>
      <vt:variant>
        <vt:lpwstr/>
      </vt:variant>
      <vt:variant>
        <vt:i4>6881336</vt:i4>
      </vt:variant>
      <vt:variant>
        <vt:i4>51</vt:i4>
      </vt:variant>
      <vt:variant>
        <vt:i4>0</vt:i4>
      </vt:variant>
      <vt:variant>
        <vt:i4>5</vt:i4>
      </vt:variant>
      <vt:variant>
        <vt:lpwstr>https://doi.org/10.1038/s42003-022-03472-z</vt:lpwstr>
      </vt:variant>
      <vt:variant>
        <vt:lpwstr/>
      </vt:variant>
      <vt:variant>
        <vt:i4>3473440</vt:i4>
      </vt:variant>
      <vt:variant>
        <vt:i4>48</vt:i4>
      </vt:variant>
      <vt:variant>
        <vt:i4>0</vt:i4>
      </vt:variant>
      <vt:variant>
        <vt:i4>5</vt:i4>
      </vt:variant>
      <vt:variant>
        <vt:lpwstr>https://www.frontiersin.org/journals/marine-science/articles/10.3389/fmars.2023.1219993</vt:lpwstr>
      </vt:variant>
      <vt:variant>
        <vt:lpwstr/>
      </vt:variant>
      <vt:variant>
        <vt:i4>983119</vt:i4>
      </vt:variant>
      <vt:variant>
        <vt:i4>45</vt:i4>
      </vt:variant>
      <vt:variant>
        <vt:i4>0</vt:i4>
      </vt:variant>
      <vt:variant>
        <vt:i4>5</vt:i4>
      </vt:variant>
      <vt:variant>
        <vt:lpwstr>https://www.frontiersin.org/journals/ecology-and-evolution/articles/10.3389/fevo.2021.574877</vt:lpwstr>
      </vt:variant>
      <vt:variant>
        <vt:lpwstr/>
      </vt:variant>
      <vt:variant>
        <vt:i4>3997819</vt:i4>
      </vt:variant>
      <vt:variant>
        <vt:i4>42</vt:i4>
      </vt:variant>
      <vt:variant>
        <vt:i4>0</vt:i4>
      </vt:variant>
      <vt:variant>
        <vt:i4>5</vt:i4>
      </vt:variant>
      <vt:variant>
        <vt:lpwstr>https://doi.org/10.1016/j.scitotenv.2019.07.156</vt:lpwstr>
      </vt:variant>
      <vt:variant>
        <vt:lpwstr/>
      </vt:variant>
      <vt:variant>
        <vt:i4>3276845</vt:i4>
      </vt:variant>
      <vt:variant>
        <vt:i4>39</vt:i4>
      </vt:variant>
      <vt:variant>
        <vt:i4>0</vt:i4>
      </vt:variant>
      <vt:variant>
        <vt:i4>5</vt:i4>
      </vt:variant>
      <vt:variant>
        <vt:lpwstr>https://www.frontiersin.org/journals/marine-science/articles/10.3389/fmars.2022.1004410</vt:lpwstr>
      </vt:variant>
      <vt:variant>
        <vt:lpwstr/>
      </vt:variant>
      <vt:variant>
        <vt:i4>5177411</vt:i4>
      </vt:variant>
      <vt:variant>
        <vt:i4>36</vt:i4>
      </vt:variant>
      <vt:variant>
        <vt:i4>0</vt:i4>
      </vt:variant>
      <vt:variant>
        <vt:i4>5</vt:i4>
      </vt:variant>
      <vt:variant>
        <vt:lpwstr>https://doi.org/10.1371/journal.pone.0245314</vt:lpwstr>
      </vt:variant>
      <vt:variant>
        <vt:lpwstr/>
      </vt:variant>
      <vt:variant>
        <vt:i4>2621565</vt:i4>
      </vt:variant>
      <vt:variant>
        <vt:i4>33</vt:i4>
      </vt:variant>
      <vt:variant>
        <vt:i4>0</vt:i4>
      </vt:variant>
      <vt:variant>
        <vt:i4>5</vt:i4>
      </vt:variant>
      <vt:variant>
        <vt:lpwstr>https://doi.org/10.1016/j.scitotenv.2021.151666</vt:lpwstr>
      </vt:variant>
      <vt:variant>
        <vt:lpwstr/>
      </vt:variant>
      <vt:variant>
        <vt:i4>131103</vt:i4>
      </vt:variant>
      <vt:variant>
        <vt:i4>30</vt:i4>
      </vt:variant>
      <vt:variant>
        <vt:i4>0</vt:i4>
      </vt:variant>
      <vt:variant>
        <vt:i4>5</vt:i4>
      </vt:variant>
      <vt:variant>
        <vt:lpwstr>https://www.frontiersin.org/journals/marine-science/articles/10.3389/fmars.2020.00552</vt:lpwstr>
      </vt:variant>
      <vt:variant>
        <vt:lpwstr/>
      </vt:variant>
      <vt:variant>
        <vt:i4>983108</vt:i4>
      </vt:variant>
      <vt:variant>
        <vt:i4>27</vt:i4>
      </vt:variant>
      <vt:variant>
        <vt:i4>0</vt:i4>
      </vt:variant>
      <vt:variant>
        <vt:i4>5</vt:i4>
      </vt:variant>
      <vt:variant>
        <vt:lpwstr>https://doi.org/10.1890/08-1823.1</vt:lpwstr>
      </vt:variant>
      <vt:variant>
        <vt:lpwstr/>
      </vt:variant>
      <vt:variant>
        <vt:i4>2949222</vt:i4>
      </vt:variant>
      <vt:variant>
        <vt:i4>24</vt:i4>
      </vt:variant>
      <vt:variant>
        <vt:i4>0</vt:i4>
      </vt:variant>
      <vt:variant>
        <vt:i4>5</vt:i4>
      </vt:variant>
      <vt:variant>
        <vt:lpwstr>https://doi.org/10.1016/j.marpolbul.2023.115105</vt:lpwstr>
      </vt:variant>
      <vt:variant>
        <vt:lpwstr/>
      </vt:variant>
      <vt:variant>
        <vt:i4>8257655</vt:i4>
      </vt:variant>
      <vt:variant>
        <vt:i4>21</vt:i4>
      </vt:variant>
      <vt:variant>
        <vt:i4>0</vt:i4>
      </vt:variant>
      <vt:variant>
        <vt:i4>5</vt:i4>
      </vt:variant>
      <vt:variant>
        <vt:lpwstr>https://doi.org/10.1002/lol2.10213</vt:lpwstr>
      </vt:variant>
      <vt:variant>
        <vt:lpwstr/>
      </vt:variant>
      <vt:variant>
        <vt:i4>3735590</vt:i4>
      </vt:variant>
      <vt:variant>
        <vt:i4>18</vt:i4>
      </vt:variant>
      <vt:variant>
        <vt:i4>0</vt:i4>
      </vt:variant>
      <vt:variant>
        <vt:i4>5</vt:i4>
      </vt:variant>
      <vt:variant>
        <vt:lpwstr>https://doi.org/10.1016/j.isci.2023.106203</vt:lpwstr>
      </vt:variant>
      <vt:variant>
        <vt:lpwstr/>
      </vt:variant>
      <vt:variant>
        <vt:i4>2555957</vt:i4>
      </vt:variant>
      <vt:variant>
        <vt:i4>15</vt:i4>
      </vt:variant>
      <vt:variant>
        <vt:i4>0</vt:i4>
      </vt:variant>
      <vt:variant>
        <vt:i4>5</vt:i4>
      </vt:variant>
      <vt:variant>
        <vt:lpwstr>https://doi.org/10.1038/s41598-025-12916-5</vt:lpwstr>
      </vt:variant>
      <vt:variant>
        <vt:lpwstr/>
      </vt:variant>
      <vt:variant>
        <vt:i4>3473533</vt:i4>
      </vt:variant>
      <vt:variant>
        <vt:i4>12</vt:i4>
      </vt:variant>
      <vt:variant>
        <vt:i4>0</vt:i4>
      </vt:variant>
      <vt:variant>
        <vt:i4>5</vt:i4>
      </vt:variant>
      <vt:variant>
        <vt:lpwstr>https://doi.org/10.1016/j.scitotenv.2016.10.037</vt:lpwstr>
      </vt:variant>
      <vt:variant>
        <vt:lpwstr/>
      </vt:variant>
      <vt:variant>
        <vt:i4>3080251</vt:i4>
      </vt:variant>
      <vt:variant>
        <vt:i4>9</vt:i4>
      </vt:variant>
      <vt:variant>
        <vt:i4>0</vt:i4>
      </vt:variant>
      <vt:variant>
        <vt:i4>5</vt:i4>
      </vt:variant>
      <vt:variant>
        <vt:lpwstr>https://doi.org/10.1007/s10531-020-01980-0</vt:lpwstr>
      </vt:variant>
      <vt:variant>
        <vt:lpwstr/>
      </vt:variant>
      <vt:variant>
        <vt:i4>4063347</vt:i4>
      </vt:variant>
      <vt:variant>
        <vt:i4>6</vt:i4>
      </vt:variant>
      <vt:variant>
        <vt:i4>0</vt:i4>
      </vt:variant>
      <vt:variant>
        <vt:i4>5</vt:i4>
      </vt:variant>
      <vt:variant>
        <vt:lpwstr>https://doi.org/10.1111/1365-2664.12024</vt:lpwstr>
      </vt:variant>
      <vt:variant>
        <vt:lpwstr/>
      </vt:variant>
      <vt:variant>
        <vt:i4>4063347</vt:i4>
      </vt:variant>
      <vt:variant>
        <vt:i4>3</vt:i4>
      </vt:variant>
      <vt:variant>
        <vt:i4>0</vt:i4>
      </vt:variant>
      <vt:variant>
        <vt:i4>5</vt:i4>
      </vt:variant>
      <vt:variant>
        <vt:lpwstr>https://doi.org/10.1111/1365-2664.12024</vt:lpwstr>
      </vt:variant>
      <vt:variant>
        <vt:lpwstr/>
      </vt:variant>
      <vt:variant>
        <vt:i4>8061030</vt:i4>
      </vt:variant>
      <vt:variant>
        <vt:i4>0</vt:i4>
      </vt:variant>
      <vt:variant>
        <vt:i4>0</vt:i4>
      </vt:variant>
      <vt:variant>
        <vt:i4>5</vt:i4>
      </vt:variant>
      <vt:variant>
        <vt:lpwstr>https://doi.org/10.1111/j.1442-9993.2001.01070.pp.x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Kingsly Chuo Beng</dc:creator>
  <cp:lastModifiedBy>Gledis Guri</cp:lastModifiedBy>
  <cp:revision>26</cp:revision>
  <dcterms:created xsi:type="dcterms:W3CDTF">2025-12-02T21:31:00Z</dcterms:created>
  <dcterms:modified xsi:type="dcterms:W3CDTF">2025-12-03T06:19:00Z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b10915-602c-481a-bdc7-238d429ea082_Enabled">
    <vt:lpwstr>true</vt:lpwstr>
  </property>
  <property fmtid="{D5CDD505-2E9C-101B-9397-08002B2CF9AE}" pid="3" name="MSIP_Label_f7b10915-602c-481a-bdc7-238d429ea082_SetDate">
    <vt:lpwstr>2025-11-22T16:21:48Z</vt:lpwstr>
  </property>
  <property fmtid="{D5CDD505-2E9C-101B-9397-08002B2CF9AE}" pid="4" name="MSIP_Label_f7b10915-602c-481a-bdc7-238d429ea082_Method">
    <vt:lpwstr>Standard</vt:lpwstr>
  </property>
  <property fmtid="{D5CDD505-2E9C-101B-9397-08002B2CF9AE}" pid="5" name="MSIP_Label_f7b10915-602c-481a-bdc7-238d429ea082_Name">
    <vt:lpwstr>defa4170-0d19-0005-0004-bc88714345d2</vt:lpwstr>
  </property>
  <property fmtid="{D5CDD505-2E9C-101B-9397-08002B2CF9AE}" pid="6" name="MSIP_Label_f7b10915-602c-481a-bdc7-238d429ea082_SiteId">
    <vt:lpwstr>9f119962-8c62-431c-a8ef-e7e0a42d11fc</vt:lpwstr>
  </property>
  <property fmtid="{D5CDD505-2E9C-101B-9397-08002B2CF9AE}" pid="7" name="MSIP_Label_f7b10915-602c-481a-bdc7-238d429ea082_ActionId">
    <vt:lpwstr>30fea154-2686-4d28-9d7a-fff161d65c12</vt:lpwstr>
  </property>
  <property fmtid="{D5CDD505-2E9C-101B-9397-08002B2CF9AE}" pid="8" name="MSIP_Label_f7b10915-602c-481a-bdc7-238d429ea082_ContentBits">
    <vt:lpwstr>0</vt:lpwstr>
  </property>
  <property fmtid="{D5CDD505-2E9C-101B-9397-08002B2CF9AE}" pid="9" name="MSIP_Label_f7b10915-602c-481a-bdc7-238d429ea082_Tag">
    <vt:lpwstr>50, 3, 0, 1</vt:lpwstr>
  </property>
  <property fmtid="{D5CDD505-2E9C-101B-9397-08002B2CF9AE}" pid="10" name="ContentTypeId">
    <vt:lpwstr>0x01010061903E692AEAAC4B9B6DC6F5FC7582B7</vt:lpwstr>
  </property>
  <property fmtid="{D5CDD505-2E9C-101B-9397-08002B2CF9AE}" pid="11" name="MediaServiceImageTags">
    <vt:lpwstr/>
  </property>
</Properties>
</file>