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FDF56" w14:textId="331D14D7" w:rsidR="00F65C18" w:rsidRPr="0099746F" w:rsidRDefault="00F33854">
      <w:pPr>
        <w:contextualSpacing/>
        <w:rPr>
          <w:rFonts w:ascii="Times New Roman" w:eastAsia="Times New Roman" w:hAnsi="Times New Roman" w:cs="Times New Roman"/>
          <w:b/>
          <w:color w:val="FF0000"/>
          <w:sz w:val="24"/>
          <w:szCs w:val="24"/>
        </w:rPr>
      </w:pPr>
      <w:r>
        <w:rPr>
          <w:rFonts w:ascii="Times New Roman" w:eastAsia="Times New Roman" w:hAnsi="Times New Roman" w:cs="Times New Roman"/>
          <w:sz w:val="24"/>
          <w:szCs w:val="24"/>
        </w:rPr>
        <w:t xml:space="preserve">Diel and artificial light effects on nearshore communities revealed by eDNA metabarcoding </w:t>
      </w:r>
    </w:p>
    <w:p w14:paraId="1BC642E0" w14:textId="366CA4BC" w:rsidR="00F65C18" w:rsidRDefault="00F33854" w:rsidP="00D1034F">
      <w:p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Running </w:t>
      </w:r>
      <w:r w:rsidR="00AC3391">
        <w:rPr>
          <w:rFonts w:ascii="Times New Roman" w:eastAsia="Times New Roman" w:hAnsi="Times New Roman" w:cs="Times New Roman"/>
          <w:sz w:val="24"/>
          <w:szCs w:val="24"/>
        </w:rPr>
        <w:t>title</w:t>
      </w:r>
      <w:r>
        <w:rPr>
          <w:rFonts w:ascii="Times New Roman" w:eastAsia="Times New Roman" w:hAnsi="Times New Roman" w:cs="Times New Roman"/>
          <w:sz w:val="24"/>
          <w:szCs w:val="24"/>
        </w:rPr>
        <w:t xml:space="preserve">: Diurnal patterns in a nearshore eDNA community </w:t>
      </w:r>
    </w:p>
    <w:p w14:paraId="0A77FF04" w14:textId="77777777" w:rsidR="008C11A0" w:rsidRDefault="008C11A0" w:rsidP="00D1034F">
      <w:pPr>
        <w:rPr>
          <w:rFonts w:ascii="Times New Roman" w:eastAsia="Times New Roman" w:hAnsi="Times New Roman" w:cs="Times New Roman"/>
          <w:b/>
          <w:bCs/>
          <w:sz w:val="24"/>
          <w:szCs w:val="24"/>
        </w:rPr>
      </w:pPr>
    </w:p>
    <w:p w14:paraId="2000516F" w14:textId="18B59DEB" w:rsidR="00F65C18" w:rsidRPr="00A53347" w:rsidRDefault="00F33854" w:rsidP="00D1034F">
      <w:pPr>
        <w:rPr>
          <w:rFonts w:ascii="Times New Roman" w:eastAsia="Times New Roman" w:hAnsi="Times New Roman" w:cs="Times New Roman"/>
          <w:b/>
          <w:bCs/>
          <w:sz w:val="24"/>
          <w:szCs w:val="24"/>
        </w:rPr>
      </w:pPr>
      <w:r w:rsidRPr="00A53347">
        <w:rPr>
          <w:rFonts w:ascii="Times New Roman" w:eastAsia="Times New Roman" w:hAnsi="Times New Roman" w:cs="Times New Roman"/>
          <w:b/>
          <w:bCs/>
          <w:sz w:val="24"/>
          <w:szCs w:val="24"/>
        </w:rPr>
        <w:t>Supplementary information</w:t>
      </w:r>
    </w:p>
    <w:p w14:paraId="4740E2CB" w14:textId="640F4326" w:rsidR="00F65C18" w:rsidRDefault="00F33854" w:rsidP="006D598D">
      <w:pPr>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To ensure that sequencing depth was not a limiting factor in representing the taxonomic diversity of our samples, we evaluated sequencing effort through rarefaction (sequencing effort) curves, using the </w:t>
      </w:r>
      <w:proofErr w:type="spellStart"/>
      <w:r>
        <w:rPr>
          <w:rFonts w:ascii="Times New Roman" w:eastAsia="Times New Roman" w:hAnsi="Times New Roman" w:cs="Times New Roman"/>
          <w:i/>
          <w:sz w:val="24"/>
          <w:szCs w:val="24"/>
        </w:rPr>
        <w:t>rarecurve</w:t>
      </w:r>
      <w:proofErr w:type="spellEnd"/>
      <w:r>
        <w:rPr>
          <w:rFonts w:ascii="Times New Roman" w:eastAsia="Times New Roman" w:hAnsi="Times New Roman" w:cs="Times New Roman"/>
          <w:sz w:val="24"/>
          <w:szCs w:val="24"/>
        </w:rPr>
        <w:t xml:space="preserve"> function in the </w:t>
      </w:r>
      <w:r>
        <w:rPr>
          <w:rFonts w:ascii="Times New Roman" w:eastAsia="Times New Roman" w:hAnsi="Times New Roman" w:cs="Times New Roman"/>
          <w:i/>
          <w:sz w:val="24"/>
          <w:szCs w:val="24"/>
        </w:rPr>
        <w:t>vegan</w:t>
      </w:r>
      <w:r>
        <w:rPr>
          <w:rFonts w:ascii="Times New Roman" w:eastAsia="Times New Roman" w:hAnsi="Times New Roman" w:cs="Times New Roman"/>
          <w:sz w:val="24"/>
          <w:szCs w:val="24"/>
        </w:rPr>
        <w:t xml:space="preserve"> package (Oksanen et al., 2022) in R. In addition, we assessed the adequacy of our sampling effort by constructing species accumulation (sampling effort) curves using the </w:t>
      </w:r>
      <w:proofErr w:type="spellStart"/>
      <w:r>
        <w:rPr>
          <w:rFonts w:ascii="Times New Roman" w:eastAsia="Times New Roman" w:hAnsi="Times New Roman" w:cs="Times New Roman"/>
          <w:i/>
          <w:sz w:val="24"/>
          <w:szCs w:val="24"/>
        </w:rPr>
        <w:t>specaccum</w:t>
      </w:r>
      <w:proofErr w:type="spellEnd"/>
      <w:r>
        <w:rPr>
          <w:rFonts w:ascii="Times New Roman" w:eastAsia="Times New Roman" w:hAnsi="Times New Roman" w:cs="Times New Roman"/>
          <w:sz w:val="24"/>
          <w:szCs w:val="24"/>
        </w:rPr>
        <w:t xml:space="preserve"> function in </w:t>
      </w:r>
      <w:r>
        <w:rPr>
          <w:rFonts w:ascii="Times New Roman" w:eastAsia="Times New Roman" w:hAnsi="Times New Roman" w:cs="Times New Roman"/>
          <w:i/>
          <w:sz w:val="24"/>
          <w:szCs w:val="24"/>
        </w:rPr>
        <w:t>vegan</w:t>
      </w:r>
    </w:p>
    <w:p w14:paraId="51AD7CDA" w14:textId="77777777" w:rsidR="008F6E80" w:rsidRPr="00CA6081" w:rsidRDefault="008F6E80" w:rsidP="008F6E80">
      <w:pPr>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Table S1. Primer information and bioinformatics output</w:t>
      </w:r>
    </w:p>
    <w:tbl>
      <w:tblPr>
        <w:tblW w:w="11205" w:type="dxa"/>
        <w:tblInd w:w="-915" w:type="dxa"/>
        <w:tblLayout w:type="fixed"/>
        <w:tblLook w:val="0600" w:firstRow="0" w:lastRow="0" w:firstColumn="0" w:lastColumn="0" w:noHBand="1" w:noVBand="1"/>
      </w:tblPr>
      <w:tblGrid>
        <w:gridCol w:w="2940"/>
        <w:gridCol w:w="4770"/>
        <w:gridCol w:w="3495"/>
      </w:tblGrid>
      <w:tr w:rsidR="008F6E80" w:rsidRPr="007C5090" w14:paraId="7F3D6920" w14:textId="77777777" w:rsidTr="007C5090">
        <w:tc>
          <w:tcPr>
            <w:tcW w:w="2940" w:type="dxa"/>
            <w:tcBorders>
              <w:top w:val="single" w:sz="4" w:space="0" w:color="auto"/>
              <w:bottom w:val="single" w:sz="4" w:space="0" w:color="auto"/>
            </w:tcBorders>
            <w:tcMar>
              <w:top w:w="100" w:type="dxa"/>
              <w:left w:w="100" w:type="dxa"/>
              <w:bottom w:w="100" w:type="dxa"/>
              <w:right w:w="100" w:type="dxa"/>
            </w:tcMar>
          </w:tcPr>
          <w:p w14:paraId="079B911D" w14:textId="77777777" w:rsidR="008F6E80" w:rsidRPr="007C5090" w:rsidRDefault="008F6E80" w:rsidP="007C5090">
            <w:pPr>
              <w:contextualSpacing/>
              <w:rPr>
                <w:rFonts w:ascii="Times New Roman" w:hAnsi="Times New Roman" w:cs="Times New Roman"/>
                <w:b/>
                <w:bCs/>
                <w:sz w:val="18"/>
                <w:szCs w:val="18"/>
              </w:rPr>
            </w:pPr>
            <w:r w:rsidRPr="007C5090">
              <w:rPr>
                <w:rFonts w:ascii="Times New Roman" w:hAnsi="Times New Roman" w:cs="Times New Roman"/>
                <w:b/>
                <w:bCs/>
                <w:sz w:val="18"/>
                <w:szCs w:val="18"/>
              </w:rPr>
              <w:t>Attribute</w:t>
            </w:r>
          </w:p>
        </w:tc>
        <w:tc>
          <w:tcPr>
            <w:tcW w:w="4770" w:type="dxa"/>
            <w:tcBorders>
              <w:top w:val="single" w:sz="4" w:space="0" w:color="auto"/>
              <w:bottom w:val="single" w:sz="4" w:space="0" w:color="auto"/>
            </w:tcBorders>
            <w:tcMar>
              <w:top w:w="100" w:type="dxa"/>
              <w:left w:w="100" w:type="dxa"/>
              <w:bottom w:w="100" w:type="dxa"/>
              <w:right w:w="100" w:type="dxa"/>
            </w:tcMar>
          </w:tcPr>
          <w:p w14:paraId="761AB7CF" w14:textId="77777777" w:rsidR="008F6E80" w:rsidRPr="007C5090" w:rsidRDefault="008F6E80" w:rsidP="007C5090">
            <w:pPr>
              <w:contextualSpacing/>
              <w:rPr>
                <w:rFonts w:ascii="Times New Roman" w:hAnsi="Times New Roman" w:cs="Times New Roman"/>
                <w:b/>
                <w:bCs/>
                <w:sz w:val="18"/>
                <w:szCs w:val="18"/>
              </w:rPr>
            </w:pPr>
            <w:r w:rsidRPr="007C5090">
              <w:rPr>
                <w:rFonts w:ascii="Times New Roman" w:hAnsi="Times New Roman" w:cs="Times New Roman"/>
                <w:b/>
                <w:bCs/>
                <w:sz w:val="18"/>
                <w:szCs w:val="18"/>
              </w:rPr>
              <w:t>COI (</w:t>
            </w:r>
            <w:proofErr w:type="spellStart"/>
            <w:r w:rsidRPr="007C5090">
              <w:rPr>
                <w:rFonts w:ascii="Times New Roman" w:hAnsi="Times New Roman" w:cs="Times New Roman"/>
                <w:b/>
                <w:bCs/>
                <w:sz w:val="18"/>
                <w:szCs w:val="18"/>
              </w:rPr>
              <w:t>mlCOIintF</w:t>
            </w:r>
            <w:proofErr w:type="spellEnd"/>
            <w:r w:rsidRPr="007C5090">
              <w:rPr>
                <w:rFonts w:ascii="Times New Roman" w:hAnsi="Times New Roman" w:cs="Times New Roman"/>
                <w:b/>
                <w:bCs/>
                <w:sz w:val="18"/>
                <w:szCs w:val="18"/>
              </w:rPr>
              <w:t>/LoboR1)</w:t>
            </w:r>
          </w:p>
        </w:tc>
        <w:tc>
          <w:tcPr>
            <w:tcW w:w="3495" w:type="dxa"/>
            <w:tcBorders>
              <w:top w:val="single" w:sz="4" w:space="0" w:color="auto"/>
              <w:bottom w:val="single" w:sz="4" w:space="0" w:color="auto"/>
            </w:tcBorders>
            <w:tcMar>
              <w:top w:w="100" w:type="dxa"/>
              <w:left w:w="100" w:type="dxa"/>
              <w:bottom w:w="100" w:type="dxa"/>
              <w:right w:w="100" w:type="dxa"/>
            </w:tcMar>
          </w:tcPr>
          <w:p w14:paraId="7A0A7BD4" w14:textId="77777777" w:rsidR="008F6E80" w:rsidRPr="007C5090" w:rsidRDefault="008F6E80" w:rsidP="007C5090">
            <w:pPr>
              <w:contextualSpacing/>
              <w:rPr>
                <w:rFonts w:ascii="Times New Roman" w:hAnsi="Times New Roman" w:cs="Times New Roman"/>
                <w:b/>
                <w:bCs/>
                <w:sz w:val="18"/>
                <w:szCs w:val="18"/>
              </w:rPr>
            </w:pPr>
            <w:r w:rsidRPr="007C5090">
              <w:rPr>
                <w:rFonts w:ascii="Times New Roman" w:hAnsi="Times New Roman" w:cs="Times New Roman"/>
                <w:b/>
                <w:bCs/>
                <w:sz w:val="18"/>
                <w:szCs w:val="18"/>
              </w:rPr>
              <w:t>12S (MarVer1)</w:t>
            </w:r>
          </w:p>
        </w:tc>
      </w:tr>
      <w:tr w:rsidR="008F6E80" w:rsidRPr="007C5090" w14:paraId="3ADBCFC5" w14:textId="77777777" w:rsidTr="007C5090">
        <w:tc>
          <w:tcPr>
            <w:tcW w:w="2940" w:type="dxa"/>
            <w:tcBorders>
              <w:top w:val="single" w:sz="4" w:space="0" w:color="auto"/>
            </w:tcBorders>
            <w:tcMar>
              <w:top w:w="100" w:type="dxa"/>
              <w:left w:w="100" w:type="dxa"/>
              <w:bottom w:w="100" w:type="dxa"/>
              <w:right w:w="100" w:type="dxa"/>
            </w:tcMar>
          </w:tcPr>
          <w:p w14:paraId="71F6ED3A"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Forward primer (5’-3’)</w:t>
            </w:r>
          </w:p>
        </w:tc>
        <w:tc>
          <w:tcPr>
            <w:tcW w:w="4770" w:type="dxa"/>
            <w:tcBorders>
              <w:top w:val="single" w:sz="4" w:space="0" w:color="auto"/>
            </w:tcBorders>
            <w:tcMar>
              <w:top w:w="100" w:type="dxa"/>
              <w:left w:w="100" w:type="dxa"/>
              <w:bottom w:w="100" w:type="dxa"/>
              <w:right w:w="100" w:type="dxa"/>
            </w:tcMar>
          </w:tcPr>
          <w:p w14:paraId="28F7CCF9"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GGWACWGGWTGAACWGTWTAYCCYCC</w:t>
            </w:r>
          </w:p>
        </w:tc>
        <w:tc>
          <w:tcPr>
            <w:tcW w:w="3495" w:type="dxa"/>
            <w:tcBorders>
              <w:top w:val="single" w:sz="4" w:space="0" w:color="auto"/>
            </w:tcBorders>
            <w:tcMar>
              <w:top w:w="100" w:type="dxa"/>
              <w:left w:w="100" w:type="dxa"/>
              <w:bottom w:w="100" w:type="dxa"/>
              <w:right w:w="100" w:type="dxa"/>
            </w:tcMar>
          </w:tcPr>
          <w:p w14:paraId="457F2C85"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CGTGCCAGCCACCGCG</w:t>
            </w:r>
          </w:p>
        </w:tc>
      </w:tr>
      <w:tr w:rsidR="008F6E80" w:rsidRPr="007C5090" w14:paraId="760DF18C" w14:textId="77777777" w:rsidTr="007C5090">
        <w:tc>
          <w:tcPr>
            <w:tcW w:w="2940" w:type="dxa"/>
            <w:tcMar>
              <w:top w:w="100" w:type="dxa"/>
              <w:left w:w="100" w:type="dxa"/>
              <w:bottom w:w="100" w:type="dxa"/>
              <w:right w:w="100" w:type="dxa"/>
            </w:tcMar>
          </w:tcPr>
          <w:p w14:paraId="1DBE9029"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Reverse primer (5’-3’)</w:t>
            </w:r>
          </w:p>
        </w:tc>
        <w:tc>
          <w:tcPr>
            <w:tcW w:w="4770" w:type="dxa"/>
            <w:tcMar>
              <w:top w:w="100" w:type="dxa"/>
              <w:left w:w="100" w:type="dxa"/>
              <w:bottom w:w="100" w:type="dxa"/>
              <w:right w:w="100" w:type="dxa"/>
            </w:tcMar>
          </w:tcPr>
          <w:p w14:paraId="32AD3556"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TAAACYTCWGGRTGWCCRAARAAYCA</w:t>
            </w:r>
          </w:p>
        </w:tc>
        <w:tc>
          <w:tcPr>
            <w:tcW w:w="3495" w:type="dxa"/>
            <w:tcMar>
              <w:top w:w="100" w:type="dxa"/>
              <w:left w:w="100" w:type="dxa"/>
              <w:bottom w:w="100" w:type="dxa"/>
              <w:right w:w="100" w:type="dxa"/>
            </w:tcMar>
          </w:tcPr>
          <w:p w14:paraId="39E3DFD0"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GGGTATCTAATCCYAGTTTG</w:t>
            </w:r>
          </w:p>
        </w:tc>
      </w:tr>
      <w:tr w:rsidR="008F6E80" w:rsidRPr="007C5090" w14:paraId="18306E23" w14:textId="77777777" w:rsidTr="007C5090">
        <w:tc>
          <w:tcPr>
            <w:tcW w:w="2940" w:type="dxa"/>
            <w:tcMar>
              <w:top w:w="100" w:type="dxa"/>
              <w:left w:w="100" w:type="dxa"/>
              <w:bottom w:w="100" w:type="dxa"/>
              <w:right w:w="100" w:type="dxa"/>
            </w:tcMar>
          </w:tcPr>
          <w:p w14:paraId="0FF8708A"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Amplicon length</w:t>
            </w:r>
          </w:p>
        </w:tc>
        <w:tc>
          <w:tcPr>
            <w:tcW w:w="4770" w:type="dxa"/>
            <w:tcMar>
              <w:top w:w="100" w:type="dxa"/>
              <w:left w:w="100" w:type="dxa"/>
              <w:bottom w:w="100" w:type="dxa"/>
              <w:right w:w="100" w:type="dxa"/>
            </w:tcMar>
          </w:tcPr>
          <w:p w14:paraId="4902082B"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313 bp</w:t>
            </w:r>
          </w:p>
        </w:tc>
        <w:tc>
          <w:tcPr>
            <w:tcW w:w="3495" w:type="dxa"/>
            <w:tcMar>
              <w:top w:w="100" w:type="dxa"/>
              <w:left w:w="100" w:type="dxa"/>
              <w:bottom w:w="100" w:type="dxa"/>
              <w:right w:w="100" w:type="dxa"/>
            </w:tcMar>
          </w:tcPr>
          <w:p w14:paraId="6E002FA3"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202 bp</w:t>
            </w:r>
          </w:p>
        </w:tc>
      </w:tr>
      <w:tr w:rsidR="008F6E80" w:rsidRPr="007C5090" w14:paraId="60773D4B" w14:textId="77777777" w:rsidTr="007C5090">
        <w:tc>
          <w:tcPr>
            <w:tcW w:w="2940" w:type="dxa"/>
            <w:tcMar>
              <w:top w:w="100" w:type="dxa"/>
              <w:left w:w="100" w:type="dxa"/>
              <w:bottom w:w="100" w:type="dxa"/>
              <w:right w:w="100" w:type="dxa"/>
            </w:tcMar>
          </w:tcPr>
          <w:p w14:paraId="14FDFA2D"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Target taxa</w:t>
            </w:r>
          </w:p>
        </w:tc>
        <w:tc>
          <w:tcPr>
            <w:tcW w:w="4770" w:type="dxa"/>
            <w:tcMar>
              <w:top w:w="100" w:type="dxa"/>
              <w:left w:w="100" w:type="dxa"/>
              <w:bottom w:w="100" w:type="dxa"/>
              <w:right w:w="100" w:type="dxa"/>
            </w:tcMar>
          </w:tcPr>
          <w:p w14:paraId="6E73526F"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Metazoans</w:t>
            </w:r>
          </w:p>
        </w:tc>
        <w:tc>
          <w:tcPr>
            <w:tcW w:w="3495" w:type="dxa"/>
            <w:tcMar>
              <w:top w:w="100" w:type="dxa"/>
              <w:left w:w="100" w:type="dxa"/>
              <w:bottom w:w="100" w:type="dxa"/>
              <w:right w:w="100" w:type="dxa"/>
            </w:tcMar>
          </w:tcPr>
          <w:p w14:paraId="592E4E1B"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Vertebrates</w:t>
            </w:r>
          </w:p>
        </w:tc>
      </w:tr>
      <w:tr w:rsidR="008F6E80" w:rsidRPr="007C5090" w14:paraId="443E4D57" w14:textId="77777777" w:rsidTr="007C5090">
        <w:tc>
          <w:tcPr>
            <w:tcW w:w="2940" w:type="dxa"/>
            <w:tcMar>
              <w:top w:w="100" w:type="dxa"/>
              <w:left w:w="100" w:type="dxa"/>
              <w:bottom w:w="100" w:type="dxa"/>
              <w:right w:w="100" w:type="dxa"/>
            </w:tcMar>
          </w:tcPr>
          <w:p w14:paraId="59775E21"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Number of samples</w:t>
            </w:r>
          </w:p>
        </w:tc>
        <w:tc>
          <w:tcPr>
            <w:tcW w:w="4770" w:type="dxa"/>
            <w:tcMar>
              <w:top w:w="100" w:type="dxa"/>
              <w:left w:w="100" w:type="dxa"/>
              <w:bottom w:w="100" w:type="dxa"/>
              <w:right w:w="100" w:type="dxa"/>
            </w:tcMar>
          </w:tcPr>
          <w:p w14:paraId="536309CE"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63</w:t>
            </w:r>
          </w:p>
        </w:tc>
        <w:tc>
          <w:tcPr>
            <w:tcW w:w="3495" w:type="dxa"/>
            <w:tcMar>
              <w:top w:w="100" w:type="dxa"/>
              <w:left w:w="100" w:type="dxa"/>
              <w:bottom w:w="100" w:type="dxa"/>
              <w:right w:w="100" w:type="dxa"/>
            </w:tcMar>
          </w:tcPr>
          <w:p w14:paraId="197BFA4E"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74</w:t>
            </w:r>
          </w:p>
        </w:tc>
      </w:tr>
      <w:tr w:rsidR="008F6E80" w:rsidRPr="007C5090" w14:paraId="220D1761" w14:textId="77777777" w:rsidTr="007C5090">
        <w:tc>
          <w:tcPr>
            <w:tcW w:w="2940" w:type="dxa"/>
            <w:tcMar>
              <w:top w:w="100" w:type="dxa"/>
              <w:left w:w="100" w:type="dxa"/>
              <w:bottom w:w="100" w:type="dxa"/>
              <w:right w:w="100" w:type="dxa"/>
            </w:tcMar>
          </w:tcPr>
          <w:p w14:paraId="2529D5A1"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Day (Light / No Light)</w:t>
            </w:r>
          </w:p>
        </w:tc>
        <w:tc>
          <w:tcPr>
            <w:tcW w:w="4770" w:type="dxa"/>
            <w:tcMar>
              <w:top w:w="100" w:type="dxa"/>
              <w:left w:w="100" w:type="dxa"/>
              <w:bottom w:w="100" w:type="dxa"/>
              <w:right w:w="100" w:type="dxa"/>
            </w:tcMar>
          </w:tcPr>
          <w:p w14:paraId="50F53EDB"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20 / 16</w:t>
            </w:r>
          </w:p>
        </w:tc>
        <w:tc>
          <w:tcPr>
            <w:tcW w:w="3495" w:type="dxa"/>
            <w:tcMar>
              <w:top w:w="100" w:type="dxa"/>
              <w:left w:w="100" w:type="dxa"/>
              <w:bottom w:w="100" w:type="dxa"/>
              <w:right w:w="100" w:type="dxa"/>
            </w:tcMar>
          </w:tcPr>
          <w:p w14:paraId="6B792854"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20 / 17</w:t>
            </w:r>
          </w:p>
        </w:tc>
      </w:tr>
      <w:tr w:rsidR="008F6E80" w:rsidRPr="007C5090" w14:paraId="212048F6" w14:textId="77777777" w:rsidTr="007C5090">
        <w:tc>
          <w:tcPr>
            <w:tcW w:w="2940" w:type="dxa"/>
            <w:tcMar>
              <w:top w:w="100" w:type="dxa"/>
              <w:left w:w="100" w:type="dxa"/>
              <w:bottom w:w="100" w:type="dxa"/>
              <w:right w:w="100" w:type="dxa"/>
            </w:tcMar>
          </w:tcPr>
          <w:p w14:paraId="6B469743"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Night (Light / No Light)</w:t>
            </w:r>
          </w:p>
        </w:tc>
        <w:tc>
          <w:tcPr>
            <w:tcW w:w="4770" w:type="dxa"/>
            <w:tcMar>
              <w:top w:w="100" w:type="dxa"/>
              <w:left w:w="100" w:type="dxa"/>
              <w:bottom w:w="100" w:type="dxa"/>
              <w:right w:w="100" w:type="dxa"/>
            </w:tcMar>
          </w:tcPr>
          <w:p w14:paraId="0E25D9EE"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16 / 11</w:t>
            </w:r>
          </w:p>
        </w:tc>
        <w:tc>
          <w:tcPr>
            <w:tcW w:w="3495" w:type="dxa"/>
            <w:tcMar>
              <w:top w:w="100" w:type="dxa"/>
              <w:left w:w="100" w:type="dxa"/>
              <w:bottom w:w="100" w:type="dxa"/>
              <w:right w:w="100" w:type="dxa"/>
            </w:tcMar>
          </w:tcPr>
          <w:p w14:paraId="5D264B36"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19 / 18</w:t>
            </w:r>
          </w:p>
        </w:tc>
      </w:tr>
      <w:tr w:rsidR="008F6E80" w:rsidRPr="007C5090" w14:paraId="57AE0AE1" w14:textId="77777777" w:rsidTr="007C5090">
        <w:tc>
          <w:tcPr>
            <w:tcW w:w="2940" w:type="dxa"/>
            <w:tcMar>
              <w:top w:w="100" w:type="dxa"/>
              <w:left w:w="100" w:type="dxa"/>
              <w:bottom w:w="100" w:type="dxa"/>
              <w:right w:w="100" w:type="dxa"/>
            </w:tcMar>
          </w:tcPr>
          <w:p w14:paraId="6E9BBFE2"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 xml:space="preserve">Raw reads </w:t>
            </w:r>
            <w:proofErr w:type="spellStart"/>
            <w:r w:rsidRPr="007C5090">
              <w:rPr>
                <w:rFonts w:ascii="Times New Roman" w:hAnsi="Times New Roman" w:cs="Times New Roman"/>
                <w:sz w:val="18"/>
                <w:szCs w:val="18"/>
              </w:rPr>
              <w:t>basecalled</w:t>
            </w:r>
            <w:proofErr w:type="spellEnd"/>
          </w:p>
        </w:tc>
        <w:tc>
          <w:tcPr>
            <w:tcW w:w="4770" w:type="dxa"/>
            <w:tcMar>
              <w:top w:w="100" w:type="dxa"/>
              <w:left w:w="100" w:type="dxa"/>
              <w:bottom w:w="100" w:type="dxa"/>
              <w:right w:w="100" w:type="dxa"/>
            </w:tcMar>
          </w:tcPr>
          <w:p w14:paraId="681D3BFB"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20,216,729</w:t>
            </w:r>
          </w:p>
        </w:tc>
        <w:tc>
          <w:tcPr>
            <w:tcW w:w="3495" w:type="dxa"/>
            <w:tcMar>
              <w:top w:w="100" w:type="dxa"/>
              <w:left w:w="100" w:type="dxa"/>
              <w:bottom w:w="100" w:type="dxa"/>
              <w:right w:w="100" w:type="dxa"/>
            </w:tcMar>
          </w:tcPr>
          <w:p w14:paraId="44930831"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18,458,998</w:t>
            </w:r>
          </w:p>
        </w:tc>
      </w:tr>
      <w:tr w:rsidR="008F6E80" w:rsidRPr="007C5090" w14:paraId="0E827DE6" w14:textId="77777777" w:rsidTr="007C5090">
        <w:tc>
          <w:tcPr>
            <w:tcW w:w="2940" w:type="dxa"/>
            <w:tcMar>
              <w:top w:w="100" w:type="dxa"/>
              <w:left w:w="100" w:type="dxa"/>
              <w:bottom w:w="100" w:type="dxa"/>
              <w:right w:w="100" w:type="dxa"/>
            </w:tcMar>
          </w:tcPr>
          <w:p w14:paraId="4AE433BA"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Reads retained through the pipeline</w:t>
            </w:r>
          </w:p>
        </w:tc>
        <w:tc>
          <w:tcPr>
            <w:tcW w:w="4770" w:type="dxa"/>
            <w:tcMar>
              <w:top w:w="100" w:type="dxa"/>
              <w:left w:w="100" w:type="dxa"/>
              <w:bottom w:w="100" w:type="dxa"/>
              <w:right w:w="100" w:type="dxa"/>
            </w:tcMar>
          </w:tcPr>
          <w:p w14:paraId="2FA1462E"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7,411,763</w:t>
            </w:r>
          </w:p>
        </w:tc>
        <w:tc>
          <w:tcPr>
            <w:tcW w:w="3495" w:type="dxa"/>
            <w:tcMar>
              <w:top w:w="100" w:type="dxa"/>
              <w:left w:w="100" w:type="dxa"/>
              <w:bottom w:w="100" w:type="dxa"/>
              <w:right w:w="100" w:type="dxa"/>
            </w:tcMar>
          </w:tcPr>
          <w:p w14:paraId="590E23DB"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4,715,640</w:t>
            </w:r>
          </w:p>
        </w:tc>
      </w:tr>
      <w:tr w:rsidR="008F6E80" w:rsidRPr="007C5090" w14:paraId="7EB26E77" w14:textId="77777777" w:rsidTr="007C5090">
        <w:tc>
          <w:tcPr>
            <w:tcW w:w="2940" w:type="dxa"/>
            <w:tcBorders>
              <w:bottom w:val="single" w:sz="4" w:space="0" w:color="auto"/>
            </w:tcBorders>
            <w:tcMar>
              <w:top w:w="100" w:type="dxa"/>
              <w:left w:w="100" w:type="dxa"/>
              <w:bottom w:w="100" w:type="dxa"/>
              <w:right w:w="100" w:type="dxa"/>
            </w:tcMar>
          </w:tcPr>
          <w:p w14:paraId="3F24A544"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lastRenderedPageBreak/>
              <w:t>% of reads assigned to target organisms</w:t>
            </w:r>
          </w:p>
        </w:tc>
        <w:tc>
          <w:tcPr>
            <w:tcW w:w="4770" w:type="dxa"/>
            <w:tcBorders>
              <w:bottom w:val="single" w:sz="4" w:space="0" w:color="auto"/>
            </w:tcBorders>
            <w:tcMar>
              <w:top w:w="100" w:type="dxa"/>
              <w:left w:w="100" w:type="dxa"/>
              <w:bottom w:w="100" w:type="dxa"/>
              <w:right w:w="100" w:type="dxa"/>
            </w:tcMar>
          </w:tcPr>
          <w:p w14:paraId="7BE4EAD4"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32.9%</w:t>
            </w:r>
          </w:p>
        </w:tc>
        <w:tc>
          <w:tcPr>
            <w:tcW w:w="3495" w:type="dxa"/>
            <w:tcBorders>
              <w:bottom w:val="single" w:sz="4" w:space="0" w:color="auto"/>
            </w:tcBorders>
            <w:tcMar>
              <w:top w:w="100" w:type="dxa"/>
              <w:left w:w="100" w:type="dxa"/>
              <w:bottom w:w="100" w:type="dxa"/>
              <w:right w:w="100" w:type="dxa"/>
            </w:tcMar>
          </w:tcPr>
          <w:p w14:paraId="1811D203"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70.6%</w:t>
            </w:r>
          </w:p>
        </w:tc>
      </w:tr>
    </w:tbl>
    <w:p w14:paraId="3ED466EF" w14:textId="7433E09A" w:rsidR="00B87939" w:rsidRDefault="00B87939">
      <w:pPr>
        <w:rPr>
          <w:sz w:val="24"/>
          <w:szCs w:val="24"/>
        </w:rPr>
      </w:pPr>
    </w:p>
    <w:p w14:paraId="0B48EDA4" w14:textId="77777777" w:rsidR="00913374" w:rsidRDefault="00913374">
      <w:pPr>
        <w:rPr>
          <w:ins w:id="0" w:author="Gledis Guri" w:date="2026-05-04T16:53:00Z" w16du:dateUtc="2026-05-04T23:53:00Z"/>
          <w:sz w:val="24"/>
          <w:szCs w:val="24"/>
        </w:rPr>
      </w:pPr>
      <w:ins w:id="1" w:author="Gledis Guri" w:date="2026-05-04T16:53:00Z" w16du:dateUtc="2026-05-04T23:53:00Z">
        <w:r>
          <w:rPr>
            <w:sz w:val="24"/>
            <w:szCs w:val="24"/>
          </w:rPr>
          <w:br w:type="page"/>
        </w:r>
      </w:ins>
    </w:p>
    <w:p w14:paraId="29A964D2" w14:textId="30C01897" w:rsidR="00913374" w:rsidRPr="00952A86" w:rsidRDefault="00913374">
      <w:pPr>
        <w:rPr>
          <w:ins w:id="2" w:author="Gledis Guri" w:date="2026-05-04T16:53:00Z" w16du:dateUtc="2026-05-04T23:53:00Z"/>
          <w:rFonts w:ascii="Times New Roman" w:hAnsi="Times New Roman" w:cs="Times New Roman"/>
          <w:sz w:val="24"/>
          <w:szCs w:val="24"/>
          <w:rPrChange w:id="3" w:author="Gledis Guri" w:date="2026-05-04T17:13:00Z" w16du:dateUtc="2026-05-05T00:13:00Z">
            <w:rPr>
              <w:ins w:id="4" w:author="Gledis Guri" w:date="2026-05-04T16:53:00Z" w16du:dateUtc="2026-05-04T23:53:00Z"/>
              <w:sz w:val="24"/>
              <w:szCs w:val="24"/>
            </w:rPr>
          </w:rPrChange>
        </w:rPr>
      </w:pPr>
      <w:ins w:id="5" w:author="Gledis Guri" w:date="2026-05-04T16:53:00Z" w16du:dateUtc="2026-05-04T23:53:00Z">
        <w:r w:rsidRPr="00952A86">
          <w:rPr>
            <w:rFonts w:ascii="Times New Roman" w:hAnsi="Times New Roman" w:cs="Times New Roman"/>
            <w:sz w:val="24"/>
            <w:szCs w:val="24"/>
            <w:rPrChange w:id="6" w:author="Gledis Guri" w:date="2026-05-04T17:13:00Z" w16du:dateUtc="2026-05-05T00:13:00Z">
              <w:rPr>
                <w:sz w:val="24"/>
                <w:szCs w:val="24"/>
              </w:rPr>
            </w:rPrChange>
          </w:rPr>
          <w:lastRenderedPageBreak/>
          <w:t>Table S2.</w:t>
        </w:r>
      </w:ins>
      <w:ins w:id="7" w:author="Gledis Guri" w:date="2026-05-04T17:09:00Z" w16du:dateUtc="2026-05-05T00:09:00Z">
        <w:r w:rsidR="00952A86" w:rsidRPr="00952A86">
          <w:rPr>
            <w:rFonts w:ascii="Times New Roman" w:hAnsi="Times New Roman" w:cs="Times New Roman"/>
            <w:sz w:val="24"/>
            <w:szCs w:val="24"/>
            <w:rPrChange w:id="8" w:author="Gledis Guri" w:date="2026-05-04T17:13:00Z" w16du:dateUtc="2026-05-05T00:13:00Z">
              <w:rPr>
                <w:sz w:val="24"/>
                <w:szCs w:val="24"/>
              </w:rPr>
            </w:rPrChange>
          </w:rPr>
          <w:t xml:space="preserve"> </w:t>
        </w:r>
      </w:ins>
      <w:ins w:id="9" w:author="Gledis Guri" w:date="2026-05-04T17:16:00Z" w16du:dateUtc="2026-05-05T00:16:00Z">
        <w:r w:rsidR="00A21FF0" w:rsidRPr="00A21FF0">
          <w:rPr>
            <w:rFonts w:ascii="Times New Roman" w:hAnsi="Times New Roman" w:cs="Times New Roman"/>
            <w:sz w:val="24"/>
            <w:szCs w:val="24"/>
          </w:rPr>
          <w:t>Design matrix for the beta regression model of pairwise community dissimilarity (D). Columns correspond to predictor variables, and entries (0/1) indicate whether the associated parameter (Greek letter coefficient) is excluded (0) or included (1) in the linear predictor for each condition. Additional variables include elapsed time between samples (d), phase difference (t), biological replicate (r), and the</w:t>
        </w:r>
      </w:ins>
      <w:ins w:id="10" w:author="Gledis Guri" w:date="2026-05-04T17:17:00Z" w16du:dateUtc="2026-05-05T00:17:00Z">
        <w:r w:rsidR="00A21FF0">
          <w:rPr>
            <w:rFonts w:ascii="Times New Roman" w:hAnsi="Times New Roman" w:cs="Times New Roman"/>
            <w:sz w:val="24"/>
            <w:szCs w:val="24"/>
          </w:rPr>
          <w:t xml:space="preserve"> total</w:t>
        </w:r>
      </w:ins>
      <w:ins w:id="11" w:author="Gledis Guri" w:date="2026-05-04T17:16:00Z" w16du:dateUtc="2026-05-05T00:16:00Z">
        <w:r w:rsidR="00A21FF0" w:rsidRPr="00A21FF0">
          <w:rPr>
            <w:rFonts w:ascii="Times New Roman" w:hAnsi="Times New Roman" w:cs="Times New Roman"/>
            <w:sz w:val="24"/>
            <w:szCs w:val="24"/>
          </w:rPr>
          <w:t xml:space="preserve"> number of </w:t>
        </w:r>
      </w:ins>
      <w:ins w:id="12" w:author="Gledis Guri" w:date="2026-05-04T17:17:00Z" w16du:dateUtc="2026-05-05T00:17:00Z">
        <w:r w:rsidR="00A21FF0">
          <w:rPr>
            <w:rFonts w:ascii="Times New Roman" w:hAnsi="Times New Roman" w:cs="Times New Roman"/>
            <w:sz w:val="24"/>
            <w:szCs w:val="24"/>
          </w:rPr>
          <w:t xml:space="preserve">samples included in the </w:t>
        </w:r>
      </w:ins>
      <w:ins w:id="13" w:author="Gledis Guri" w:date="2026-05-04T17:16:00Z" w16du:dateUtc="2026-05-05T00:16:00Z">
        <w:r w:rsidR="00A21FF0" w:rsidRPr="00A21FF0">
          <w:rPr>
            <w:rFonts w:ascii="Times New Roman" w:hAnsi="Times New Roman" w:cs="Times New Roman"/>
            <w:sz w:val="24"/>
            <w:szCs w:val="24"/>
          </w:rPr>
          <w:t>pairwise comparisons (N).</w:t>
        </w:r>
      </w:ins>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Change w:id="14" w:author="Gledis Guri" w:date="2026-05-04T17:12:00Z" w16du:dateUtc="2026-05-05T00:12:00Z">
          <w:tblPr>
            <w:tblStyle w:val="TableGrid"/>
            <w:tblW w:w="0" w:type="auto"/>
            <w:tblLayout w:type="fixed"/>
            <w:tblLook w:val="04A0" w:firstRow="1" w:lastRow="0" w:firstColumn="1" w:lastColumn="0" w:noHBand="0" w:noVBand="1"/>
          </w:tblPr>
        </w:tblPrChange>
      </w:tblPr>
      <w:tblGrid>
        <w:gridCol w:w="728"/>
        <w:gridCol w:w="1234"/>
        <w:gridCol w:w="1294"/>
        <w:gridCol w:w="708"/>
        <w:gridCol w:w="1134"/>
        <w:gridCol w:w="709"/>
        <w:tblGridChange w:id="15">
          <w:tblGrid>
            <w:gridCol w:w="5"/>
            <w:gridCol w:w="723"/>
            <w:gridCol w:w="5"/>
            <w:gridCol w:w="1229"/>
            <w:gridCol w:w="5"/>
            <w:gridCol w:w="1289"/>
            <w:gridCol w:w="5"/>
            <w:gridCol w:w="74"/>
            <w:gridCol w:w="629"/>
            <w:gridCol w:w="5"/>
            <w:gridCol w:w="865"/>
            <w:gridCol w:w="264"/>
            <w:gridCol w:w="5"/>
            <w:gridCol w:w="704"/>
            <w:gridCol w:w="5"/>
            <w:gridCol w:w="1022"/>
            <w:gridCol w:w="611"/>
          </w:tblGrid>
        </w:tblGridChange>
      </w:tblGrid>
      <w:tr w:rsidR="000C6DDC" w:rsidRPr="00913374" w14:paraId="02672F24" w14:textId="77777777" w:rsidTr="00952A86">
        <w:trPr>
          <w:cantSplit/>
          <w:trHeight w:val="753"/>
          <w:ins w:id="16" w:author="Gledis Guri" w:date="2026-05-04T17:03:00Z" w16du:dateUtc="2026-05-05T00:03:00Z"/>
          <w:trPrChange w:id="17" w:author="Gledis Guri" w:date="2026-05-04T17:12:00Z" w16du:dateUtc="2026-05-05T00:12:00Z">
            <w:trPr>
              <w:gridBefore w:val="1"/>
              <w:cantSplit/>
              <w:trHeight w:val="753"/>
            </w:trPr>
          </w:trPrChange>
        </w:trPr>
        <w:tc>
          <w:tcPr>
            <w:tcW w:w="728" w:type="dxa"/>
            <w:vAlign w:val="bottom"/>
            <w:tcPrChange w:id="18" w:author="Gledis Guri" w:date="2026-05-04T17:12:00Z" w16du:dateUtc="2026-05-05T00:12:00Z">
              <w:tcPr>
                <w:tcW w:w="728" w:type="dxa"/>
                <w:gridSpan w:val="2"/>
                <w:vAlign w:val="bottom"/>
              </w:tcPr>
            </w:tcPrChange>
          </w:tcPr>
          <w:p w14:paraId="47D7D964" w14:textId="77777777" w:rsidR="000C6DDC" w:rsidRPr="00913374" w:rsidRDefault="000C6DDC" w:rsidP="00913374">
            <w:pPr>
              <w:spacing w:after="0"/>
              <w:jc w:val="left"/>
              <w:rPr>
                <w:ins w:id="19" w:author="Gledis Guri" w:date="2026-05-04T17:03:00Z" w16du:dateUtc="2026-05-05T00:03:00Z"/>
                <w:rFonts w:ascii="Times New Roman" w:hAnsi="Times New Roman" w:cs="Times New Roman"/>
                <w:color w:val="000000"/>
              </w:rPr>
              <w:pPrChange w:id="20" w:author="Gledis Guri" w:date="2026-05-04T17:03:00Z" w16du:dateUtc="2026-05-05T00:03:00Z">
                <w:pPr>
                  <w:spacing w:after="0"/>
                  <w:ind w:left="113" w:right="113"/>
                  <w:jc w:val="left"/>
                </w:pPr>
              </w:pPrChange>
            </w:pPr>
          </w:p>
        </w:tc>
        <w:tc>
          <w:tcPr>
            <w:tcW w:w="1234" w:type="dxa"/>
            <w:vAlign w:val="bottom"/>
            <w:tcPrChange w:id="21" w:author="Gledis Guri" w:date="2026-05-04T17:12:00Z" w16du:dateUtc="2026-05-05T00:12:00Z">
              <w:tcPr>
                <w:tcW w:w="1234" w:type="dxa"/>
                <w:gridSpan w:val="2"/>
                <w:vAlign w:val="bottom"/>
              </w:tcPr>
            </w:tcPrChange>
          </w:tcPr>
          <w:p w14:paraId="409CA28D" w14:textId="60CF3029" w:rsidR="000C6DDC" w:rsidRDefault="000C6DDC" w:rsidP="00913374">
            <w:pPr>
              <w:spacing w:after="0"/>
              <w:rPr>
                <w:ins w:id="22" w:author="Gledis Guri" w:date="2026-05-04T17:03:00Z" w16du:dateUtc="2026-05-05T00:03:00Z"/>
                <w:rFonts w:ascii="Times New Roman" w:hAnsi="Times New Roman" w:cs="Times New Roman"/>
                <w:color w:val="000000"/>
              </w:rPr>
              <w:pPrChange w:id="23" w:author="Gledis Guri" w:date="2026-05-04T17:03:00Z" w16du:dateUtc="2026-05-05T00:03:00Z">
                <w:pPr>
                  <w:spacing w:after="0"/>
                  <w:ind w:left="113" w:right="113"/>
                </w:pPr>
              </w:pPrChange>
            </w:pPr>
            <w:ins w:id="24" w:author="Gledis Guri" w:date="2026-05-04T17:03:00Z" w16du:dateUtc="2026-05-05T00:03:00Z">
              <w:r>
                <w:rPr>
                  <w:rFonts w:ascii="Times New Roman" w:hAnsi="Times New Roman" w:cs="Times New Roman"/>
                  <w:color w:val="000000"/>
                </w:rPr>
                <w:t>Treatment during day</w:t>
              </w:r>
            </w:ins>
          </w:p>
        </w:tc>
        <w:tc>
          <w:tcPr>
            <w:tcW w:w="1294" w:type="dxa"/>
            <w:vAlign w:val="bottom"/>
            <w:tcPrChange w:id="25" w:author="Gledis Guri" w:date="2026-05-04T17:12:00Z" w16du:dateUtc="2026-05-05T00:12:00Z">
              <w:tcPr>
                <w:tcW w:w="1368" w:type="dxa"/>
                <w:gridSpan w:val="3"/>
                <w:vAlign w:val="bottom"/>
              </w:tcPr>
            </w:tcPrChange>
          </w:tcPr>
          <w:p w14:paraId="5414DCDA" w14:textId="7F868FD2" w:rsidR="000C6DDC" w:rsidRDefault="000C6DDC" w:rsidP="00913374">
            <w:pPr>
              <w:spacing w:after="0"/>
              <w:rPr>
                <w:ins w:id="26" w:author="Gledis Guri" w:date="2026-05-04T17:03:00Z" w16du:dateUtc="2026-05-05T00:03:00Z"/>
                <w:rFonts w:ascii="Times New Roman" w:hAnsi="Times New Roman" w:cs="Times New Roman"/>
                <w:color w:val="000000"/>
              </w:rPr>
              <w:pPrChange w:id="27" w:author="Gledis Guri" w:date="2026-05-04T17:03:00Z" w16du:dateUtc="2026-05-05T00:03:00Z">
                <w:pPr>
                  <w:spacing w:after="0"/>
                  <w:ind w:left="113" w:right="113"/>
                </w:pPr>
              </w:pPrChange>
            </w:pPr>
            <w:ins w:id="28" w:author="Gledis Guri" w:date="2026-05-04T17:03:00Z" w16du:dateUtc="2026-05-05T00:03:00Z">
              <w:r>
                <w:rPr>
                  <w:rFonts w:ascii="Times New Roman" w:hAnsi="Times New Roman" w:cs="Times New Roman"/>
                  <w:color w:val="000000"/>
                </w:rPr>
                <w:t xml:space="preserve">Treatment during </w:t>
              </w:r>
              <w:r>
                <w:rPr>
                  <w:rFonts w:ascii="Times New Roman" w:hAnsi="Times New Roman" w:cs="Times New Roman"/>
                  <w:color w:val="000000"/>
                </w:rPr>
                <w:t>night</w:t>
              </w:r>
            </w:ins>
          </w:p>
        </w:tc>
        <w:tc>
          <w:tcPr>
            <w:tcW w:w="708" w:type="dxa"/>
            <w:vAlign w:val="bottom"/>
            <w:tcPrChange w:id="29" w:author="Gledis Guri" w:date="2026-05-04T17:12:00Z" w16du:dateUtc="2026-05-05T00:12:00Z">
              <w:tcPr>
                <w:tcW w:w="1499" w:type="dxa"/>
                <w:gridSpan w:val="3"/>
                <w:vAlign w:val="bottom"/>
              </w:tcPr>
            </w:tcPrChange>
          </w:tcPr>
          <w:p w14:paraId="3F698B09" w14:textId="77777777" w:rsidR="000C6DDC" w:rsidRPr="00913374" w:rsidRDefault="000C6DDC" w:rsidP="00913374">
            <w:pPr>
              <w:rPr>
                <w:ins w:id="30" w:author="Gledis Guri" w:date="2026-05-04T17:03:00Z" w16du:dateUtc="2026-05-05T00:03:00Z"/>
                <w:rFonts w:ascii="Times New Roman" w:hAnsi="Times New Roman" w:cs="Times New Roman"/>
                <w:color w:val="000000"/>
              </w:rPr>
            </w:pPr>
          </w:p>
        </w:tc>
        <w:tc>
          <w:tcPr>
            <w:tcW w:w="1134" w:type="dxa"/>
            <w:vAlign w:val="bottom"/>
            <w:tcPrChange w:id="31" w:author="Gledis Guri" w:date="2026-05-04T17:12:00Z" w16du:dateUtc="2026-05-05T00:12:00Z">
              <w:tcPr>
                <w:tcW w:w="2000" w:type="dxa"/>
                <w:gridSpan w:val="5"/>
                <w:vAlign w:val="bottom"/>
              </w:tcPr>
            </w:tcPrChange>
          </w:tcPr>
          <w:p w14:paraId="4F07AB11" w14:textId="77777777" w:rsidR="000C6DDC" w:rsidRPr="00913374" w:rsidRDefault="000C6DDC" w:rsidP="00913374">
            <w:pPr>
              <w:rPr>
                <w:ins w:id="32" w:author="Gledis Guri" w:date="2026-05-04T17:03:00Z" w16du:dateUtc="2026-05-05T00:03:00Z"/>
                <w:rFonts w:ascii="Times New Roman" w:hAnsi="Times New Roman" w:cs="Times New Roman"/>
                <w:color w:val="000000"/>
              </w:rPr>
            </w:pPr>
          </w:p>
        </w:tc>
        <w:tc>
          <w:tcPr>
            <w:tcW w:w="709" w:type="dxa"/>
            <w:vAlign w:val="bottom"/>
            <w:tcPrChange w:id="33" w:author="Gledis Guri" w:date="2026-05-04T17:12:00Z" w16du:dateUtc="2026-05-05T00:12:00Z">
              <w:tcPr>
                <w:tcW w:w="611" w:type="dxa"/>
                <w:vAlign w:val="bottom"/>
              </w:tcPr>
            </w:tcPrChange>
          </w:tcPr>
          <w:p w14:paraId="743A79FF" w14:textId="77777777" w:rsidR="000C6DDC" w:rsidRPr="00913374" w:rsidRDefault="000C6DDC" w:rsidP="00913374">
            <w:pPr>
              <w:rPr>
                <w:ins w:id="34" w:author="Gledis Guri" w:date="2026-05-04T17:03:00Z" w16du:dateUtc="2026-05-05T00:03:00Z"/>
                <w:rFonts w:ascii="Times New Roman" w:hAnsi="Times New Roman" w:cs="Times New Roman"/>
                <w:color w:val="000000"/>
              </w:rPr>
            </w:pPr>
          </w:p>
        </w:tc>
      </w:tr>
      <w:tr w:rsidR="000C6DDC" w:rsidRPr="000C6DDC" w14:paraId="16D7061D" w14:textId="77777777" w:rsidTr="00952A86">
        <w:trPr>
          <w:cantSplit/>
          <w:trHeight w:val="2454"/>
          <w:ins w:id="35" w:author="Gledis Guri" w:date="2026-05-04T16:54:00Z" w16du:dateUtc="2026-05-04T23:54:00Z"/>
          <w:trPrChange w:id="36" w:author="Gledis Guri" w:date="2026-05-04T17:13:00Z" w16du:dateUtc="2026-05-05T00:13:00Z">
            <w:trPr>
              <w:gridBefore w:val="1"/>
              <w:cantSplit/>
              <w:trHeight w:val="2454"/>
            </w:trPr>
          </w:trPrChange>
        </w:trPr>
        <w:tc>
          <w:tcPr>
            <w:tcW w:w="728" w:type="dxa"/>
            <w:textDirection w:val="btLr"/>
            <w:vAlign w:val="center"/>
            <w:tcPrChange w:id="37" w:author="Gledis Guri" w:date="2026-05-04T17:13:00Z" w16du:dateUtc="2026-05-05T00:13:00Z">
              <w:tcPr>
                <w:tcW w:w="728" w:type="dxa"/>
                <w:gridSpan w:val="2"/>
                <w:textDirection w:val="btLr"/>
                <w:vAlign w:val="bottom"/>
              </w:tcPr>
            </w:tcPrChange>
          </w:tcPr>
          <w:p w14:paraId="46C89557" w14:textId="2189B7B6" w:rsidR="000C6DDC" w:rsidRPr="00913374" w:rsidRDefault="000C6DDC" w:rsidP="00952A86">
            <w:pPr>
              <w:spacing w:after="0"/>
              <w:ind w:left="113" w:right="113"/>
              <w:jc w:val="left"/>
              <w:rPr>
                <w:ins w:id="38" w:author="Gledis Guri" w:date="2026-05-04T16:58:00Z" w16du:dateUtc="2026-05-04T23:58:00Z"/>
                <w:rFonts w:ascii="Times New Roman" w:hAnsi="Times New Roman" w:cs="Times New Roman"/>
                <w:color w:val="000000"/>
                <w:rPrChange w:id="39" w:author="Gledis Guri" w:date="2026-05-04T16:58:00Z" w16du:dateUtc="2026-05-04T23:58:00Z">
                  <w:rPr>
                    <w:ins w:id="40" w:author="Gledis Guri" w:date="2026-05-04T16:58:00Z" w16du:dateUtc="2026-05-04T23:58:00Z"/>
                    <w:rFonts w:ascii="Aptos Narrow" w:hAnsi="Aptos Narrow"/>
                    <w:color w:val="000000"/>
                  </w:rPr>
                </w:rPrChange>
              </w:rPr>
              <w:pPrChange w:id="41" w:author="Gledis Guri" w:date="2026-05-04T17:13:00Z" w16du:dateUtc="2026-05-05T00:13:00Z">
                <w:pPr/>
              </w:pPrChange>
            </w:pPr>
            <w:ins w:id="42" w:author="Gledis Guri" w:date="2026-05-04T16:56:00Z" w16du:dateUtc="2026-05-04T23:56:00Z">
              <w:r w:rsidRPr="00913374">
                <w:rPr>
                  <w:rFonts w:ascii="Times New Roman" w:hAnsi="Times New Roman" w:cs="Times New Roman"/>
                  <w:color w:val="000000"/>
                  <w:rPrChange w:id="43" w:author="Gledis Guri" w:date="2026-05-04T16:58:00Z" w16du:dateUtc="2026-05-04T23:58:00Z">
                    <w:rPr>
                      <w:rFonts w:ascii="Aptos Narrow" w:hAnsi="Aptos Narrow"/>
                      <w:color w:val="000000"/>
                    </w:rPr>
                  </w:rPrChange>
                </w:rPr>
                <w:t>D</w:t>
              </w:r>
            </w:ins>
            <w:ins w:id="44" w:author="Gledis Guri" w:date="2026-05-04T16:57:00Z" w16du:dateUtc="2026-05-04T23:57:00Z">
              <w:r w:rsidRPr="00913374">
                <w:rPr>
                  <w:rFonts w:ascii="Times New Roman" w:hAnsi="Times New Roman" w:cs="Times New Roman"/>
                  <w:color w:val="000000"/>
                  <w:rPrChange w:id="45" w:author="Gledis Guri" w:date="2026-05-04T16:58:00Z" w16du:dateUtc="2026-05-04T23:58:00Z">
                    <w:rPr>
                      <w:rFonts w:ascii="Aptos Narrow" w:hAnsi="Aptos Narrow"/>
                      <w:color w:val="000000"/>
                    </w:rPr>
                  </w:rPrChange>
                </w:rPr>
                <w:t>ay – day</w:t>
              </w:r>
            </w:ins>
            <w:ins w:id="46" w:author="Gledis Guri" w:date="2026-05-04T16:58:00Z" w16du:dateUtc="2026-05-04T23:58:00Z">
              <w:r>
                <w:rPr>
                  <w:rFonts w:ascii="Times New Roman" w:hAnsi="Times New Roman" w:cs="Times New Roman"/>
                  <w:color w:val="000000"/>
                </w:rPr>
                <w:t xml:space="preserve"> = 0</w:t>
              </w:r>
            </w:ins>
          </w:p>
          <w:p w14:paraId="624BD73E" w14:textId="508A77F9" w:rsidR="000C6DDC" w:rsidRPr="00913374" w:rsidRDefault="000C6DDC" w:rsidP="00952A86">
            <w:pPr>
              <w:spacing w:after="0"/>
              <w:ind w:left="113" w:right="113"/>
              <w:jc w:val="left"/>
              <w:rPr>
                <w:ins w:id="47" w:author="Gledis Guri" w:date="2026-05-04T16:54:00Z" w16du:dateUtc="2026-05-04T23:54:00Z"/>
                <w:rFonts w:ascii="Times New Roman" w:hAnsi="Times New Roman" w:cs="Times New Roman"/>
                <w:rPrChange w:id="48" w:author="Gledis Guri" w:date="2026-05-04T16:58:00Z" w16du:dateUtc="2026-05-04T23:58:00Z">
                  <w:rPr>
                    <w:ins w:id="49" w:author="Gledis Guri" w:date="2026-05-04T16:54:00Z" w16du:dateUtc="2026-05-04T23:54:00Z"/>
                    <w:sz w:val="24"/>
                    <w:szCs w:val="24"/>
                  </w:rPr>
                </w:rPrChange>
              </w:rPr>
              <w:pPrChange w:id="50" w:author="Gledis Guri" w:date="2026-05-04T17:13:00Z" w16du:dateUtc="2026-05-05T00:13:00Z">
                <w:pPr/>
              </w:pPrChange>
            </w:pPr>
            <w:ins w:id="51" w:author="Gledis Guri" w:date="2026-05-04T16:58:00Z" w16du:dateUtc="2026-05-04T23:58:00Z">
              <w:r>
                <w:rPr>
                  <w:rFonts w:ascii="Times New Roman" w:hAnsi="Times New Roman" w:cs="Times New Roman"/>
                </w:rPr>
                <w:t>Day – night = 1</w:t>
              </w:r>
            </w:ins>
          </w:p>
        </w:tc>
        <w:tc>
          <w:tcPr>
            <w:tcW w:w="1234" w:type="dxa"/>
            <w:textDirection w:val="btLr"/>
            <w:vAlign w:val="center"/>
            <w:tcPrChange w:id="52" w:author="Gledis Guri" w:date="2026-05-04T17:13:00Z" w16du:dateUtc="2026-05-05T00:13:00Z">
              <w:tcPr>
                <w:tcW w:w="1234" w:type="dxa"/>
                <w:gridSpan w:val="2"/>
                <w:textDirection w:val="btLr"/>
                <w:vAlign w:val="bottom"/>
              </w:tcPr>
            </w:tcPrChange>
          </w:tcPr>
          <w:p w14:paraId="28C69E70" w14:textId="77777777" w:rsidR="000C6DDC" w:rsidRDefault="000C6DDC" w:rsidP="00952A86">
            <w:pPr>
              <w:spacing w:after="0"/>
              <w:ind w:left="113" w:right="113"/>
              <w:jc w:val="left"/>
              <w:rPr>
                <w:ins w:id="53" w:author="Gledis Guri" w:date="2026-05-04T17:00:00Z" w16du:dateUtc="2026-05-05T00:00:00Z"/>
                <w:rFonts w:ascii="Times New Roman" w:hAnsi="Times New Roman" w:cs="Times New Roman"/>
                <w:color w:val="000000"/>
              </w:rPr>
              <w:pPrChange w:id="54" w:author="Gledis Guri" w:date="2026-05-04T17:13:00Z" w16du:dateUtc="2026-05-05T00:13:00Z">
                <w:pPr/>
              </w:pPrChange>
            </w:pPr>
            <w:ins w:id="55" w:author="Gledis Guri" w:date="2026-05-04T17:00:00Z" w16du:dateUtc="2026-05-05T00:00:00Z">
              <w:r>
                <w:rPr>
                  <w:rFonts w:ascii="Times New Roman" w:hAnsi="Times New Roman" w:cs="Times New Roman"/>
                  <w:color w:val="000000"/>
                </w:rPr>
                <w:t>Light - light</w:t>
              </w:r>
            </w:ins>
            <w:ins w:id="56" w:author="Gledis Guri" w:date="2026-05-04T16:59:00Z" w16du:dateUtc="2026-05-04T23:59:00Z">
              <w:r>
                <w:rPr>
                  <w:rFonts w:ascii="Times New Roman" w:hAnsi="Times New Roman" w:cs="Times New Roman"/>
                  <w:color w:val="000000"/>
                </w:rPr>
                <w:t xml:space="preserve"> = 0</w:t>
              </w:r>
            </w:ins>
          </w:p>
          <w:p w14:paraId="2E1AE765" w14:textId="77777777" w:rsidR="000C6DDC" w:rsidRDefault="000C6DDC" w:rsidP="00952A86">
            <w:pPr>
              <w:spacing w:after="0"/>
              <w:ind w:left="113" w:right="113"/>
              <w:jc w:val="left"/>
              <w:rPr>
                <w:ins w:id="57" w:author="Gledis Guri" w:date="2026-05-04T17:00:00Z" w16du:dateUtc="2026-05-05T00:00:00Z"/>
                <w:rFonts w:ascii="Times New Roman" w:hAnsi="Times New Roman" w:cs="Times New Roman"/>
                <w:color w:val="000000"/>
              </w:rPr>
              <w:pPrChange w:id="58" w:author="Gledis Guri" w:date="2026-05-04T17:13:00Z" w16du:dateUtc="2026-05-05T00:13:00Z">
                <w:pPr/>
              </w:pPrChange>
            </w:pPr>
            <w:ins w:id="59" w:author="Gledis Guri" w:date="2026-05-04T17:00:00Z" w16du:dateUtc="2026-05-05T00:00:00Z">
              <w:r>
                <w:rPr>
                  <w:rFonts w:ascii="Times New Roman" w:hAnsi="Times New Roman" w:cs="Times New Roman"/>
                  <w:color w:val="000000"/>
                </w:rPr>
                <w:t>No light – no light = 0</w:t>
              </w:r>
            </w:ins>
          </w:p>
          <w:p w14:paraId="77E7F2ED" w14:textId="77777777" w:rsidR="000C6DDC" w:rsidRDefault="000C6DDC" w:rsidP="00952A86">
            <w:pPr>
              <w:spacing w:after="0"/>
              <w:ind w:left="113" w:right="113"/>
              <w:jc w:val="left"/>
              <w:rPr>
                <w:ins w:id="60" w:author="Gledis Guri" w:date="2026-05-04T17:00:00Z" w16du:dateUtc="2026-05-05T00:00:00Z"/>
                <w:rFonts w:ascii="Times New Roman" w:hAnsi="Times New Roman" w:cs="Times New Roman"/>
                <w:color w:val="000000"/>
              </w:rPr>
              <w:pPrChange w:id="61" w:author="Gledis Guri" w:date="2026-05-04T17:13:00Z" w16du:dateUtc="2026-05-05T00:13:00Z">
                <w:pPr/>
              </w:pPrChange>
            </w:pPr>
            <w:ins w:id="62" w:author="Gledis Guri" w:date="2026-05-04T17:00:00Z" w16du:dateUtc="2026-05-05T00:00:00Z">
              <w:r>
                <w:rPr>
                  <w:rFonts w:ascii="Times New Roman" w:hAnsi="Times New Roman" w:cs="Times New Roman"/>
                  <w:color w:val="000000"/>
                </w:rPr>
                <w:t>Light – no light = 1</w:t>
              </w:r>
            </w:ins>
          </w:p>
          <w:p w14:paraId="544270BA" w14:textId="235A2EAA" w:rsidR="000C6DDC" w:rsidRPr="00913374" w:rsidRDefault="000C6DDC" w:rsidP="00952A86">
            <w:pPr>
              <w:spacing w:after="0"/>
              <w:ind w:left="113" w:right="113"/>
              <w:jc w:val="left"/>
              <w:rPr>
                <w:ins w:id="63" w:author="Gledis Guri" w:date="2026-05-04T16:54:00Z" w16du:dateUtc="2026-05-04T23:54:00Z"/>
                <w:rFonts w:ascii="Times New Roman" w:hAnsi="Times New Roman" w:cs="Times New Roman"/>
                <w:color w:val="000000"/>
                <w:rPrChange w:id="64" w:author="Gledis Guri" w:date="2026-05-04T17:00:00Z" w16du:dateUtc="2026-05-05T00:00:00Z">
                  <w:rPr>
                    <w:ins w:id="65" w:author="Gledis Guri" w:date="2026-05-04T16:54:00Z" w16du:dateUtc="2026-05-04T23:54:00Z"/>
                    <w:sz w:val="24"/>
                    <w:szCs w:val="24"/>
                  </w:rPr>
                </w:rPrChange>
              </w:rPr>
              <w:pPrChange w:id="66" w:author="Gledis Guri" w:date="2026-05-04T17:13:00Z" w16du:dateUtc="2026-05-05T00:13:00Z">
                <w:pPr/>
              </w:pPrChange>
            </w:pPr>
            <w:ins w:id="67" w:author="Gledis Guri" w:date="2026-05-04T17:00:00Z" w16du:dateUtc="2026-05-05T00:00:00Z">
              <w:r>
                <w:rPr>
                  <w:rFonts w:ascii="Times New Roman" w:hAnsi="Times New Roman" w:cs="Times New Roman"/>
                  <w:color w:val="000000"/>
                </w:rPr>
                <w:t>No l</w:t>
              </w:r>
              <w:r>
                <w:rPr>
                  <w:rFonts w:ascii="Times New Roman" w:hAnsi="Times New Roman" w:cs="Times New Roman"/>
                  <w:color w:val="000000"/>
                </w:rPr>
                <w:t>ight –</w:t>
              </w:r>
            </w:ins>
            <w:ins w:id="68" w:author="Gledis Guri" w:date="2026-05-04T17:01:00Z" w16du:dateUtc="2026-05-05T00:01:00Z">
              <w:r>
                <w:rPr>
                  <w:rFonts w:ascii="Times New Roman" w:hAnsi="Times New Roman" w:cs="Times New Roman"/>
                  <w:color w:val="000000"/>
                </w:rPr>
                <w:t xml:space="preserve"> </w:t>
              </w:r>
            </w:ins>
            <w:ins w:id="69" w:author="Gledis Guri" w:date="2026-05-04T17:00:00Z" w16du:dateUtc="2026-05-05T00:00:00Z">
              <w:r>
                <w:rPr>
                  <w:rFonts w:ascii="Times New Roman" w:hAnsi="Times New Roman" w:cs="Times New Roman"/>
                  <w:color w:val="000000"/>
                </w:rPr>
                <w:t>light = 1</w:t>
              </w:r>
            </w:ins>
          </w:p>
        </w:tc>
        <w:tc>
          <w:tcPr>
            <w:tcW w:w="1294" w:type="dxa"/>
            <w:textDirection w:val="btLr"/>
            <w:vAlign w:val="center"/>
            <w:tcPrChange w:id="70" w:author="Gledis Guri" w:date="2026-05-04T17:13:00Z" w16du:dateUtc="2026-05-05T00:13:00Z">
              <w:tcPr>
                <w:tcW w:w="1368" w:type="dxa"/>
                <w:gridSpan w:val="3"/>
                <w:textDirection w:val="btLr"/>
                <w:vAlign w:val="bottom"/>
              </w:tcPr>
            </w:tcPrChange>
          </w:tcPr>
          <w:p w14:paraId="5FC85691" w14:textId="77777777" w:rsidR="000C6DDC" w:rsidRDefault="000C6DDC" w:rsidP="00952A86">
            <w:pPr>
              <w:spacing w:after="0"/>
              <w:ind w:left="113" w:right="113"/>
              <w:jc w:val="left"/>
              <w:rPr>
                <w:ins w:id="71" w:author="Gledis Guri" w:date="2026-05-04T17:02:00Z" w16du:dateUtc="2026-05-05T00:02:00Z"/>
                <w:rFonts w:ascii="Times New Roman" w:hAnsi="Times New Roman" w:cs="Times New Roman"/>
                <w:color w:val="000000"/>
              </w:rPr>
              <w:pPrChange w:id="72" w:author="Gledis Guri" w:date="2026-05-04T17:13:00Z" w16du:dateUtc="2026-05-05T00:13:00Z">
                <w:pPr>
                  <w:spacing w:after="0"/>
                  <w:ind w:left="113" w:right="113"/>
                </w:pPr>
              </w:pPrChange>
            </w:pPr>
            <w:ins w:id="73" w:author="Gledis Guri" w:date="2026-05-04T17:02:00Z" w16du:dateUtc="2026-05-05T00:02:00Z">
              <w:r>
                <w:rPr>
                  <w:rFonts w:ascii="Times New Roman" w:hAnsi="Times New Roman" w:cs="Times New Roman"/>
                  <w:color w:val="000000"/>
                </w:rPr>
                <w:t>Light - light = 0</w:t>
              </w:r>
            </w:ins>
          </w:p>
          <w:p w14:paraId="23ADE1BA" w14:textId="77777777" w:rsidR="000C6DDC" w:rsidRDefault="000C6DDC" w:rsidP="00952A86">
            <w:pPr>
              <w:spacing w:after="0"/>
              <w:ind w:left="113" w:right="113"/>
              <w:jc w:val="left"/>
              <w:rPr>
                <w:ins w:id="74" w:author="Gledis Guri" w:date="2026-05-04T17:02:00Z" w16du:dateUtc="2026-05-05T00:02:00Z"/>
                <w:rFonts w:ascii="Times New Roman" w:hAnsi="Times New Roman" w:cs="Times New Roman"/>
                <w:color w:val="000000"/>
              </w:rPr>
              <w:pPrChange w:id="75" w:author="Gledis Guri" w:date="2026-05-04T17:13:00Z" w16du:dateUtc="2026-05-05T00:13:00Z">
                <w:pPr>
                  <w:spacing w:after="0"/>
                  <w:ind w:left="113" w:right="113"/>
                </w:pPr>
              </w:pPrChange>
            </w:pPr>
            <w:ins w:id="76" w:author="Gledis Guri" w:date="2026-05-04T17:02:00Z" w16du:dateUtc="2026-05-05T00:02:00Z">
              <w:r>
                <w:rPr>
                  <w:rFonts w:ascii="Times New Roman" w:hAnsi="Times New Roman" w:cs="Times New Roman"/>
                  <w:color w:val="000000"/>
                </w:rPr>
                <w:t>No light – no light = 0</w:t>
              </w:r>
            </w:ins>
          </w:p>
          <w:p w14:paraId="60B9695F" w14:textId="77777777" w:rsidR="000C6DDC" w:rsidRDefault="000C6DDC" w:rsidP="00952A86">
            <w:pPr>
              <w:spacing w:after="0"/>
              <w:ind w:left="113" w:right="113"/>
              <w:jc w:val="left"/>
              <w:rPr>
                <w:ins w:id="77" w:author="Gledis Guri" w:date="2026-05-04T17:02:00Z" w16du:dateUtc="2026-05-05T00:02:00Z"/>
                <w:rFonts w:ascii="Times New Roman" w:hAnsi="Times New Roman" w:cs="Times New Roman"/>
                <w:color w:val="000000"/>
              </w:rPr>
              <w:pPrChange w:id="78" w:author="Gledis Guri" w:date="2026-05-04T17:13:00Z" w16du:dateUtc="2026-05-05T00:13:00Z">
                <w:pPr>
                  <w:spacing w:after="0"/>
                  <w:ind w:left="113" w:right="113"/>
                </w:pPr>
              </w:pPrChange>
            </w:pPr>
            <w:ins w:id="79" w:author="Gledis Guri" w:date="2026-05-04T17:02:00Z" w16du:dateUtc="2026-05-05T00:02:00Z">
              <w:r>
                <w:rPr>
                  <w:rFonts w:ascii="Times New Roman" w:hAnsi="Times New Roman" w:cs="Times New Roman"/>
                  <w:color w:val="000000"/>
                </w:rPr>
                <w:t>Light – no light = 1</w:t>
              </w:r>
            </w:ins>
          </w:p>
          <w:p w14:paraId="13EB6A29" w14:textId="440C4252" w:rsidR="000C6DDC" w:rsidRPr="00913374" w:rsidRDefault="000C6DDC" w:rsidP="00952A86">
            <w:pPr>
              <w:spacing w:after="0"/>
              <w:ind w:left="113" w:right="113"/>
              <w:jc w:val="left"/>
              <w:rPr>
                <w:ins w:id="80" w:author="Gledis Guri" w:date="2026-05-04T16:54:00Z" w16du:dateUtc="2026-05-04T23:54:00Z"/>
                <w:rFonts w:ascii="Times New Roman" w:hAnsi="Times New Roman" w:cs="Times New Roman"/>
                <w:rPrChange w:id="81" w:author="Gledis Guri" w:date="2026-05-04T16:58:00Z" w16du:dateUtc="2026-05-04T23:58:00Z">
                  <w:rPr>
                    <w:ins w:id="82" w:author="Gledis Guri" w:date="2026-05-04T16:54:00Z" w16du:dateUtc="2026-05-04T23:54:00Z"/>
                    <w:sz w:val="24"/>
                    <w:szCs w:val="24"/>
                  </w:rPr>
                </w:rPrChange>
              </w:rPr>
              <w:pPrChange w:id="83" w:author="Gledis Guri" w:date="2026-05-04T17:13:00Z" w16du:dateUtc="2026-05-05T00:13:00Z">
                <w:pPr/>
              </w:pPrChange>
            </w:pPr>
            <w:ins w:id="84" w:author="Gledis Guri" w:date="2026-05-04T17:02:00Z" w16du:dateUtc="2026-05-05T00:02:00Z">
              <w:r>
                <w:rPr>
                  <w:rFonts w:ascii="Times New Roman" w:hAnsi="Times New Roman" w:cs="Times New Roman"/>
                  <w:color w:val="000000"/>
                </w:rPr>
                <w:t>No light – light = 1</w:t>
              </w:r>
            </w:ins>
          </w:p>
        </w:tc>
        <w:tc>
          <w:tcPr>
            <w:tcW w:w="708" w:type="dxa"/>
            <w:textDirection w:val="btLr"/>
            <w:vAlign w:val="center"/>
            <w:tcPrChange w:id="85" w:author="Gledis Guri" w:date="2026-05-04T17:13:00Z" w16du:dateUtc="2026-05-05T00:13:00Z">
              <w:tcPr>
                <w:tcW w:w="1499" w:type="dxa"/>
                <w:gridSpan w:val="3"/>
                <w:textDirection w:val="btLr"/>
                <w:vAlign w:val="bottom"/>
              </w:tcPr>
            </w:tcPrChange>
          </w:tcPr>
          <w:p w14:paraId="49547186" w14:textId="09E94682" w:rsidR="000C6DDC" w:rsidRPr="00913374" w:rsidRDefault="000C6DDC" w:rsidP="00952A86">
            <w:pPr>
              <w:spacing w:after="0"/>
              <w:ind w:left="113" w:right="113"/>
              <w:jc w:val="left"/>
              <w:rPr>
                <w:ins w:id="86" w:author="Gledis Guri" w:date="2026-05-04T16:54:00Z" w16du:dateUtc="2026-05-04T23:54:00Z"/>
                <w:rFonts w:ascii="Times New Roman" w:hAnsi="Times New Roman" w:cs="Times New Roman"/>
                <w:rPrChange w:id="87" w:author="Gledis Guri" w:date="2026-05-04T16:58:00Z" w16du:dateUtc="2026-05-04T23:58:00Z">
                  <w:rPr>
                    <w:ins w:id="88" w:author="Gledis Guri" w:date="2026-05-04T16:54:00Z" w16du:dateUtc="2026-05-04T23:54:00Z"/>
                    <w:sz w:val="24"/>
                    <w:szCs w:val="24"/>
                  </w:rPr>
                </w:rPrChange>
              </w:rPr>
              <w:pPrChange w:id="89" w:author="Gledis Guri" w:date="2026-05-04T17:13:00Z" w16du:dateUtc="2026-05-05T00:13:00Z">
                <w:pPr/>
              </w:pPrChange>
            </w:pPr>
            <w:ins w:id="90" w:author="Gledis Guri" w:date="2026-05-04T17:04:00Z" w16du:dateUtc="2026-05-05T00:04:00Z">
              <w:r>
                <w:rPr>
                  <w:rFonts w:ascii="Times New Roman" w:hAnsi="Times New Roman" w:cs="Times New Roman"/>
                  <w:color w:val="000000"/>
                </w:rPr>
                <w:t>Date difference</w:t>
              </w:r>
            </w:ins>
            <w:ins w:id="91" w:author="Gledis Guri" w:date="2026-05-04T17:10:00Z" w16du:dateUtc="2026-05-05T00:10:00Z">
              <w:r w:rsidR="00952A86">
                <w:rPr>
                  <w:rFonts w:ascii="Times New Roman" w:hAnsi="Times New Roman" w:cs="Times New Roman"/>
                  <w:color w:val="000000"/>
                </w:rPr>
                <w:t xml:space="preserve"> (in days)</w:t>
              </w:r>
            </w:ins>
          </w:p>
        </w:tc>
        <w:tc>
          <w:tcPr>
            <w:tcW w:w="1134" w:type="dxa"/>
            <w:textDirection w:val="btLr"/>
            <w:vAlign w:val="center"/>
            <w:tcPrChange w:id="92" w:author="Gledis Guri" w:date="2026-05-04T17:13:00Z" w16du:dateUtc="2026-05-05T00:13:00Z">
              <w:tcPr>
                <w:tcW w:w="2000" w:type="dxa"/>
                <w:gridSpan w:val="5"/>
                <w:textDirection w:val="btLr"/>
              </w:tcPr>
            </w:tcPrChange>
          </w:tcPr>
          <w:p w14:paraId="4793F839" w14:textId="7024F87E" w:rsidR="000C6DDC" w:rsidRPr="00913374" w:rsidRDefault="000C6DDC" w:rsidP="00952A86">
            <w:pPr>
              <w:spacing w:after="0"/>
              <w:ind w:left="113" w:right="113"/>
              <w:jc w:val="left"/>
              <w:rPr>
                <w:ins w:id="93" w:author="Gledis Guri" w:date="2026-05-04T16:54:00Z" w16du:dateUtc="2026-05-04T23:54:00Z"/>
                <w:rFonts w:ascii="Times New Roman" w:hAnsi="Times New Roman" w:cs="Times New Roman"/>
                <w:rPrChange w:id="94" w:author="Gledis Guri" w:date="2026-05-04T16:58:00Z" w16du:dateUtc="2026-05-04T23:58:00Z">
                  <w:rPr>
                    <w:ins w:id="95" w:author="Gledis Guri" w:date="2026-05-04T16:54:00Z" w16du:dateUtc="2026-05-04T23:54:00Z"/>
                    <w:sz w:val="24"/>
                    <w:szCs w:val="24"/>
                  </w:rPr>
                </w:rPrChange>
              </w:rPr>
              <w:pPrChange w:id="96" w:author="Gledis Guri" w:date="2026-05-04T17:13:00Z" w16du:dateUtc="2026-05-05T00:13:00Z">
                <w:pPr/>
              </w:pPrChange>
            </w:pPr>
            <w:ins w:id="97" w:author="Gledis Guri" w:date="2026-05-04T16:56:00Z" w16du:dateUtc="2026-05-04T23:56:00Z">
              <w:r w:rsidRPr="00913374">
                <w:rPr>
                  <w:rFonts w:ascii="Times New Roman" w:hAnsi="Times New Roman" w:cs="Times New Roman"/>
                  <w:color w:val="000000"/>
                  <w:rPrChange w:id="98" w:author="Gledis Guri" w:date="2026-05-04T16:58:00Z" w16du:dateUtc="2026-05-04T23:58:00Z">
                    <w:rPr>
                      <w:rFonts w:ascii="Aptos Narrow" w:hAnsi="Aptos Narrow"/>
                      <w:color w:val="000000"/>
                    </w:rPr>
                  </w:rPrChange>
                </w:rPr>
                <w:t>Biological</w:t>
              </w:r>
            </w:ins>
            <w:ins w:id="99" w:author="Gledis Guri" w:date="2026-05-04T17:04:00Z" w16du:dateUtc="2026-05-05T00:04:00Z">
              <w:r>
                <w:rPr>
                  <w:rFonts w:ascii="Times New Roman" w:hAnsi="Times New Roman" w:cs="Times New Roman"/>
                  <w:color w:val="000000"/>
                </w:rPr>
                <w:t xml:space="preserve"> </w:t>
              </w:r>
            </w:ins>
            <w:ins w:id="100" w:author="Gledis Guri" w:date="2026-05-04T17:05:00Z" w16du:dateUtc="2026-05-05T00:05:00Z">
              <w:r w:rsidRPr="000C6DDC">
                <w:rPr>
                  <w:rFonts w:ascii="Times New Roman" w:hAnsi="Times New Roman" w:cs="Times New Roman"/>
                  <w:color w:val="000000"/>
                </w:rPr>
                <w:t>replicate</w:t>
              </w:r>
              <w:r>
                <w:rPr>
                  <w:rFonts w:ascii="Times New Roman" w:hAnsi="Times New Roman" w:cs="Times New Roman"/>
                  <w:color w:val="000000"/>
                </w:rPr>
                <w:t xml:space="preserve"> = 1 (indicating all conditions are similar)</w:t>
              </w:r>
            </w:ins>
          </w:p>
        </w:tc>
        <w:tc>
          <w:tcPr>
            <w:tcW w:w="709" w:type="dxa"/>
            <w:textDirection w:val="btLr"/>
            <w:vAlign w:val="center"/>
            <w:tcPrChange w:id="101" w:author="Gledis Guri" w:date="2026-05-04T17:13:00Z" w16du:dateUtc="2026-05-05T00:13:00Z">
              <w:tcPr>
                <w:tcW w:w="611" w:type="dxa"/>
                <w:vAlign w:val="bottom"/>
              </w:tcPr>
            </w:tcPrChange>
          </w:tcPr>
          <w:p w14:paraId="12A674AF" w14:textId="429DD4C7" w:rsidR="000C6DDC" w:rsidRPr="00913374" w:rsidRDefault="000C6DDC" w:rsidP="00952A86">
            <w:pPr>
              <w:spacing w:after="0"/>
              <w:ind w:left="113" w:right="113"/>
              <w:jc w:val="left"/>
              <w:rPr>
                <w:ins w:id="102" w:author="Gledis Guri" w:date="2026-05-04T16:54:00Z" w16du:dateUtc="2026-05-04T23:54:00Z"/>
                <w:rFonts w:ascii="Times New Roman" w:hAnsi="Times New Roman" w:cs="Times New Roman"/>
                <w:rPrChange w:id="103" w:author="Gledis Guri" w:date="2026-05-04T16:58:00Z" w16du:dateUtc="2026-05-04T23:58:00Z">
                  <w:rPr>
                    <w:ins w:id="104" w:author="Gledis Guri" w:date="2026-05-04T16:54:00Z" w16du:dateUtc="2026-05-04T23:54:00Z"/>
                    <w:sz w:val="24"/>
                    <w:szCs w:val="24"/>
                  </w:rPr>
                </w:rPrChange>
              </w:rPr>
              <w:pPrChange w:id="105" w:author="Gledis Guri" w:date="2026-05-04T17:13:00Z" w16du:dateUtc="2026-05-05T00:13:00Z">
                <w:pPr/>
              </w:pPrChange>
            </w:pPr>
            <w:ins w:id="106" w:author="Gledis Guri" w:date="2026-05-04T17:06:00Z" w16du:dateUtc="2026-05-05T00:06:00Z">
              <w:r>
                <w:rPr>
                  <w:rFonts w:ascii="Times New Roman" w:hAnsi="Times New Roman" w:cs="Times New Roman"/>
                  <w:color w:val="000000"/>
                </w:rPr>
                <w:t xml:space="preserve">Total number of pair-wise </w:t>
              </w:r>
            </w:ins>
            <w:ins w:id="107" w:author="Gledis Guri" w:date="2026-05-04T17:08:00Z" w16du:dateUtc="2026-05-05T00:08:00Z">
              <w:r>
                <w:rPr>
                  <w:rFonts w:ascii="Times New Roman" w:hAnsi="Times New Roman" w:cs="Times New Roman"/>
                  <w:color w:val="000000"/>
                </w:rPr>
                <w:t xml:space="preserve">sample </w:t>
              </w:r>
            </w:ins>
            <w:ins w:id="108" w:author="Gledis Guri" w:date="2026-05-04T17:06:00Z" w16du:dateUtc="2026-05-05T00:06:00Z">
              <w:r>
                <w:rPr>
                  <w:rFonts w:ascii="Times New Roman" w:hAnsi="Times New Roman" w:cs="Times New Roman"/>
                  <w:color w:val="000000"/>
                </w:rPr>
                <w:t>comparison</w:t>
              </w:r>
            </w:ins>
          </w:p>
        </w:tc>
      </w:tr>
      <w:tr w:rsidR="00952A86" w:rsidRPr="000C6DDC" w14:paraId="1C21838A" w14:textId="77777777" w:rsidTr="00952A86">
        <w:trPr>
          <w:ins w:id="109" w:author="Gledis Guri" w:date="2026-05-04T17:10:00Z" w16du:dateUtc="2026-05-05T00:10:00Z"/>
          <w:trPrChange w:id="110" w:author="Gledis Guri" w:date="2026-05-04T17:12:00Z" w16du:dateUtc="2026-05-05T00:12:00Z">
            <w:trPr>
              <w:gridBefore w:val="1"/>
              <w:gridAfter w:val="0"/>
            </w:trPr>
          </w:trPrChange>
        </w:trPr>
        <w:tc>
          <w:tcPr>
            <w:tcW w:w="728" w:type="dxa"/>
            <w:tcBorders>
              <w:bottom w:val="single" w:sz="4" w:space="0" w:color="auto"/>
            </w:tcBorders>
            <w:vAlign w:val="bottom"/>
            <w:tcPrChange w:id="111" w:author="Gledis Guri" w:date="2026-05-04T17:12:00Z" w16du:dateUtc="2026-05-05T00:12:00Z">
              <w:tcPr>
                <w:tcW w:w="728" w:type="dxa"/>
                <w:gridSpan w:val="2"/>
                <w:vAlign w:val="bottom"/>
              </w:tcPr>
            </w:tcPrChange>
          </w:tcPr>
          <w:p w14:paraId="3DF75A09" w14:textId="4D721F6D" w:rsidR="00952A86" w:rsidRPr="00952A86" w:rsidRDefault="00952A86" w:rsidP="00952A86">
            <w:pPr>
              <w:jc w:val="center"/>
              <w:rPr>
                <w:ins w:id="112" w:author="Gledis Guri" w:date="2026-05-04T17:10:00Z" w16du:dateUtc="2026-05-05T00:10:00Z"/>
                <w:rFonts w:ascii="Times New Roman" w:hAnsi="Times New Roman" w:cs="Times New Roman"/>
                <w:i/>
                <w:iCs/>
                <w:color w:val="000000"/>
                <w:rPrChange w:id="113" w:author="Gledis Guri" w:date="2026-05-04T17:12:00Z" w16du:dateUtc="2026-05-05T00:12:00Z">
                  <w:rPr>
                    <w:ins w:id="114" w:author="Gledis Guri" w:date="2026-05-04T17:10:00Z" w16du:dateUtc="2026-05-05T00:10:00Z"/>
                    <w:rFonts w:ascii="Times New Roman" w:hAnsi="Times New Roman" w:cs="Times New Roman"/>
                    <w:color w:val="000000"/>
                  </w:rPr>
                </w:rPrChange>
              </w:rPr>
              <w:pPrChange w:id="115" w:author="Gledis Guri" w:date="2026-05-04T17:12:00Z" w16du:dateUtc="2026-05-05T00:12:00Z">
                <w:pPr/>
              </w:pPrChange>
            </w:pPr>
            <w:ins w:id="116" w:author="Gledis Guri" w:date="2026-05-04T17:11:00Z" w16du:dateUtc="2026-05-05T00:11:00Z">
              <w:r w:rsidRPr="00952A86">
                <w:rPr>
                  <w:rFonts w:ascii="Times New Roman" w:hAnsi="Times New Roman" w:cs="Times New Roman"/>
                  <w:i/>
                  <w:iCs/>
                  <w:color w:val="000000"/>
                  <w:rPrChange w:id="117" w:author="Gledis Guri" w:date="2026-05-04T17:12:00Z" w16du:dateUtc="2026-05-05T00:12:00Z">
                    <w:rPr>
                      <w:rFonts w:ascii="Times New Roman" w:hAnsi="Times New Roman" w:cs="Times New Roman"/>
                      <w:color w:val="000000"/>
                    </w:rPr>
                  </w:rPrChange>
                </w:rPr>
                <w:t>t</w:t>
              </w:r>
            </w:ins>
          </w:p>
        </w:tc>
        <w:tc>
          <w:tcPr>
            <w:tcW w:w="1234" w:type="dxa"/>
            <w:tcBorders>
              <w:bottom w:val="single" w:sz="4" w:space="0" w:color="auto"/>
            </w:tcBorders>
            <w:vAlign w:val="bottom"/>
            <w:tcPrChange w:id="118" w:author="Gledis Guri" w:date="2026-05-04T17:12:00Z" w16du:dateUtc="2026-05-05T00:12:00Z">
              <w:tcPr>
                <w:tcW w:w="1234" w:type="dxa"/>
                <w:gridSpan w:val="2"/>
                <w:vAlign w:val="bottom"/>
              </w:tcPr>
            </w:tcPrChange>
          </w:tcPr>
          <w:p w14:paraId="5545F225" w14:textId="73BBDEFB" w:rsidR="00952A86" w:rsidRPr="00952A86" w:rsidRDefault="00952A86" w:rsidP="00952A86">
            <w:pPr>
              <w:jc w:val="center"/>
              <w:rPr>
                <w:ins w:id="119" w:author="Gledis Guri" w:date="2026-05-04T17:10:00Z" w16du:dateUtc="2026-05-05T00:10:00Z"/>
                <w:rFonts w:ascii="Times New Roman" w:hAnsi="Times New Roman" w:cs="Times New Roman"/>
                <w:i/>
                <w:iCs/>
                <w:color w:val="000000"/>
                <w:vertAlign w:val="subscript"/>
                <w:rPrChange w:id="120" w:author="Gledis Guri" w:date="2026-05-04T17:12:00Z" w16du:dateUtc="2026-05-05T00:12:00Z">
                  <w:rPr>
                    <w:ins w:id="121" w:author="Gledis Guri" w:date="2026-05-04T17:10:00Z" w16du:dateUtc="2026-05-05T00:10:00Z"/>
                    <w:rFonts w:ascii="Times New Roman" w:hAnsi="Times New Roman" w:cs="Times New Roman"/>
                    <w:color w:val="000000"/>
                  </w:rPr>
                </w:rPrChange>
              </w:rPr>
              <w:pPrChange w:id="122" w:author="Gledis Guri" w:date="2026-05-04T17:12:00Z" w16du:dateUtc="2026-05-05T00:12:00Z">
                <w:pPr/>
              </w:pPrChange>
            </w:pPr>
            <w:ins w:id="123" w:author="Gledis Guri" w:date="2026-05-04T17:11:00Z" w16du:dateUtc="2026-05-05T00:11:00Z">
              <w:r w:rsidRPr="00952A86">
                <w:rPr>
                  <w:rFonts w:ascii="Times New Roman" w:hAnsi="Times New Roman" w:cs="Times New Roman"/>
                  <w:i/>
                  <w:iCs/>
                  <w:color w:val="000000"/>
                  <w:rPrChange w:id="124" w:author="Gledis Guri" w:date="2026-05-04T17:12:00Z" w16du:dateUtc="2026-05-05T00:12:00Z">
                    <w:rPr>
                      <w:rFonts w:ascii="Times New Roman" w:hAnsi="Times New Roman" w:cs="Times New Roman"/>
                      <w:color w:val="000000"/>
                    </w:rPr>
                  </w:rPrChange>
                </w:rPr>
                <w:t>l</w:t>
              </w:r>
              <w:r w:rsidRPr="00952A86">
                <w:rPr>
                  <w:rFonts w:ascii="Times New Roman" w:hAnsi="Times New Roman" w:cs="Times New Roman"/>
                  <w:i/>
                  <w:iCs/>
                  <w:color w:val="000000"/>
                  <w:vertAlign w:val="subscript"/>
                  <w:rPrChange w:id="125" w:author="Gledis Guri" w:date="2026-05-04T17:12:00Z" w16du:dateUtc="2026-05-05T00:12:00Z">
                    <w:rPr>
                      <w:rFonts w:ascii="Times New Roman" w:hAnsi="Times New Roman" w:cs="Times New Roman"/>
                      <w:color w:val="000000"/>
                      <w:vertAlign w:val="subscript"/>
                    </w:rPr>
                  </w:rPrChange>
                </w:rPr>
                <w:t>1</w:t>
              </w:r>
            </w:ins>
          </w:p>
        </w:tc>
        <w:tc>
          <w:tcPr>
            <w:tcW w:w="1294" w:type="dxa"/>
            <w:tcBorders>
              <w:bottom w:val="single" w:sz="4" w:space="0" w:color="auto"/>
            </w:tcBorders>
            <w:vAlign w:val="bottom"/>
            <w:tcPrChange w:id="126" w:author="Gledis Guri" w:date="2026-05-04T17:12:00Z" w16du:dateUtc="2026-05-05T00:12:00Z">
              <w:tcPr>
                <w:tcW w:w="1294" w:type="dxa"/>
                <w:gridSpan w:val="2"/>
                <w:vAlign w:val="bottom"/>
              </w:tcPr>
            </w:tcPrChange>
          </w:tcPr>
          <w:p w14:paraId="77675E57" w14:textId="3C708FA9" w:rsidR="00952A86" w:rsidRPr="00952A86" w:rsidRDefault="00952A86" w:rsidP="00952A86">
            <w:pPr>
              <w:jc w:val="center"/>
              <w:rPr>
                <w:ins w:id="127" w:author="Gledis Guri" w:date="2026-05-04T17:10:00Z" w16du:dateUtc="2026-05-05T00:10:00Z"/>
                <w:rFonts w:ascii="Times New Roman" w:hAnsi="Times New Roman" w:cs="Times New Roman"/>
                <w:i/>
                <w:iCs/>
                <w:color w:val="000000"/>
                <w:rPrChange w:id="128" w:author="Gledis Guri" w:date="2026-05-04T17:12:00Z" w16du:dateUtc="2026-05-05T00:12:00Z">
                  <w:rPr>
                    <w:ins w:id="129" w:author="Gledis Guri" w:date="2026-05-04T17:10:00Z" w16du:dateUtc="2026-05-05T00:10:00Z"/>
                    <w:rFonts w:ascii="Times New Roman" w:hAnsi="Times New Roman" w:cs="Times New Roman"/>
                    <w:color w:val="000000"/>
                  </w:rPr>
                </w:rPrChange>
              </w:rPr>
              <w:pPrChange w:id="130" w:author="Gledis Guri" w:date="2026-05-04T17:12:00Z" w16du:dateUtc="2026-05-05T00:12:00Z">
                <w:pPr/>
              </w:pPrChange>
            </w:pPr>
            <w:ins w:id="131" w:author="Gledis Guri" w:date="2026-05-04T17:11:00Z" w16du:dateUtc="2026-05-05T00:11:00Z">
              <w:r w:rsidRPr="00952A86">
                <w:rPr>
                  <w:rFonts w:ascii="Times New Roman" w:hAnsi="Times New Roman" w:cs="Times New Roman"/>
                  <w:i/>
                  <w:iCs/>
                  <w:color w:val="000000"/>
                  <w:rPrChange w:id="132" w:author="Gledis Guri" w:date="2026-05-04T17:12:00Z" w16du:dateUtc="2026-05-05T00:12:00Z">
                    <w:rPr>
                      <w:rFonts w:ascii="Times New Roman" w:hAnsi="Times New Roman" w:cs="Times New Roman"/>
                      <w:color w:val="000000"/>
                    </w:rPr>
                  </w:rPrChange>
                </w:rPr>
                <w:t>l</w:t>
              </w:r>
              <w:r w:rsidRPr="00952A86">
                <w:rPr>
                  <w:rFonts w:ascii="Times New Roman" w:hAnsi="Times New Roman" w:cs="Times New Roman"/>
                  <w:i/>
                  <w:iCs/>
                  <w:color w:val="000000"/>
                  <w:vertAlign w:val="subscript"/>
                  <w:rPrChange w:id="133" w:author="Gledis Guri" w:date="2026-05-04T17:12:00Z" w16du:dateUtc="2026-05-05T00:12:00Z">
                    <w:rPr>
                      <w:rFonts w:ascii="Times New Roman" w:hAnsi="Times New Roman" w:cs="Times New Roman"/>
                      <w:color w:val="000000"/>
                      <w:vertAlign w:val="subscript"/>
                    </w:rPr>
                  </w:rPrChange>
                </w:rPr>
                <w:t>2</w:t>
              </w:r>
            </w:ins>
          </w:p>
        </w:tc>
        <w:tc>
          <w:tcPr>
            <w:tcW w:w="708" w:type="dxa"/>
            <w:tcBorders>
              <w:bottom w:val="single" w:sz="4" w:space="0" w:color="auto"/>
            </w:tcBorders>
            <w:vAlign w:val="bottom"/>
            <w:tcPrChange w:id="134" w:author="Gledis Guri" w:date="2026-05-04T17:12:00Z" w16du:dateUtc="2026-05-05T00:12:00Z">
              <w:tcPr>
                <w:tcW w:w="708" w:type="dxa"/>
                <w:gridSpan w:val="3"/>
                <w:vAlign w:val="bottom"/>
              </w:tcPr>
            </w:tcPrChange>
          </w:tcPr>
          <w:p w14:paraId="539B14D5" w14:textId="69BEAC3C" w:rsidR="00952A86" w:rsidRPr="00952A86" w:rsidRDefault="00952A86" w:rsidP="00952A86">
            <w:pPr>
              <w:jc w:val="center"/>
              <w:rPr>
                <w:ins w:id="135" w:author="Gledis Guri" w:date="2026-05-04T17:10:00Z" w16du:dateUtc="2026-05-05T00:10:00Z"/>
                <w:rFonts w:ascii="Times New Roman" w:hAnsi="Times New Roman" w:cs="Times New Roman"/>
                <w:i/>
                <w:iCs/>
                <w:color w:val="000000"/>
                <w:rPrChange w:id="136" w:author="Gledis Guri" w:date="2026-05-04T17:12:00Z" w16du:dateUtc="2026-05-05T00:12:00Z">
                  <w:rPr>
                    <w:ins w:id="137" w:author="Gledis Guri" w:date="2026-05-04T17:10:00Z" w16du:dateUtc="2026-05-05T00:10:00Z"/>
                    <w:rFonts w:ascii="Times New Roman" w:hAnsi="Times New Roman" w:cs="Times New Roman"/>
                    <w:color w:val="000000"/>
                  </w:rPr>
                </w:rPrChange>
              </w:rPr>
              <w:pPrChange w:id="138" w:author="Gledis Guri" w:date="2026-05-04T17:12:00Z" w16du:dateUtc="2026-05-05T00:12:00Z">
                <w:pPr/>
              </w:pPrChange>
            </w:pPr>
            <w:ins w:id="139" w:author="Gledis Guri" w:date="2026-05-04T17:10:00Z" w16du:dateUtc="2026-05-05T00:10:00Z">
              <w:r w:rsidRPr="00952A86">
                <w:rPr>
                  <w:rFonts w:ascii="Times New Roman" w:hAnsi="Times New Roman" w:cs="Times New Roman"/>
                  <w:i/>
                  <w:iCs/>
                  <w:color w:val="000000"/>
                  <w:rPrChange w:id="140" w:author="Gledis Guri" w:date="2026-05-04T17:12:00Z" w16du:dateUtc="2026-05-05T00:12:00Z">
                    <w:rPr>
                      <w:rFonts w:ascii="Times New Roman" w:hAnsi="Times New Roman" w:cs="Times New Roman"/>
                      <w:color w:val="000000"/>
                    </w:rPr>
                  </w:rPrChange>
                </w:rPr>
                <w:t>d</w:t>
              </w:r>
            </w:ins>
          </w:p>
        </w:tc>
        <w:tc>
          <w:tcPr>
            <w:tcW w:w="1134" w:type="dxa"/>
            <w:tcBorders>
              <w:bottom w:val="single" w:sz="4" w:space="0" w:color="auto"/>
            </w:tcBorders>
            <w:vAlign w:val="bottom"/>
            <w:tcPrChange w:id="141" w:author="Gledis Guri" w:date="2026-05-04T17:12:00Z" w16du:dateUtc="2026-05-05T00:12:00Z">
              <w:tcPr>
                <w:tcW w:w="1134" w:type="dxa"/>
                <w:gridSpan w:val="3"/>
                <w:vAlign w:val="bottom"/>
              </w:tcPr>
            </w:tcPrChange>
          </w:tcPr>
          <w:p w14:paraId="7F7B1880" w14:textId="09405DD6" w:rsidR="00952A86" w:rsidRPr="00952A86" w:rsidRDefault="00952A86" w:rsidP="00952A86">
            <w:pPr>
              <w:jc w:val="center"/>
              <w:rPr>
                <w:ins w:id="142" w:author="Gledis Guri" w:date="2026-05-04T17:10:00Z" w16du:dateUtc="2026-05-05T00:10:00Z"/>
                <w:rFonts w:ascii="Times New Roman" w:hAnsi="Times New Roman" w:cs="Times New Roman"/>
                <w:i/>
                <w:iCs/>
                <w:color w:val="000000"/>
                <w:rPrChange w:id="143" w:author="Gledis Guri" w:date="2026-05-04T17:12:00Z" w16du:dateUtc="2026-05-05T00:12:00Z">
                  <w:rPr>
                    <w:ins w:id="144" w:author="Gledis Guri" w:date="2026-05-04T17:10:00Z" w16du:dateUtc="2026-05-05T00:10:00Z"/>
                    <w:rFonts w:ascii="Times New Roman" w:hAnsi="Times New Roman" w:cs="Times New Roman"/>
                    <w:color w:val="000000"/>
                  </w:rPr>
                </w:rPrChange>
              </w:rPr>
              <w:pPrChange w:id="145" w:author="Gledis Guri" w:date="2026-05-04T17:12:00Z" w16du:dateUtc="2026-05-05T00:12:00Z">
                <w:pPr/>
              </w:pPrChange>
            </w:pPr>
            <w:ins w:id="146" w:author="Gledis Guri" w:date="2026-05-04T17:10:00Z" w16du:dateUtc="2026-05-05T00:10:00Z">
              <w:r w:rsidRPr="00952A86">
                <w:rPr>
                  <w:rFonts w:ascii="Times New Roman" w:hAnsi="Times New Roman" w:cs="Times New Roman"/>
                  <w:i/>
                  <w:iCs/>
                  <w:color w:val="000000"/>
                  <w:rPrChange w:id="147" w:author="Gledis Guri" w:date="2026-05-04T17:12:00Z" w16du:dateUtc="2026-05-05T00:12:00Z">
                    <w:rPr>
                      <w:rFonts w:ascii="Times New Roman" w:hAnsi="Times New Roman" w:cs="Times New Roman"/>
                      <w:color w:val="000000"/>
                    </w:rPr>
                  </w:rPrChange>
                </w:rPr>
                <w:t>r</w:t>
              </w:r>
            </w:ins>
          </w:p>
        </w:tc>
        <w:tc>
          <w:tcPr>
            <w:tcW w:w="709" w:type="dxa"/>
            <w:tcBorders>
              <w:bottom w:val="single" w:sz="4" w:space="0" w:color="auto"/>
            </w:tcBorders>
            <w:vAlign w:val="bottom"/>
            <w:tcPrChange w:id="148" w:author="Gledis Guri" w:date="2026-05-04T17:12:00Z" w16du:dateUtc="2026-05-05T00:12:00Z">
              <w:tcPr>
                <w:tcW w:w="709" w:type="dxa"/>
                <w:gridSpan w:val="2"/>
                <w:vAlign w:val="bottom"/>
              </w:tcPr>
            </w:tcPrChange>
          </w:tcPr>
          <w:p w14:paraId="3067E0A2" w14:textId="54CA188B" w:rsidR="00952A86" w:rsidRPr="00952A86" w:rsidRDefault="00952A86" w:rsidP="00952A86">
            <w:pPr>
              <w:jc w:val="center"/>
              <w:rPr>
                <w:ins w:id="149" w:author="Gledis Guri" w:date="2026-05-04T17:10:00Z" w16du:dateUtc="2026-05-05T00:10:00Z"/>
                <w:rFonts w:ascii="Times New Roman" w:hAnsi="Times New Roman" w:cs="Times New Roman"/>
                <w:i/>
                <w:iCs/>
                <w:color w:val="000000"/>
                <w:rPrChange w:id="150" w:author="Gledis Guri" w:date="2026-05-04T17:12:00Z" w16du:dateUtc="2026-05-05T00:12:00Z">
                  <w:rPr>
                    <w:ins w:id="151" w:author="Gledis Guri" w:date="2026-05-04T17:10:00Z" w16du:dateUtc="2026-05-05T00:10:00Z"/>
                    <w:rFonts w:ascii="Times New Roman" w:hAnsi="Times New Roman" w:cs="Times New Roman"/>
                    <w:color w:val="000000"/>
                  </w:rPr>
                </w:rPrChange>
              </w:rPr>
              <w:pPrChange w:id="152" w:author="Gledis Guri" w:date="2026-05-04T17:12:00Z" w16du:dateUtc="2026-05-05T00:12:00Z">
                <w:pPr/>
              </w:pPrChange>
            </w:pPr>
            <w:ins w:id="153" w:author="Gledis Guri" w:date="2026-05-04T17:10:00Z" w16du:dateUtc="2026-05-05T00:10:00Z">
              <w:r w:rsidRPr="00952A86">
                <w:rPr>
                  <w:rFonts w:ascii="Times New Roman" w:hAnsi="Times New Roman" w:cs="Times New Roman"/>
                  <w:i/>
                  <w:iCs/>
                  <w:color w:val="000000"/>
                  <w:rPrChange w:id="154" w:author="Gledis Guri" w:date="2026-05-04T17:12:00Z" w16du:dateUtc="2026-05-05T00:12:00Z">
                    <w:rPr>
                      <w:rFonts w:ascii="Times New Roman" w:hAnsi="Times New Roman" w:cs="Times New Roman"/>
                      <w:color w:val="000000"/>
                    </w:rPr>
                  </w:rPrChange>
                </w:rPr>
                <w:t>N</w:t>
              </w:r>
            </w:ins>
          </w:p>
        </w:tc>
      </w:tr>
      <w:tr w:rsidR="000C6DDC" w:rsidRPr="000C6DDC" w14:paraId="5D39671E" w14:textId="77777777" w:rsidTr="000B28BE">
        <w:trPr>
          <w:trHeight w:val="493"/>
          <w:ins w:id="155" w:author="Gledis Guri" w:date="2026-05-04T16:54:00Z" w16du:dateUtc="2026-05-04T23:54:00Z"/>
          <w:trPrChange w:id="156" w:author="Gledis Guri" w:date="2026-05-04T20:36:00Z" w16du:dateUtc="2026-05-05T03:36:00Z">
            <w:trPr>
              <w:gridBefore w:val="1"/>
            </w:trPr>
          </w:trPrChange>
        </w:trPr>
        <w:tc>
          <w:tcPr>
            <w:tcW w:w="728" w:type="dxa"/>
            <w:tcBorders>
              <w:top w:val="single" w:sz="4" w:space="0" w:color="auto"/>
            </w:tcBorders>
            <w:vAlign w:val="bottom"/>
            <w:tcPrChange w:id="157" w:author="Gledis Guri" w:date="2026-05-04T20:36:00Z" w16du:dateUtc="2026-05-05T03:36:00Z">
              <w:tcPr>
                <w:tcW w:w="728" w:type="dxa"/>
                <w:gridSpan w:val="2"/>
                <w:vAlign w:val="bottom"/>
              </w:tcPr>
            </w:tcPrChange>
          </w:tcPr>
          <w:p w14:paraId="52124446" w14:textId="7D38FB9B" w:rsidR="000C6DDC" w:rsidRPr="00913374" w:rsidRDefault="000C6DDC" w:rsidP="00952A86">
            <w:pPr>
              <w:jc w:val="center"/>
              <w:rPr>
                <w:ins w:id="158" w:author="Gledis Guri" w:date="2026-05-04T16:54:00Z" w16du:dateUtc="2026-05-04T23:54:00Z"/>
                <w:rFonts w:ascii="Times New Roman" w:hAnsi="Times New Roman" w:cs="Times New Roman"/>
                <w:rPrChange w:id="159" w:author="Gledis Guri" w:date="2026-05-04T16:58:00Z" w16du:dateUtc="2026-05-04T23:58:00Z">
                  <w:rPr>
                    <w:ins w:id="160" w:author="Gledis Guri" w:date="2026-05-04T16:54:00Z" w16du:dateUtc="2026-05-04T23:54:00Z"/>
                    <w:sz w:val="24"/>
                    <w:szCs w:val="24"/>
                  </w:rPr>
                </w:rPrChange>
              </w:rPr>
              <w:pPrChange w:id="161" w:author="Gledis Guri" w:date="2026-05-04T17:12:00Z" w16du:dateUtc="2026-05-05T00:12:00Z">
                <w:pPr/>
              </w:pPrChange>
            </w:pPr>
            <w:ins w:id="162" w:author="Gledis Guri" w:date="2026-05-04T16:56:00Z" w16du:dateUtc="2026-05-04T23:56:00Z">
              <w:r w:rsidRPr="00913374">
                <w:rPr>
                  <w:rFonts w:ascii="Times New Roman" w:hAnsi="Times New Roman" w:cs="Times New Roman"/>
                  <w:color w:val="000000"/>
                  <w:rPrChange w:id="163" w:author="Gledis Guri" w:date="2026-05-04T16:58:00Z" w16du:dateUtc="2026-05-04T23:58:00Z">
                    <w:rPr>
                      <w:rFonts w:ascii="Aptos Narrow" w:hAnsi="Aptos Narrow"/>
                      <w:color w:val="000000"/>
                    </w:rPr>
                  </w:rPrChange>
                </w:rPr>
                <w:t>0</w:t>
              </w:r>
            </w:ins>
          </w:p>
        </w:tc>
        <w:tc>
          <w:tcPr>
            <w:tcW w:w="1234" w:type="dxa"/>
            <w:tcBorders>
              <w:top w:val="single" w:sz="4" w:space="0" w:color="auto"/>
            </w:tcBorders>
            <w:vAlign w:val="bottom"/>
            <w:tcPrChange w:id="164" w:author="Gledis Guri" w:date="2026-05-04T20:36:00Z" w16du:dateUtc="2026-05-05T03:36:00Z">
              <w:tcPr>
                <w:tcW w:w="1234" w:type="dxa"/>
                <w:gridSpan w:val="2"/>
                <w:vAlign w:val="bottom"/>
              </w:tcPr>
            </w:tcPrChange>
          </w:tcPr>
          <w:p w14:paraId="15E3FB41" w14:textId="7D56B656" w:rsidR="000C6DDC" w:rsidRPr="00913374" w:rsidRDefault="000C6DDC" w:rsidP="00952A86">
            <w:pPr>
              <w:jc w:val="center"/>
              <w:rPr>
                <w:ins w:id="165" w:author="Gledis Guri" w:date="2026-05-04T16:54:00Z" w16du:dateUtc="2026-05-04T23:54:00Z"/>
                <w:rFonts w:ascii="Times New Roman" w:hAnsi="Times New Roman" w:cs="Times New Roman"/>
                <w:rPrChange w:id="166" w:author="Gledis Guri" w:date="2026-05-04T16:58:00Z" w16du:dateUtc="2026-05-04T23:58:00Z">
                  <w:rPr>
                    <w:ins w:id="167" w:author="Gledis Guri" w:date="2026-05-04T16:54:00Z" w16du:dateUtc="2026-05-04T23:54:00Z"/>
                    <w:sz w:val="24"/>
                    <w:szCs w:val="24"/>
                  </w:rPr>
                </w:rPrChange>
              </w:rPr>
              <w:pPrChange w:id="168" w:author="Gledis Guri" w:date="2026-05-04T17:12:00Z" w16du:dateUtc="2026-05-05T00:12:00Z">
                <w:pPr/>
              </w:pPrChange>
            </w:pPr>
            <w:ins w:id="169" w:author="Gledis Guri" w:date="2026-05-04T16:56:00Z" w16du:dateUtc="2026-05-04T23:56:00Z">
              <w:r w:rsidRPr="00913374">
                <w:rPr>
                  <w:rFonts w:ascii="Times New Roman" w:hAnsi="Times New Roman" w:cs="Times New Roman"/>
                  <w:color w:val="000000"/>
                  <w:rPrChange w:id="170" w:author="Gledis Guri" w:date="2026-05-04T16:58:00Z" w16du:dateUtc="2026-05-04T23:58:00Z">
                    <w:rPr>
                      <w:rFonts w:ascii="Aptos Narrow" w:hAnsi="Aptos Narrow"/>
                      <w:color w:val="000000"/>
                    </w:rPr>
                  </w:rPrChange>
                </w:rPr>
                <w:t>0</w:t>
              </w:r>
            </w:ins>
          </w:p>
        </w:tc>
        <w:tc>
          <w:tcPr>
            <w:tcW w:w="1294" w:type="dxa"/>
            <w:tcBorders>
              <w:top w:val="single" w:sz="4" w:space="0" w:color="auto"/>
            </w:tcBorders>
            <w:vAlign w:val="bottom"/>
            <w:tcPrChange w:id="171" w:author="Gledis Guri" w:date="2026-05-04T20:36:00Z" w16du:dateUtc="2026-05-05T03:36:00Z">
              <w:tcPr>
                <w:tcW w:w="1368" w:type="dxa"/>
                <w:gridSpan w:val="3"/>
                <w:vAlign w:val="bottom"/>
              </w:tcPr>
            </w:tcPrChange>
          </w:tcPr>
          <w:p w14:paraId="662AA170" w14:textId="029E04F8" w:rsidR="000C6DDC" w:rsidRPr="00913374" w:rsidRDefault="000C6DDC" w:rsidP="00952A86">
            <w:pPr>
              <w:jc w:val="center"/>
              <w:rPr>
                <w:ins w:id="172" w:author="Gledis Guri" w:date="2026-05-04T16:54:00Z" w16du:dateUtc="2026-05-04T23:54:00Z"/>
                <w:rFonts w:ascii="Times New Roman" w:hAnsi="Times New Roman" w:cs="Times New Roman"/>
                <w:rPrChange w:id="173" w:author="Gledis Guri" w:date="2026-05-04T16:58:00Z" w16du:dateUtc="2026-05-04T23:58:00Z">
                  <w:rPr>
                    <w:ins w:id="174" w:author="Gledis Guri" w:date="2026-05-04T16:54:00Z" w16du:dateUtc="2026-05-04T23:54:00Z"/>
                    <w:sz w:val="24"/>
                    <w:szCs w:val="24"/>
                  </w:rPr>
                </w:rPrChange>
              </w:rPr>
              <w:pPrChange w:id="175" w:author="Gledis Guri" w:date="2026-05-04T17:12:00Z" w16du:dateUtc="2026-05-05T00:12:00Z">
                <w:pPr/>
              </w:pPrChange>
            </w:pPr>
            <w:ins w:id="176" w:author="Gledis Guri" w:date="2026-05-04T16:56:00Z" w16du:dateUtc="2026-05-04T23:56:00Z">
              <w:r w:rsidRPr="00913374">
                <w:rPr>
                  <w:rFonts w:ascii="Times New Roman" w:hAnsi="Times New Roman" w:cs="Times New Roman"/>
                  <w:color w:val="000000"/>
                  <w:rPrChange w:id="177" w:author="Gledis Guri" w:date="2026-05-04T16:58:00Z" w16du:dateUtc="2026-05-04T23:58:00Z">
                    <w:rPr>
                      <w:rFonts w:ascii="Aptos Narrow" w:hAnsi="Aptos Narrow"/>
                      <w:color w:val="000000"/>
                    </w:rPr>
                  </w:rPrChange>
                </w:rPr>
                <w:t>0</w:t>
              </w:r>
            </w:ins>
          </w:p>
        </w:tc>
        <w:tc>
          <w:tcPr>
            <w:tcW w:w="708" w:type="dxa"/>
            <w:tcBorders>
              <w:top w:val="single" w:sz="4" w:space="0" w:color="auto"/>
            </w:tcBorders>
            <w:vAlign w:val="bottom"/>
            <w:tcPrChange w:id="178" w:author="Gledis Guri" w:date="2026-05-04T20:36:00Z" w16du:dateUtc="2026-05-05T03:36:00Z">
              <w:tcPr>
                <w:tcW w:w="1499" w:type="dxa"/>
                <w:gridSpan w:val="3"/>
                <w:vAlign w:val="bottom"/>
              </w:tcPr>
            </w:tcPrChange>
          </w:tcPr>
          <w:p w14:paraId="0C8021B4" w14:textId="03315E03" w:rsidR="000C6DDC" w:rsidRPr="00913374" w:rsidRDefault="000C6DDC" w:rsidP="00952A86">
            <w:pPr>
              <w:jc w:val="center"/>
              <w:rPr>
                <w:ins w:id="179" w:author="Gledis Guri" w:date="2026-05-04T16:54:00Z" w16du:dateUtc="2026-05-04T23:54:00Z"/>
                <w:rFonts w:ascii="Times New Roman" w:hAnsi="Times New Roman" w:cs="Times New Roman"/>
                <w:rPrChange w:id="180" w:author="Gledis Guri" w:date="2026-05-04T16:58:00Z" w16du:dateUtc="2026-05-04T23:58:00Z">
                  <w:rPr>
                    <w:ins w:id="181" w:author="Gledis Guri" w:date="2026-05-04T16:54:00Z" w16du:dateUtc="2026-05-04T23:54:00Z"/>
                    <w:sz w:val="24"/>
                    <w:szCs w:val="24"/>
                  </w:rPr>
                </w:rPrChange>
              </w:rPr>
              <w:pPrChange w:id="182" w:author="Gledis Guri" w:date="2026-05-04T17:12:00Z" w16du:dateUtc="2026-05-05T00:12:00Z">
                <w:pPr/>
              </w:pPrChange>
            </w:pPr>
            <w:ins w:id="183" w:author="Gledis Guri" w:date="2026-05-04T16:56:00Z" w16du:dateUtc="2026-05-04T23:56:00Z">
              <w:r w:rsidRPr="00913374">
                <w:rPr>
                  <w:rFonts w:ascii="Times New Roman" w:hAnsi="Times New Roman" w:cs="Times New Roman"/>
                  <w:color w:val="000000"/>
                  <w:rPrChange w:id="184" w:author="Gledis Guri" w:date="2026-05-04T16:58:00Z" w16du:dateUtc="2026-05-04T23:58:00Z">
                    <w:rPr>
                      <w:rFonts w:ascii="Aptos Narrow" w:hAnsi="Aptos Narrow"/>
                      <w:color w:val="000000"/>
                    </w:rPr>
                  </w:rPrChange>
                </w:rPr>
                <w:t>0</w:t>
              </w:r>
            </w:ins>
          </w:p>
        </w:tc>
        <w:tc>
          <w:tcPr>
            <w:tcW w:w="1134" w:type="dxa"/>
            <w:tcBorders>
              <w:top w:val="single" w:sz="4" w:space="0" w:color="auto"/>
            </w:tcBorders>
            <w:vAlign w:val="bottom"/>
            <w:tcPrChange w:id="185" w:author="Gledis Guri" w:date="2026-05-04T20:36:00Z" w16du:dateUtc="2026-05-05T03:36:00Z">
              <w:tcPr>
                <w:tcW w:w="2000" w:type="dxa"/>
                <w:gridSpan w:val="5"/>
                <w:vAlign w:val="bottom"/>
              </w:tcPr>
            </w:tcPrChange>
          </w:tcPr>
          <w:p w14:paraId="2A99ABF7" w14:textId="17F04A3F" w:rsidR="000C6DDC" w:rsidRPr="00913374" w:rsidRDefault="000C6DDC" w:rsidP="00952A86">
            <w:pPr>
              <w:jc w:val="center"/>
              <w:rPr>
                <w:ins w:id="186" w:author="Gledis Guri" w:date="2026-05-04T16:54:00Z" w16du:dateUtc="2026-05-04T23:54:00Z"/>
                <w:rFonts w:ascii="Times New Roman" w:hAnsi="Times New Roman" w:cs="Times New Roman"/>
                <w:rPrChange w:id="187" w:author="Gledis Guri" w:date="2026-05-04T16:58:00Z" w16du:dateUtc="2026-05-04T23:58:00Z">
                  <w:rPr>
                    <w:ins w:id="188" w:author="Gledis Guri" w:date="2026-05-04T16:54:00Z" w16du:dateUtc="2026-05-04T23:54:00Z"/>
                    <w:sz w:val="24"/>
                    <w:szCs w:val="24"/>
                  </w:rPr>
                </w:rPrChange>
              </w:rPr>
              <w:pPrChange w:id="189" w:author="Gledis Guri" w:date="2026-05-04T17:12:00Z" w16du:dateUtc="2026-05-05T00:12:00Z">
                <w:pPr/>
              </w:pPrChange>
            </w:pPr>
            <w:ins w:id="190" w:author="Gledis Guri" w:date="2026-05-04T16:56:00Z" w16du:dateUtc="2026-05-04T23:56:00Z">
              <w:r w:rsidRPr="00913374">
                <w:rPr>
                  <w:rFonts w:ascii="Times New Roman" w:hAnsi="Times New Roman" w:cs="Times New Roman"/>
                  <w:color w:val="000000"/>
                  <w:rPrChange w:id="191" w:author="Gledis Guri" w:date="2026-05-04T16:58:00Z" w16du:dateUtc="2026-05-04T23:58:00Z">
                    <w:rPr>
                      <w:rFonts w:ascii="Aptos Narrow" w:hAnsi="Aptos Narrow"/>
                      <w:color w:val="000000"/>
                    </w:rPr>
                  </w:rPrChange>
                </w:rPr>
                <w:t>1</w:t>
              </w:r>
            </w:ins>
          </w:p>
        </w:tc>
        <w:tc>
          <w:tcPr>
            <w:tcW w:w="709" w:type="dxa"/>
            <w:tcBorders>
              <w:top w:val="single" w:sz="4" w:space="0" w:color="auto"/>
            </w:tcBorders>
            <w:vAlign w:val="bottom"/>
            <w:tcPrChange w:id="192" w:author="Gledis Guri" w:date="2026-05-04T20:36:00Z" w16du:dateUtc="2026-05-05T03:36:00Z">
              <w:tcPr>
                <w:tcW w:w="611" w:type="dxa"/>
                <w:vAlign w:val="bottom"/>
              </w:tcPr>
            </w:tcPrChange>
          </w:tcPr>
          <w:p w14:paraId="6466F7B2" w14:textId="785D235A" w:rsidR="000C6DDC" w:rsidRPr="00913374" w:rsidRDefault="000C6DDC" w:rsidP="00952A86">
            <w:pPr>
              <w:jc w:val="center"/>
              <w:rPr>
                <w:ins w:id="193" w:author="Gledis Guri" w:date="2026-05-04T16:54:00Z" w16du:dateUtc="2026-05-04T23:54:00Z"/>
                <w:rFonts w:ascii="Times New Roman" w:hAnsi="Times New Roman" w:cs="Times New Roman"/>
                <w:rPrChange w:id="194" w:author="Gledis Guri" w:date="2026-05-04T16:58:00Z" w16du:dateUtc="2026-05-04T23:58:00Z">
                  <w:rPr>
                    <w:ins w:id="195" w:author="Gledis Guri" w:date="2026-05-04T16:54:00Z" w16du:dateUtc="2026-05-04T23:54:00Z"/>
                    <w:sz w:val="24"/>
                    <w:szCs w:val="24"/>
                  </w:rPr>
                </w:rPrChange>
              </w:rPr>
              <w:pPrChange w:id="196" w:author="Gledis Guri" w:date="2026-05-04T17:12:00Z" w16du:dateUtc="2026-05-05T00:12:00Z">
                <w:pPr/>
              </w:pPrChange>
            </w:pPr>
            <w:ins w:id="197" w:author="Gledis Guri" w:date="2026-05-04T16:56:00Z" w16du:dateUtc="2026-05-04T23:56:00Z">
              <w:r w:rsidRPr="00913374">
                <w:rPr>
                  <w:rFonts w:ascii="Times New Roman" w:hAnsi="Times New Roman" w:cs="Times New Roman"/>
                  <w:color w:val="000000"/>
                  <w:rPrChange w:id="198" w:author="Gledis Guri" w:date="2026-05-04T16:58:00Z" w16du:dateUtc="2026-05-04T23:58:00Z">
                    <w:rPr>
                      <w:rFonts w:ascii="Aptos Narrow" w:hAnsi="Aptos Narrow"/>
                      <w:color w:val="000000"/>
                    </w:rPr>
                  </w:rPrChange>
                </w:rPr>
                <w:t>56</w:t>
              </w:r>
            </w:ins>
          </w:p>
        </w:tc>
      </w:tr>
      <w:tr w:rsidR="000C6DDC" w:rsidRPr="000C6DDC" w14:paraId="585C8756" w14:textId="77777777" w:rsidTr="000B28BE">
        <w:trPr>
          <w:trHeight w:val="493"/>
          <w:ins w:id="199" w:author="Gledis Guri" w:date="2026-05-04T16:54:00Z" w16du:dateUtc="2026-05-04T23:54:00Z"/>
          <w:trPrChange w:id="200" w:author="Gledis Guri" w:date="2026-05-04T20:36:00Z" w16du:dateUtc="2026-05-05T03:36:00Z">
            <w:trPr>
              <w:gridBefore w:val="1"/>
            </w:trPr>
          </w:trPrChange>
        </w:trPr>
        <w:tc>
          <w:tcPr>
            <w:tcW w:w="728" w:type="dxa"/>
            <w:vAlign w:val="bottom"/>
            <w:tcPrChange w:id="201" w:author="Gledis Guri" w:date="2026-05-04T20:36:00Z" w16du:dateUtc="2026-05-05T03:36:00Z">
              <w:tcPr>
                <w:tcW w:w="728" w:type="dxa"/>
                <w:gridSpan w:val="2"/>
                <w:vAlign w:val="bottom"/>
              </w:tcPr>
            </w:tcPrChange>
          </w:tcPr>
          <w:p w14:paraId="7E35C29C" w14:textId="28222F6C" w:rsidR="000C6DDC" w:rsidRPr="00913374" w:rsidRDefault="000C6DDC" w:rsidP="00952A86">
            <w:pPr>
              <w:jc w:val="center"/>
              <w:rPr>
                <w:ins w:id="202" w:author="Gledis Guri" w:date="2026-05-04T16:54:00Z" w16du:dateUtc="2026-05-04T23:54:00Z"/>
                <w:rFonts w:ascii="Times New Roman" w:hAnsi="Times New Roman" w:cs="Times New Roman"/>
                <w:rPrChange w:id="203" w:author="Gledis Guri" w:date="2026-05-04T16:58:00Z" w16du:dateUtc="2026-05-04T23:58:00Z">
                  <w:rPr>
                    <w:ins w:id="204" w:author="Gledis Guri" w:date="2026-05-04T16:54:00Z" w16du:dateUtc="2026-05-04T23:54:00Z"/>
                    <w:sz w:val="24"/>
                    <w:szCs w:val="24"/>
                  </w:rPr>
                </w:rPrChange>
              </w:rPr>
              <w:pPrChange w:id="205" w:author="Gledis Guri" w:date="2026-05-04T17:12:00Z" w16du:dateUtc="2026-05-05T00:12:00Z">
                <w:pPr/>
              </w:pPrChange>
            </w:pPr>
            <w:ins w:id="206" w:author="Gledis Guri" w:date="2026-05-04T16:56:00Z" w16du:dateUtc="2026-05-04T23:56:00Z">
              <w:r w:rsidRPr="00913374">
                <w:rPr>
                  <w:rFonts w:ascii="Times New Roman" w:hAnsi="Times New Roman" w:cs="Times New Roman"/>
                  <w:color w:val="000000"/>
                  <w:rPrChange w:id="207" w:author="Gledis Guri" w:date="2026-05-04T16:58:00Z" w16du:dateUtc="2026-05-04T23:58:00Z">
                    <w:rPr>
                      <w:rFonts w:ascii="Aptos Narrow" w:hAnsi="Aptos Narrow"/>
                      <w:color w:val="000000"/>
                    </w:rPr>
                  </w:rPrChange>
                </w:rPr>
                <w:t>0</w:t>
              </w:r>
            </w:ins>
          </w:p>
        </w:tc>
        <w:tc>
          <w:tcPr>
            <w:tcW w:w="1234" w:type="dxa"/>
            <w:vAlign w:val="bottom"/>
            <w:tcPrChange w:id="208" w:author="Gledis Guri" w:date="2026-05-04T20:36:00Z" w16du:dateUtc="2026-05-05T03:36:00Z">
              <w:tcPr>
                <w:tcW w:w="1234" w:type="dxa"/>
                <w:gridSpan w:val="2"/>
                <w:vAlign w:val="bottom"/>
              </w:tcPr>
            </w:tcPrChange>
          </w:tcPr>
          <w:p w14:paraId="647090FB" w14:textId="12AA2B87" w:rsidR="000C6DDC" w:rsidRPr="00913374" w:rsidRDefault="000C6DDC" w:rsidP="00952A86">
            <w:pPr>
              <w:jc w:val="center"/>
              <w:rPr>
                <w:ins w:id="209" w:author="Gledis Guri" w:date="2026-05-04T16:54:00Z" w16du:dateUtc="2026-05-04T23:54:00Z"/>
                <w:rFonts w:ascii="Times New Roman" w:hAnsi="Times New Roman" w:cs="Times New Roman"/>
                <w:rPrChange w:id="210" w:author="Gledis Guri" w:date="2026-05-04T16:58:00Z" w16du:dateUtc="2026-05-04T23:58:00Z">
                  <w:rPr>
                    <w:ins w:id="211" w:author="Gledis Guri" w:date="2026-05-04T16:54:00Z" w16du:dateUtc="2026-05-04T23:54:00Z"/>
                    <w:sz w:val="24"/>
                    <w:szCs w:val="24"/>
                  </w:rPr>
                </w:rPrChange>
              </w:rPr>
              <w:pPrChange w:id="212" w:author="Gledis Guri" w:date="2026-05-04T17:12:00Z" w16du:dateUtc="2026-05-05T00:12:00Z">
                <w:pPr/>
              </w:pPrChange>
            </w:pPr>
            <w:ins w:id="213" w:author="Gledis Guri" w:date="2026-05-04T16:56:00Z" w16du:dateUtc="2026-05-04T23:56:00Z">
              <w:r w:rsidRPr="00913374">
                <w:rPr>
                  <w:rFonts w:ascii="Times New Roman" w:hAnsi="Times New Roman" w:cs="Times New Roman"/>
                  <w:color w:val="000000"/>
                  <w:rPrChange w:id="214" w:author="Gledis Guri" w:date="2026-05-04T16:58:00Z" w16du:dateUtc="2026-05-04T23:58:00Z">
                    <w:rPr>
                      <w:rFonts w:ascii="Aptos Narrow" w:hAnsi="Aptos Narrow"/>
                      <w:color w:val="000000"/>
                    </w:rPr>
                  </w:rPrChange>
                </w:rPr>
                <w:t>0</w:t>
              </w:r>
            </w:ins>
          </w:p>
        </w:tc>
        <w:tc>
          <w:tcPr>
            <w:tcW w:w="1294" w:type="dxa"/>
            <w:vAlign w:val="bottom"/>
            <w:tcPrChange w:id="215" w:author="Gledis Guri" w:date="2026-05-04T20:36:00Z" w16du:dateUtc="2026-05-05T03:36:00Z">
              <w:tcPr>
                <w:tcW w:w="1368" w:type="dxa"/>
                <w:gridSpan w:val="3"/>
                <w:vAlign w:val="bottom"/>
              </w:tcPr>
            </w:tcPrChange>
          </w:tcPr>
          <w:p w14:paraId="4D76E332" w14:textId="25549C82" w:rsidR="000C6DDC" w:rsidRPr="00913374" w:rsidRDefault="000C6DDC" w:rsidP="00952A86">
            <w:pPr>
              <w:jc w:val="center"/>
              <w:rPr>
                <w:ins w:id="216" w:author="Gledis Guri" w:date="2026-05-04T16:54:00Z" w16du:dateUtc="2026-05-04T23:54:00Z"/>
                <w:rFonts w:ascii="Times New Roman" w:hAnsi="Times New Roman" w:cs="Times New Roman"/>
                <w:rPrChange w:id="217" w:author="Gledis Guri" w:date="2026-05-04T16:58:00Z" w16du:dateUtc="2026-05-04T23:58:00Z">
                  <w:rPr>
                    <w:ins w:id="218" w:author="Gledis Guri" w:date="2026-05-04T16:54:00Z" w16du:dateUtc="2026-05-04T23:54:00Z"/>
                    <w:sz w:val="24"/>
                    <w:szCs w:val="24"/>
                  </w:rPr>
                </w:rPrChange>
              </w:rPr>
              <w:pPrChange w:id="219" w:author="Gledis Guri" w:date="2026-05-04T17:12:00Z" w16du:dateUtc="2026-05-05T00:12:00Z">
                <w:pPr/>
              </w:pPrChange>
            </w:pPr>
            <w:ins w:id="220" w:author="Gledis Guri" w:date="2026-05-04T16:56:00Z" w16du:dateUtc="2026-05-04T23:56:00Z">
              <w:r w:rsidRPr="00913374">
                <w:rPr>
                  <w:rFonts w:ascii="Times New Roman" w:hAnsi="Times New Roman" w:cs="Times New Roman"/>
                  <w:color w:val="000000"/>
                  <w:rPrChange w:id="221" w:author="Gledis Guri" w:date="2026-05-04T16:58:00Z" w16du:dateUtc="2026-05-04T23:58:00Z">
                    <w:rPr>
                      <w:rFonts w:ascii="Aptos Narrow" w:hAnsi="Aptos Narrow"/>
                      <w:color w:val="000000"/>
                    </w:rPr>
                  </w:rPrChange>
                </w:rPr>
                <w:t>0</w:t>
              </w:r>
            </w:ins>
          </w:p>
        </w:tc>
        <w:tc>
          <w:tcPr>
            <w:tcW w:w="708" w:type="dxa"/>
            <w:vAlign w:val="bottom"/>
            <w:tcPrChange w:id="222" w:author="Gledis Guri" w:date="2026-05-04T20:36:00Z" w16du:dateUtc="2026-05-05T03:36:00Z">
              <w:tcPr>
                <w:tcW w:w="1499" w:type="dxa"/>
                <w:gridSpan w:val="3"/>
                <w:vAlign w:val="bottom"/>
              </w:tcPr>
            </w:tcPrChange>
          </w:tcPr>
          <w:p w14:paraId="64F6D239" w14:textId="3A04DF20" w:rsidR="000C6DDC" w:rsidRPr="00913374" w:rsidRDefault="000C6DDC" w:rsidP="00952A86">
            <w:pPr>
              <w:jc w:val="center"/>
              <w:rPr>
                <w:ins w:id="223" w:author="Gledis Guri" w:date="2026-05-04T16:54:00Z" w16du:dateUtc="2026-05-04T23:54:00Z"/>
                <w:rFonts w:ascii="Times New Roman" w:hAnsi="Times New Roman" w:cs="Times New Roman"/>
                <w:rPrChange w:id="224" w:author="Gledis Guri" w:date="2026-05-04T16:58:00Z" w16du:dateUtc="2026-05-04T23:58:00Z">
                  <w:rPr>
                    <w:ins w:id="225" w:author="Gledis Guri" w:date="2026-05-04T16:54:00Z" w16du:dateUtc="2026-05-04T23:54:00Z"/>
                    <w:sz w:val="24"/>
                    <w:szCs w:val="24"/>
                  </w:rPr>
                </w:rPrChange>
              </w:rPr>
              <w:pPrChange w:id="226" w:author="Gledis Guri" w:date="2026-05-04T17:12:00Z" w16du:dateUtc="2026-05-05T00:12:00Z">
                <w:pPr/>
              </w:pPrChange>
            </w:pPr>
            <w:ins w:id="227" w:author="Gledis Guri" w:date="2026-05-04T16:56:00Z" w16du:dateUtc="2026-05-04T23:56:00Z">
              <w:r w:rsidRPr="00913374">
                <w:rPr>
                  <w:rFonts w:ascii="Times New Roman" w:hAnsi="Times New Roman" w:cs="Times New Roman"/>
                  <w:color w:val="000000"/>
                  <w:rPrChange w:id="228" w:author="Gledis Guri" w:date="2026-05-04T16:58:00Z" w16du:dateUtc="2026-05-04T23:58:00Z">
                    <w:rPr>
                      <w:rFonts w:ascii="Aptos Narrow" w:hAnsi="Aptos Narrow"/>
                      <w:color w:val="000000"/>
                    </w:rPr>
                  </w:rPrChange>
                </w:rPr>
                <w:t>1</w:t>
              </w:r>
            </w:ins>
          </w:p>
        </w:tc>
        <w:tc>
          <w:tcPr>
            <w:tcW w:w="1134" w:type="dxa"/>
            <w:vAlign w:val="bottom"/>
            <w:tcPrChange w:id="229" w:author="Gledis Guri" w:date="2026-05-04T20:36:00Z" w16du:dateUtc="2026-05-05T03:36:00Z">
              <w:tcPr>
                <w:tcW w:w="2000" w:type="dxa"/>
                <w:gridSpan w:val="5"/>
                <w:vAlign w:val="bottom"/>
              </w:tcPr>
            </w:tcPrChange>
          </w:tcPr>
          <w:p w14:paraId="6BEBC579" w14:textId="67F0956E" w:rsidR="000C6DDC" w:rsidRPr="00913374" w:rsidRDefault="000C6DDC" w:rsidP="00952A86">
            <w:pPr>
              <w:jc w:val="center"/>
              <w:rPr>
                <w:ins w:id="230" w:author="Gledis Guri" w:date="2026-05-04T16:54:00Z" w16du:dateUtc="2026-05-04T23:54:00Z"/>
                <w:rFonts w:ascii="Times New Roman" w:hAnsi="Times New Roman" w:cs="Times New Roman"/>
                <w:rPrChange w:id="231" w:author="Gledis Guri" w:date="2026-05-04T16:58:00Z" w16du:dateUtc="2026-05-04T23:58:00Z">
                  <w:rPr>
                    <w:ins w:id="232" w:author="Gledis Guri" w:date="2026-05-04T16:54:00Z" w16du:dateUtc="2026-05-04T23:54:00Z"/>
                    <w:sz w:val="24"/>
                    <w:szCs w:val="24"/>
                  </w:rPr>
                </w:rPrChange>
              </w:rPr>
              <w:pPrChange w:id="233" w:author="Gledis Guri" w:date="2026-05-04T17:12:00Z" w16du:dateUtc="2026-05-05T00:12:00Z">
                <w:pPr/>
              </w:pPrChange>
            </w:pPr>
            <w:ins w:id="234" w:author="Gledis Guri" w:date="2026-05-04T16:56:00Z" w16du:dateUtc="2026-05-04T23:56:00Z">
              <w:r w:rsidRPr="00913374">
                <w:rPr>
                  <w:rFonts w:ascii="Times New Roman" w:hAnsi="Times New Roman" w:cs="Times New Roman"/>
                  <w:color w:val="000000"/>
                  <w:rPrChange w:id="235" w:author="Gledis Guri" w:date="2026-05-04T16:58:00Z" w16du:dateUtc="2026-05-04T23:58:00Z">
                    <w:rPr>
                      <w:rFonts w:ascii="Aptos Narrow" w:hAnsi="Aptos Narrow"/>
                      <w:color w:val="000000"/>
                    </w:rPr>
                  </w:rPrChange>
                </w:rPr>
                <w:t>0</w:t>
              </w:r>
            </w:ins>
          </w:p>
        </w:tc>
        <w:tc>
          <w:tcPr>
            <w:tcW w:w="709" w:type="dxa"/>
            <w:vAlign w:val="bottom"/>
            <w:tcPrChange w:id="236" w:author="Gledis Guri" w:date="2026-05-04T20:36:00Z" w16du:dateUtc="2026-05-05T03:36:00Z">
              <w:tcPr>
                <w:tcW w:w="611" w:type="dxa"/>
                <w:vAlign w:val="bottom"/>
              </w:tcPr>
            </w:tcPrChange>
          </w:tcPr>
          <w:p w14:paraId="4F039AF5" w14:textId="13A18FC1" w:rsidR="000C6DDC" w:rsidRPr="00913374" w:rsidRDefault="000C6DDC" w:rsidP="00952A86">
            <w:pPr>
              <w:jc w:val="center"/>
              <w:rPr>
                <w:ins w:id="237" w:author="Gledis Guri" w:date="2026-05-04T16:54:00Z" w16du:dateUtc="2026-05-04T23:54:00Z"/>
                <w:rFonts w:ascii="Times New Roman" w:hAnsi="Times New Roman" w:cs="Times New Roman"/>
                <w:rPrChange w:id="238" w:author="Gledis Guri" w:date="2026-05-04T16:58:00Z" w16du:dateUtc="2026-05-04T23:58:00Z">
                  <w:rPr>
                    <w:ins w:id="239" w:author="Gledis Guri" w:date="2026-05-04T16:54:00Z" w16du:dateUtc="2026-05-04T23:54:00Z"/>
                    <w:sz w:val="24"/>
                    <w:szCs w:val="24"/>
                  </w:rPr>
                </w:rPrChange>
              </w:rPr>
              <w:pPrChange w:id="240" w:author="Gledis Guri" w:date="2026-05-04T17:12:00Z" w16du:dateUtc="2026-05-05T00:12:00Z">
                <w:pPr/>
              </w:pPrChange>
            </w:pPr>
            <w:ins w:id="241" w:author="Gledis Guri" w:date="2026-05-04T16:56:00Z" w16du:dateUtc="2026-05-04T23:56:00Z">
              <w:r w:rsidRPr="00913374">
                <w:rPr>
                  <w:rFonts w:ascii="Times New Roman" w:hAnsi="Times New Roman" w:cs="Times New Roman"/>
                  <w:color w:val="000000"/>
                  <w:rPrChange w:id="242" w:author="Gledis Guri" w:date="2026-05-04T16:58:00Z" w16du:dateUtc="2026-05-04T23:58:00Z">
                    <w:rPr>
                      <w:rFonts w:ascii="Aptos Narrow" w:hAnsi="Aptos Narrow"/>
                      <w:color w:val="000000"/>
                    </w:rPr>
                  </w:rPrChange>
                </w:rPr>
                <w:t>124</w:t>
              </w:r>
            </w:ins>
          </w:p>
        </w:tc>
      </w:tr>
      <w:tr w:rsidR="000C6DDC" w:rsidRPr="000C6DDC" w14:paraId="31E36D1F" w14:textId="77777777" w:rsidTr="000B28BE">
        <w:trPr>
          <w:trHeight w:val="493"/>
          <w:ins w:id="243" w:author="Gledis Guri" w:date="2026-05-04T16:54:00Z" w16du:dateUtc="2026-05-04T23:54:00Z"/>
          <w:trPrChange w:id="244" w:author="Gledis Guri" w:date="2026-05-04T20:36:00Z" w16du:dateUtc="2026-05-05T03:36:00Z">
            <w:trPr>
              <w:gridBefore w:val="1"/>
            </w:trPr>
          </w:trPrChange>
        </w:trPr>
        <w:tc>
          <w:tcPr>
            <w:tcW w:w="728" w:type="dxa"/>
            <w:vAlign w:val="bottom"/>
            <w:tcPrChange w:id="245" w:author="Gledis Guri" w:date="2026-05-04T20:36:00Z" w16du:dateUtc="2026-05-05T03:36:00Z">
              <w:tcPr>
                <w:tcW w:w="728" w:type="dxa"/>
                <w:gridSpan w:val="2"/>
                <w:vAlign w:val="bottom"/>
              </w:tcPr>
            </w:tcPrChange>
          </w:tcPr>
          <w:p w14:paraId="70C0E261" w14:textId="38149D14" w:rsidR="000C6DDC" w:rsidRPr="00913374" w:rsidRDefault="000C6DDC" w:rsidP="00952A86">
            <w:pPr>
              <w:jc w:val="center"/>
              <w:rPr>
                <w:ins w:id="246" w:author="Gledis Guri" w:date="2026-05-04T16:54:00Z" w16du:dateUtc="2026-05-04T23:54:00Z"/>
                <w:rFonts w:ascii="Times New Roman" w:hAnsi="Times New Roman" w:cs="Times New Roman"/>
                <w:rPrChange w:id="247" w:author="Gledis Guri" w:date="2026-05-04T16:58:00Z" w16du:dateUtc="2026-05-04T23:58:00Z">
                  <w:rPr>
                    <w:ins w:id="248" w:author="Gledis Guri" w:date="2026-05-04T16:54:00Z" w16du:dateUtc="2026-05-04T23:54:00Z"/>
                    <w:sz w:val="24"/>
                    <w:szCs w:val="24"/>
                  </w:rPr>
                </w:rPrChange>
              </w:rPr>
              <w:pPrChange w:id="249" w:author="Gledis Guri" w:date="2026-05-04T17:12:00Z" w16du:dateUtc="2026-05-05T00:12:00Z">
                <w:pPr/>
              </w:pPrChange>
            </w:pPr>
            <w:ins w:id="250" w:author="Gledis Guri" w:date="2026-05-04T16:56:00Z" w16du:dateUtc="2026-05-04T23:56:00Z">
              <w:r w:rsidRPr="00913374">
                <w:rPr>
                  <w:rFonts w:ascii="Times New Roman" w:hAnsi="Times New Roman" w:cs="Times New Roman"/>
                  <w:color w:val="000000"/>
                  <w:rPrChange w:id="251" w:author="Gledis Guri" w:date="2026-05-04T16:58:00Z" w16du:dateUtc="2026-05-04T23:58:00Z">
                    <w:rPr>
                      <w:rFonts w:ascii="Aptos Narrow" w:hAnsi="Aptos Narrow"/>
                      <w:color w:val="000000"/>
                    </w:rPr>
                  </w:rPrChange>
                </w:rPr>
                <w:t>0</w:t>
              </w:r>
            </w:ins>
          </w:p>
        </w:tc>
        <w:tc>
          <w:tcPr>
            <w:tcW w:w="1234" w:type="dxa"/>
            <w:vAlign w:val="bottom"/>
            <w:tcPrChange w:id="252" w:author="Gledis Guri" w:date="2026-05-04T20:36:00Z" w16du:dateUtc="2026-05-05T03:36:00Z">
              <w:tcPr>
                <w:tcW w:w="1234" w:type="dxa"/>
                <w:gridSpan w:val="2"/>
                <w:vAlign w:val="bottom"/>
              </w:tcPr>
            </w:tcPrChange>
          </w:tcPr>
          <w:p w14:paraId="141F5610" w14:textId="2E600920" w:rsidR="000C6DDC" w:rsidRPr="00913374" w:rsidRDefault="000C6DDC" w:rsidP="00952A86">
            <w:pPr>
              <w:jc w:val="center"/>
              <w:rPr>
                <w:ins w:id="253" w:author="Gledis Guri" w:date="2026-05-04T16:54:00Z" w16du:dateUtc="2026-05-04T23:54:00Z"/>
                <w:rFonts w:ascii="Times New Roman" w:hAnsi="Times New Roman" w:cs="Times New Roman"/>
                <w:rPrChange w:id="254" w:author="Gledis Guri" w:date="2026-05-04T16:58:00Z" w16du:dateUtc="2026-05-04T23:58:00Z">
                  <w:rPr>
                    <w:ins w:id="255" w:author="Gledis Guri" w:date="2026-05-04T16:54:00Z" w16du:dateUtc="2026-05-04T23:54:00Z"/>
                    <w:sz w:val="24"/>
                    <w:szCs w:val="24"/>
                  </w:rPr>
                </w:rPrChange>
              </w:rPr>
              <w:pPrChange w:id="256" w:author="Gledis Guri" w:date="2026-05-04T17:12:00Z" w16du:dateUtc="2026-05-05T00:12:00Z">
                <w:pPr/>
              </w:pPrChange>
            </w:pPr>
            <w:ins w:id="257" w:author="Gledis Guri" w:date="2026-05-04T16:56:00Z" w16du:dateUtc="2026-05-04T23:56:00Z">
              <w:r w:rsidRPr="00913374">
                <w:rPr>
                  <w:rFonts w:ascii="Times New Roman" w:hAnsi="Times New Roman" w:cs="Times New Roman"/>
                  <w:color w:val="000000"/>
                  <w:rPrChange w:id="258" w:author="Gledis Guri" w:date="2026-05-04T16:58:00Z" w16du:dateUtc="2026-05-04T23:58:00Z">
                    <w:rPr>
                      <w:rFonts w:ascii="Aptos Narrow" w:hAnsi="Aptos Narrow"/>
                      <w:color w:val="000000"/>
                    </w:rPr>
                  </w:rPrChange>
                </w:rPr>
                <w:t>0</w:t>
              </w:r>
            </w:ins>
          </w:p>
        </w:tc>
        <w:tc>
          <w:tcPr>
            <w:tcW w:w="1294" w:type="dxa"/>
            <w:vAlign w:val="bottom"/>
            <w:tcPrChange w:id="259" w:author="Gledis Guri" w:date="2026-05-04T20:36:00Z" w16du:dateUtc="2026-05-05T03:36:00Z">
              <w:tcPr>
                <w:tcW w:w="1368" w:type="dxa"/>
                <w:gridSpan w:val="3"/>
                <w:vAlign w:val="bottom"/>
              </w:tcPr>
            </w:tcPrChange>
          </w:tcPr>
          <w:p w14:paraId="1135630E" w14:textId="354AECF0" w:rsidR="000C6DDC" w:rsidRPr="00913374" w:rsidRDefault="000C6DDC" w:rsidP="00952A86">
            <w:pPr>
              <w:jc w:val="center"/>
              <w:rPr>
                <w:ins w:id="260" w:author="Gledis Guri" w:date="2026-05-04T16:54:00Z" w16du:dateUtc="2026-05-04T23:54:00Z"/>
                <w:rFonts w:ascii="Times New Roman" w:hAnsi="Times New Roman" w:cs="Times New Roman"/>
                <w:rPrChange w:id="261" w:author="Gledis Guri" w:date="2026-05-04T16:58:00Z" w16du:dateUtc="2026-05-04T23:58:00Z">
                  <w:rPr>
                    <w:ins w:id="262" w:author="Gledis Guri" w:date="2026-05-04T16:54:00Z" w16du:dateUtc="2026-05-04T23:54:00Z"/>
                    <w:sz w:val="24"/>
                    <w:szCs w:val="24"/>
                  </w:rPr>
                </w:rPrChange>
              </w:rPr>
              <w:pPrChange w:id="263" w:author="Gledis Guri" w:date="2026-05-04T17:12:00Z" w16du:dateUtc="2026-05-05T00:12:00Z">
                <w:pPr/>
              </w:pPrChange>
            </w:pPr>
            <w:ins w:id="264" w:author="Gledis Guri" w:date="2026-05-04T16:56:00Z" w16du:dateUtc="2026-05-04T23:56:00Z">
              <w:r w:rsidRPr="00913374">
                <w:rPr>
                  <w:rFonts w:ascii="Times New Roman" w:hAnsi="Times New Roman" w:cs="Times New Roman"/>
                  <w:color w:val="000000"/>
                  <w:rPrChange w:id="265" w:author="Gledis Guri" w:date="2026-05-04T16:58:00Z" w16du:dateUtc="2026-05-04T23:58:00Z">
                    <w:rPr>
                      <w:rFonts w:ascii="Aptos Narrow" w:hAnsi="Aptos Narrow"/>
                      <w:color w:val="000000"/>
                    </w:rPr>
                  </w:rPrChange>
                </w:rPr>
                <w:t>0</w:t>
              </w:r>
            </w:ins>
          </w:p>
        </w:tc>
        <w:tc>
          <w:tcPr>
            <w:tcW w:w="708" w:type="dxa"/>
            <w:vAlign w:val="bottom"/>
            <w:tcPrChange w:id="266" w:author="Gledis Guri" w:date="2026-05-04T20:36:00Z" w16du:dateUtc="2026-05-05T03:36:00Z">
              <w:tcPr>
                <w:tcW w:w="1499" w:type="dxa"/>
                <w:gridSpan w:val="3"/>
                <w:vAlign w:val="bottom"/>
              </w:tcPr>
            </w:tcPrChange>
          </w:tcPr>
          <w:p w14:paraId="4825CF40" w14:textId="167084A3" w:rsidR="000C6DDC" w:rsidRPr="00913374" w:rsidRDefault="000C6DDC" w:rsidP="00952A86">
            <w:pPr>
              <w:jc w:val="center"/>
              <w:rPr>
                <w:ins w:id="267" w:author="Gledis Guri" w:date="2026-05-04T16:54:00Z" w16du:dateUtc="2026-05-04T23:54:00Z"/>
                <w:rFonts w:ascii="Times New Roman" w:hAnsi="Times New Roman" w:cs="Times New Roman"/>
                <w:rPrChange w:id="268" w:author="Gledis Guri" w:date="2026-05-04T16:58:00Z" w16du:dateUtc="2026-05-04T23:58:00Z">
                  <w:rPr>
                    <w:ins w:id="269" w:author="Gledis Guri" w:date="2026-05-04T16:54:00Z" w16du:dateUtc="2026-05-04T23:54:00Z"/>
                    <w:sz w:val="24"/>
                    <w:szCs w:val="24"/>
                  </w:rPr>
                </w:rPrChange>
              </w:rPr>
              <w:pPrChange w:id="270" w:author="Gledis Guri" w:date="2026-05-04T17:12:00Z" w16du:dateUtc="2026-05-05T00:12:00Z">
                <w:pPr/>
              </w:pPrChange>
            </w:pPr>
            <w:ins w:id="271" w:author="Gledis Guri" w:date="2026-05-04T16:56:00Z" w16du:dateUtc="2026-05-04T23:56:00Z">
              <w:r w:rsidRPr="00913374">
                <w:rPr>
                  <w:rFonts w:ascii="Times New Roman" w:hAnsi="Times New Roman" w:cs="Times New Roman"/>
                  <w:color w:val="000000"/>
                  <w:rPrChange w:id="272" w:author="Gledis Guri" w:date="2026-05-04T16:58:00Z" w16du:dateUtc="2026-05-04T23:58:00Z">
                    <w:rPr>
                      <w:rFonts w:ascii="Aptos Narrow" w:hAnsi="Aptos Narrow"/>
                      <w:color w:val="000000"/>
                    </w:rPr>
                  </w:rPrChange>
                </w:rPr>
                <w:t>2</w:t>
              </w:r>
            </w:ins>
          </w:p>
        </w:tc>
        <w:tc>
          <w:tcPr>
            <w:tcW w:w="1134" w:type="dxa"/>
            <w:vAlign w:val="bottom"/>
            <w:tcPrChange w:id="273" w:author="Gledis Guri" w:date="2026-05-04T20:36:00Z" w16du:dateUtc="2026-05-05T03:36:00Z">
              <w:tcPr>
                <w:tcW w:w="2000" w:type="dxa"/>
                <w:gridSpan w:val="5"/>
                <w:vAlign w:val="bottom"/>
              </w:tcPr>
            </w:tcPrChange>
          </w:tcPr>
          <w:p w14:paraId="6D8CA8CF" w14:textId="759D25B2" w:rsidR="000C6DDC" w:rsidRPr="00913374" w:rsidRDefault="000C6DDC" w:rsidP="00952A86">
            <w:pPr>
              <w:jc w:val="center"/>
              <w:rPr>
                <w:ins w:id="274" w:author="Gledis Guri" w:date="2026-05-04T16:54:00Z" w16du:dateUtc="2026-05-04T23:54:00Z"/>
                <w:rFonts w:ascii="Times New Roman" w:hAnsi="Times New Roman" w:cs="Times New Roman"/>
                <w:rPrChange w:id="275" w:author="Gledis Guri" w:date="2026-05-04T16:58:00Z" w16du:dateUtc="2026-05-04T23:58:00Z">
                  <w:rPr>
                    <w:ins w:id="276" w:author="Gledis Guri" w:date="2026-05-04T16:54:00Z" w16du:dateUtc="2026-05-04T23:54:00Z"/>
                    <w:sz w:val="24"/>
                    <w:szCs w:val="24"/>
                  </w:rPr>
                </w:rPrChange>
              </w:rPr>
              <w:pPrChange w:id="277" w:author="Gledis Guri" w:date="2026-05-04T17:12:00Z" w16du:dateUtc="2026-05-05T00:12:00Z">
                <w:pPr/>
              </w:pPrChange>
            </w:pPr>
            <w:ins w:id="278" w:author="Gledis Guri" w:date="2026-05-04T16:56:00Z" w16du:dateUtc="2026-05-04T23:56:00Z">
              <w:r w:rsidRPr="00913374">
                <w:rPr>
                  <w:rFonts w:ascii="Times New Roman" w:hAnsi="Times New Roman" w:cs="Times New Roman"/>
                  <w:color w:val="000000"/>
                  <w:rPrChange w:id="279" w:author="Gledis Guri" w:date="2026-05-04T16:58:00Z" w16du:dateUtc="2026-05-04T23:58:00Z">
                    <w:rPr>
                      <w:rFonts w:ascii="Aptos Narrow" w:hAnsi="Aptos Narrow"/>
                      <w:color w:val="000000"/>
                    </w:rPr>
                  </w:rPrChange>
                </w:rPr>
                <w:t>0</w:t>
              </w:r>
            </w:ins>
          </w:p>
        </w:tc>
        <w:tc>
          <w:tcPr>
            <w:tcW w:w="709" w:type="dxa"/>
            <w:vAlign w:val="bottom"/>
            <w:tcPrChange w:id="280" w:author="Gledis Guri" w:date="2026-05-04T20:36:00Z" w16du:dateUtc="2026-05-05T03:36:00Z">
              <w:tcPr>
                <w:tcW w:w="611" w:type="dxa"/>
                <w:vAlign w:val="bottom"/>
              </w:tcPr>
            </w:tcPrChange>
          </w:tcPr>
          <w:p w14:paraId="4834EFE1" w14:textId="28BC1E9E" w:rsidR="000C6DDC" w:rsidRPr="00913374" w:rsidRDefault="000C6DDC" w:rsidP="00952A86">
            <w:pPr>
              <w:jc w:val="center"/>
              <w:rPr>
                <w:ins w:id="281" w:author="Gledis Guri" w:date="2026-05-04T16:54:00Z" w16du:dateUtc="2026-05-04T23:54:00Z"/>
                <w:rFonts w:ascii="Times New Roman" w:hAnsi="Times New Roman" w:cs="Times New Roman"/>
                <w:rPrChange w:id="282" w:author="Gledis Guri" w:date="2026-05-04T16:58:00Z" w16du:dateUtc="2026-05-04T23:58:00Z">
                  <w:rPr>
                    <w:ins w:id="283" w:author="Gledis Guri" w:date="2026-05-04T16:54:00Z" w16du:dateUtc="2026-05-04T23:54:00Z"/>
                    <w:sz w:val="24"/>
                    <w:szCs w:val="24"/>
                  </w:rPr>
                </w:rPrChange>
              </w:rPr>
              <w:pPrChange w:id="284" w:author="Gledis Guri" w:date="2026-05-04T17:12:00Z" w16du:dateUtc="2026-05-05T00:12:00Z">
                <w:pPr/>
              </w:pPrChange>
            </w:pPr>
            <w:ins w:id="285" w:author="Gledis Guri" w:date="2026-05-04T16:56:00Z" w16du:dateUtc="2026-05-04T23:56:00Z">
              <w:r w:rsidRPr="00913374">
                <w:rPr>
                  <w:rFonts w:ascii="Times New Roman" w:hAnsi="Times New Roman" w:cs="Times New Roman"/>
                  <w:color w:val="000000"/>
                  <w:rPrChange w:id="286" w:author="Gledis Guri" w:date="2026-05-04T16:58:00Z" w16du:dateUtc="2026-05-04T23:58:00Z">
                    <w:rPr>
                      <w:rFonts w:ascii="Aptos Narrow" w:hAnsi="Aptos Narrow"/>
                      <w:color w:val="000000"/>
                    </w:rPr>
                  </w:rPrChange>
                </w:rPr>
                <w:t>106</w:t>
              </w:r>
            </w:ins>
          </w:p>
        </w:tc>
      </w:tr>
      <w:tr w:rsidR="000C6DDC" w:rsidRPr="000C6DDC" w14:paraId="36C354BB" w14:textId="77777777" w:rsidTr="000B28BE">
        <w:trPr>
          <w:trHeight w:val="493"/>
          <w:ins w:id="287" w:author="Gledis Guri" w:date="2026-05-04T16:54:00Z" w16du:dateUtc="2026-05-04T23:54:00Z"/>
          <w:trPrChange w:id="288" w:author="Gledis Guri" w:date="2026-05-04T20:36:00Z" w16du:dateUtc="2026-05-05T03:36:00Z">
            <w:trPr>
              <w:gridBefore w:val="1"/>
            </w:trPr>
          </w:trPrChange>
        </w:trPr>
        <w:tc>
          <w:tcPr>
            <w:tcW w:w="728" w:type="dxa"/>
            <w:vAlign w:val="bottom"/>
            <w:tcPrChange w:id="289" w:author="Gledis Guri" w:date="2026-05-04T20:36:00Z" w16du:dateUtc="2026-05-05T03:36:00Z">
              <w:tcPr>
                <w:tcW w:w="728" w:type="dxa"/>
                <w:gridSpan w:val="2"/>
                <w:vAlign w:val="bottom"/>
              </w:tcPr>
            </w:tcPrChange>
          </w:tcPr>
          <w:p w14:paraId="7CDE04B1" w14:textId="53EF5E1A" w:rsidR="000C6DDC" w:rsidRPr="00913374" w:rsidRDefault="000C6DDC" w:rsidP="00952A86">
            <w:pPr>
              <w:jc w:val="center"/>
              <w:rPr>
                <w:ins w:id="290" w:author="Gledis Guri" w:date="2026-05-04T16:54:00Z" w16du:dateUtc="2026-05-04T23:54:00Z"/>
                <w:rFonts w:ascii="Times New Roman" w:hAnsi="Times New Roman" w:cs="Times New Roman"/>
                <w:rPrChange w:id="291" w:author="Gledis Guri" w:date="2026-05-04T16:58:00Z" w16du:dateUtc="2026-05-04T23:58:00Z">
                  <w:rPr>
                    <w:ins w:id="292" w:author="Gledis Guri" w:date="2026-05-04T16:54:00Z" w16du:dateUtc="2026-05-04T23:54:00Z"/>
                    <w:sz w:val="24"/>
                    <w:szCs w:val="24"/>
                  </w:rPr>
                </w:rPrChange>
              </w:rPr>
              <w:pPrChange w:id="293" w:author="Gledis Guri" w:date="2026-05-04T17:12:00Z" w16du:dateUtc="2026-05-05T00:12:00Z">
                <w:pPr/>
              </w:pPrChange>
            </w:pPr>
            <w:ins w:id="294" w:author="Gledis Guri" w:date="2026-05-04T16:56:00Z" w16du:dateUtc="2026-05-04T23:56:00Z">
              <w:r w:rsidRPr="00913374">
                <w:rPr>
                  <w:rFonts w:ascii="Times New Roman" w:hAnsi="Times New Roman" w:cs="Times New Roman"/>
                  <w:color w:val="000000"/>
                  <w:rPrChange w:id="295" w:author="Gledis Guri" w:date="2026-05-04T16:58:00Z" w16du:dateUtc="2026-05-04T23:58:00Z">
                    <w:rPr>
                      <w:rFonts w:ascii="Aptos Narrow" w:hAnsi="Aptos Narrow"/>
                      <w:color w:val="000000"/>
                    </w:rPr>
                  </w:rPrChange>
                </w:rPr>
                <w:t>0</w:t>
              </w:r>
            </w:ins>
          </w:p>
        </w:tc>
        <w:tc>
          <w:tcPr>
            <w:tcW w:w="1234" w:type="dxa"/>
            <w:vAlign w:val="bottom"/>
            <w:tcPrChange w:id="296" w:author="Gledis Guri" w:date="2026-05-04T20:36:00Z" w16du:dateUtc="2026-05-05T03:36:00Z">
              <w:tcPr>
                <w:tcW w:w="1234" w:type="dxa"/>
                <w:gridSpan w:val="2"/>
                <w:vAlign w:val="bottom"/>
              </w:tcPr>
            </w:tcPrChange>
          </w:tcPr>
          <w:p w14:paraId="442989AE" w14:textId="2E6ACCDB" w:rsidR="000C6DDC" w:rsidRPr="00913374" w:rsidRDefault="000C6DDC" w:rsidP="00952A86">
            <w:pPr>
              <w:jc w:val="center"/>
              <w:rPr>
                <w:ins w:id="297" w:author="Gledis Guri" w:date="2026-05-04T16:54:00Z" w16du:dateUtc="2026-05-04T23:54:00Z"/>
                <w:rFonts w:ascii="Times New Roman" w:hAnsi="Times New Roman" w:cs="Times New Roman"/>
                <w:rPrChange w:id="298" w:author="Gledis Guri" w:date="2026-05-04T16:58:00Z" w16du:dateUtc="2026-05-04T23:58:00Z">
                  <w:rPr>
                    <w:ins w:id="299" w:author="Gledis Guri" w:date="2026-05-04T16:54:00Z" w16du:dateUtc="2026-05-04T23:54:00Z"/>
                    <w:sz w:val="24"/>
                    <w:szCs w:val="24"/>
                  </w:rPr>
                </w:rPrChange>
              </w:rPr>
              <w:pPrChange w:id="300" w:author="Gledis Guri" w:date="2026-05-04T17:12:00Z" w16du:dateUtc="2026-05-05T00:12:00Z">
                <w:pPr/>
              </w:pPrChange>
            </w:pPr>
            <w:ins w:id="301" w:author="Gledis Guri" w:date="2026-05-04T16:56:00Z" w16du:dateUtc="2026-05-04T23:56:00Z">
              <w:r w:rsidRPr="00913374">
                <w:rPr>
                  <w:rFonts w:ascii="Times New Roman" w:hAnsi="Times New Roman" w:cs="Times New Roman"/>
                  <w:color w:val="000000"/>
                  <w:rPrChange w:id="302" w:author="Gledis Guri" w:date="2026-05-04T16:58:00Z" w16du:dateUtc="2026-05-04T23:58:00Z">
                    <w:rPr>
                      <w:rFonts w:ascii="Aptos Narrow" w:hAnsi="Aptos Narrow"/>
                      <w:color w:val="000000"/>
                    </w:rPr>
                  </w:rPrChange>
                </w:rPr>
                <w:t>0</w:t>
              </w:r>
            </w:ins>
          </w:p>
        </w:tc>
        <w:tc>
          <w:tcPr>
            <w:tcW w:w="1294" w:type="dxa"/>
            <w:vAlign w:val="bottom"/>
            <w:tcPrChange w:id="303" w:author="Gledis Guri" w:date="2026-05-04T20:36:00Z" w16du:dateUtc="2026-05-05T03:36:00Z">
              <w:tcPr>
                <w:tcW w:w="1368" w:type="dxa"/>
                <w:gridSpan w:val="3"/>
                <w:vAlign w:val="bottom"/>
              </w:tcPr>
            </w:tcPrChange>
          </w:tcPr>
          <w:p w14:paraId="0893BF8A" w14:textId="5241BCD5" w:rsidR="000C6DDC" w:rsidRPr="00913374" w:rsidRDefault="000C6DDC" w:rsidP="00952A86">
            <w:pPr>
              <w:jc w:val="center"/>
              <w:rPr>
                <w:ins w:id="304" w:author="Gledis Guri" w:date="2026-05-04T16:54:00Z" w16du:dateUtc="2026-05-04T23:54:00Z"/>
                <w:rFonts w:ascii="Times New Roman" w:hAnsi="Times New Roman" w:cs="Times New Roman"/>
                <w:rPrChange w:id="305" w:author="Gledis Guri" w:date="2026-05-04T16:58:00Z" w16du:dateUtc="2026-05-04T23:58:00Z">
                  <w:rPr>
                    <w:ins w:id="306" w:author="Gledis Guri" w:date="2026-05-04T16:54:00Z" w16du:dateUtc="2026-05-04T23:54:00Z"/>
                    <w:sz w:val="24"/>
                    <w:szCs w:val="24"/>
                  </w:rPr>
                </w:rPrChange>
              </w:rPr>
              <w:pPrChange w:id="307" w:author="Gledis Guri" w:date="2026-05-04T17:12:00Z" w16du:dateUtc="2026-05-05T00:12:00Z">
                <w:pPr/>
              </w:pPrChange>
            </w:pPr>
            <w:ins w:id="308" w:author="Gledis Guri" w:date="2026-05-04T16:56:00Z" w16du:dateUtc="2026-05-04T23:56:00Z">
              <w:r w:rsidRPr="00913374">
                <w:rPr>
                  <w:rFonts w:ascii="Times New Roman" w:hAnsi="Times New Roman" w:cs="Times New Roman"/>
                  <w:color w:val="000000"/>
                  <w:rPrChange w:id="309" w:author="Gledis Guri" w:date="2026-05-04T16:58:00Z" w16du:dateUtc="2026-05-04T23:58:00Z">
                    <w:rPr>
                      <w:rFonts w:ascii="Aptos Narrow" w:hAnsi="Aptos Narrow"/>
                      <w:color w:val="000000"/>
                    </w:rPr>
                  </w:rPrChange>
                </w:rPr>
                <w:t>0</w:t>
              </w:r>
            </w:ins>
          </w:p>
        </w:tc>
        <w:tc>
          <w:tcPr>
            <w:tcW w:w="708" w:type="dxa"/>
            <w:vAlign w:val="bottom"/>
            <w:tcPrChange w:id="310" w:author="Gledis Guri" w:date="2026-05-04T20:36:00Z" w16du:dateUtc="2026-05-05T03:36:00Z">
              <w:tcPr>
                <w:tcW w:w="1499" w:type="dxa"/>
                <w:gridSpan w:val="3"/>
                <w:vAlign w:val="bottom"/>
              </w:tcPr>
            </w:tcPrChange>
          </w:tcPr>
          <w:p w14:paraId="2727D71E" w14:textId="3EF617F6" w:rsidR="000C6DDC" w:rsidRPr="00913374" w:rsidRDefault="000C6DDC" w:rsidP="00952A86">
            <w:pPr>
              <w:jc w:val="center"/>
              <w:rPr>
                <w:ins w:id="311" w:author="Gledis Guri" w:date="2026-05-04T16:54:00Z" w16du:dateUtc="2026-05-04T23:54:00Z"/>
                <w:rFonts w:ascii="Times New Roman" w:hAnsi="Times New Roman" w:cs="Times New Roman"/>
                <w:rPrChange w:id="312" w:author="Gledis Guri" w:date="2026-05-04T16:58:00Z" w16du:dateUtc="2026-05-04T23:58:00Z">
                  <w:rPr>
                    <w:ins w:id="313" w:author="Gledis Guri" w:date="2026-05-04T16:54:00Z" w16du:dateUtc="2026-05-04T23:54:00Z"/>
                    <w:sz w:val="24"/>
                    <w:szCs w:val="24"/>
                  </w:rPr>
                </w:rPrChange>
              </w:rPr>
              <w:pPrChange w:id="314" w:author="Gledis Guri" w:date="2026-05-04T17:12:00Z" w16du:dateUtc="2026-05-05T00:12:00Z">
                <w:pPr/>
              </w:pPrChange>
            </w:pPr>
            <w:ins w:id="315" w:author="Gledis Guri" w:date="2026-05-04T16:56:00Z" w16du:dateUtc="2026-05-04T23:56:00Z">
              <w:r w:rsidRPr="00913374">
                <w:rPr>
                  <w:rFonts w:ascii="Times New Roman" w:hAnsi="Times New Roman" w:cs="Times New Roman"/>
                  <w:color w:val="000000"/>
                  <w:rPrChange w:id="316" w:author="Gledis Guri" w:date="2026-05-04T16:58:00Z" w16du:dateUtc="2026-05-04T23:58:00Z">
                    <w:rPr>
                      <w:rFonts w:ascii="Aptos Narrow" w:hAnsi="Aptos Narrow"/>
                      <w:color w:val="000000"/>
                    </w:rPr>
                  </w:rPrChange>
                </w:rPr>
                <w:t>3</w:t>
              </w:r>
            </w:ins>
          </w:p>
        </w:tc>
        <w:tc>
          <w:tcPr>
            <w:tcW w:w="1134" w:type="dxa"/>
            <w:vAlign w:val="bottom"/>
            <w:tcPrChange w:id="317" w:author="Gledis Guri" w:date="2026-05-04T20:36:00Z" w16du:dateUtc="2026-05-05T03:36:00Z">
              <w:tcPr>
                <w:tcW w:w="2000" w:type="dxa"/>
                <w:gridSpan w:val="5"/>
                <w:vAlign w:val="bottom"/>
              </w:tcPr>
            </w:tcPrChange>
          </w:tcPr>
          <w:p w14:paraId="3E746667" w14:textId="02021761" w:rsidR="000C6DDC" w:rsidRPr="00913374" w:rsidRDefault="000C6DDC" w:rsidP="00952A86">
            <w:pPr>
              <w:jc w:val="center"/>
              <w:rPr>
                <w:ins w:id="318" w:author="Gledis Guri" w:date="2026-05-04T16:54:00Z" w16du:dateUtc="2026-05-04T23:54:00Z"/>
                <w:rFonts w:ascii="Times New Roman" w:hAnsi="Times New Roman" w:cs="Times New Roman"/>
                <w:rPrChange w:id="319" w:author="Gledis Guri" w:date="2026-05-04T16:58:00Z" w16du:dateUtc="2026-05-04T23:58:00Z">
                  <w:rPr>
                    <w:ins w:id="320" w:author="Gledis Guri" w:date="2026-05-04T16:54:00Z" w16du:dateUtc="2026-05-04T23:54:00Z"/>
                    <w:sz w:val="24"/>
                    <w:szCs w:val="24"/>
                  </w:rPr>
                </w:rPrChange>
              </w:rPr>
              <w:pPrChange w:id="321" w:author="Gledis Guri" w:date="2026-05-04T17:12:00Z" w16du:dateUtc="2026-05-05T00:12:00Z">
                <w:pPr/>
              </w:pPrChange>
            </w:pPr>
            <w:ins w:id="322" w:author="Gledis Guri" w:date="2026-05-04T16:56:00Z" w16du:dateUtc="2026-05-04T23:56:00Z">
              <w:r w:rsidRPr="00913374">
                <w:rPr>
                  <w:rFonts w:ascii="Times New Roman" w:hAnsi="Times New Roman" w:cs="Times New Roman"/>
                  <w:color w:val="000000"/>
                  <w:rPrChange w:id="323" w:author="Gledis Guri" w:date="2026-05-04T16:58:00Z" w16du:dateUtc="2026-05-04T23:58:00Z">
                    <w:rPr>
                      <w:rFonts w:ascii="Aptos Narrow" w:hAnsi="Aptos Narrow"/>
                      <w:color w:val="000000"/>
                    </w:rPr>
                  </w:rPrChange>
                </w:rPr>
                <w:t>0</w:t>
              </w:r>
            </w:ins>
          </w:p>
        </w:tc>
        <w:tc>
          <w:tcPr>
            <w:tcW w:w="709" w:type="dxa"/>
            <w:vAlign w:val="bottom"/>
            <w:tcPrChange w:id="324" w:author="Gledis Guri" w:date="2026-05-04T20:36:00Z" w16du:dateUtc="2026-05-05T03:36:00Z">
              <w:tcPr>
                <w:tcW w:w="611" w:type="dxa"/>
                <w:vAlign w:val="bottom"/>
              </w:tcPr>
            </w:tcPrChange>
          </w:tcPr>
          <w:p w14:paraId="1289425B" w14:textId="2547A401" w:rsidR="000C6DDC" w:rsidRPr="00913374" w:rsidRDefault="000C6DDC" w:rsidP="00952A86">
            <w:pPr>
              <w:jc w:val="center"/>
              <w:rPr>
                <w:ins w:id="325" w:author="Gledis Guri" w:date="2026-05-04T16:54:00Z" w16du:dateUtc="2026-05-04T23:54:00Z"/>
                <w:rFonts w:ascii="Times New Roman" w:hAnsi="Times New Roman" w:cs="Times New Roman"/>
                <w:rPrChange w:id="326" w:author="Gledis Guri" w:date="2026-05-04T16:58:00Z" w16du:dateUtc="2026-05-04T23:58:00Z">
                  <w:rPr>
                    <w:ins w:id="327" w:author="Gledis Guri" w:date="2026-05-04T16:54:00Z" w16du:dateUtc="2026-05-04T23:54:00Z"/>
                    <w:sz w:val="24"/>
                    <w:szCs w:val="24"/>
                  </w:rPr>
                </w:rPrChange>
              </w:rPr>
              <w:pPrChange w:id="328" w:author="Gledis Guri" w:date="2026-05-04T17:12:00Z" w16du:dateUtc="2026-05-05T00:12:00Z">
                <w:pPr/>
              </w:pPrChange>
            </w:pPr>
            <w:ins w:id="329" w:author="Gledis Guri" w:date="2026-05-04T16:56:00Z" w16du:dateUtc="2026-05-04T23:56:00Z">
              <w:r w:rsidRPr="00913374">
                <w:rPr>
                  <w:rFonts w:ascii="Times New Roman" w:hAnsi="Times New Roman" w:cs="Times New Roman"/>
                  <w:color w:val="000000"/>
                  <w:rPrChange w:id="330" w:author="Gledis Guri" w:date="2026-05-04T16:58:00Z" w16du:dateUtc="2026-05-04T23:58:00Z">
                    <w:rPr>
                      <w:rFonts w:ascii="Aptos Narrow" w:hAnsi="Aptos Narrow"/>
                      <w:color w:val="000000"/>
                    </w:rPr>
                  </w:rPrChange>
                </w:rPr>
                <w:t>90</w:t>
              </w:r>
            </w:ins>
          </w:p>
        </w:tc>
      </w:tr>
      <w:tr w:rsidR="000C6DDC" w:rsidRPr="000C6DDC" w14:paraId="5E2D8A2B" w14:textId="77777777" w:rsidTr="000B28BE">
        <w:trPr>
          <w:trHeight w:val="493"/>
          <w:ins w:id="331" w:author="Gledis Guri" w:date="2026-05-04T16:54:00Z" w16du:dateUtc="2026-05-04T23:54:00Z"/>
          <w:trPrChange w:id="332" w:author="Gledis Guri" w:date="2026-05-04T20:36:00Z" w16du:dateUtc="2026-05-05T03:36:00Z">
            <w:trPr>
              <w:gridBefore w:val="1"/>
            </w:trPr>
          </w:trPrChange>
        </w:trPr>
        <w:tc>
          <w:tcPr>
            <w:tcW w:w="728" w:type="dxa"/>
            <w:vAlign w:val="bottom"/>
            <w:tcPrChange w:id="333" w:author="Gledis Guri" w:date="2026-05-04T20:36:00Z" w16du:dateUtc="2026-05-05T03:36:00Z">
              <w:tcPr>
                <w:tcW w:w="728" w:type="dxa"/>
                <w:gridSpan w:val="2"/>
                <w:vAlign w:val="bottom"/>
              </w:tcPr>
            </w:tcPrChange>
          </w:tcPr>
          <w:p w14:paraId="7E966232" w14:textId="486B83F2" w:rsidR="000C6DDC" w:rsidRPr="00913374" w:rsidRDefault="000C6DDC" w:rsidP="00952A86">
            <w:pPr>
              <w:jc w:val="center"/>
              <w:rPr>
                <w:ins w:id="334" w:author="Gledis Guri" w:date="2026-05-04T16:54:00Z" w16du:dateUtc="2026-05-04T23:54:00Z"/>
                <w:rFonts w:ascii="Times New Roman" w:hAnsi="Times New Roman" w:cs="Times New Roman"/>
                <w:rPrChange w:id="335" w:author="Gledis Guri" w:date="2026-05-04T16:58:00Z" w16du:dateUtc="2026-05-04T23:58:00Z">
                  <w:rPr>
                    <w:ins w:id="336" w:author="Gledis Guri" w:date="2026-05-04T16:54:00Z" w16du:dateUtc="2026-05-04T23:54:00Z"/>
                    <w:sz w:val="24"/>
                    <w:szCs w:val="24"/>
                  </w:rPr>
                </w:rPrChange>
              </w:rPr>
              <w:pPrChange w:id="337" w:author="Gledis Guri" w:date="2026-05-04T17:12:00Z" w16du:dateUtc="2026-05-05T00:12:00Z">
                <w:pPr/>
              </w:pPrChange>
            </w:pPr>
            <w:ins w:id="338" w:author="Gledis Guri" w:date="2026-05-04T16:56:00Z" w16du:dateUtc="2026-05-04T23:56:00Z">
              <w:r w:rsidRPr="00913374">
                <w:rPr>
                  <w:rFonts w:ascii="Times New Roman" w:hAnsi="Times New Roman" w:cs="Times New Roman"/>
                  <w:color w:val="000000"/>
                  <w:rPrChange w:id="339" w:author="Gledis Guri" w:date="2026-05-04T16:58:00Z" w16du:dateUtc="2026-05-04T23:58:00Z">
                    <w:rPr>
                      <w:rFonts w:ascii="Aptos Narrow" w:hAnsi="Aptos Narrow"/>
                      <w:color w:val="000000"/>
                    </w:rPr>
                  </w:rPrChange>
                </w:rPr>
                <w:t>0</w:t>
              </w:r>
            </w:ins>
          </w:p>
        </w:tc>
        <w:tc>
          <w:tcPr>
            <w:tcW w:w="1234" w:type="dxa"/>
            <w:vAlign w:val="bottom"/>
            <w:tcPrChange w:id="340" w:author="Gledis Guri" w:date="2026-05-04T20:36:00Z" w16du:dateUtc="2026-05-05T03:36:00Z">
              <w:tcPr>
                <w:tcW w:w="1234" w:type="dxa"/>
                <w:gridSpan w:val="2"/>
                <w:vAlign w:val="bottom"/>
              </w:tcPr>
            </w:tcPrChange>
          </w:tcPr>
          <w:p w14:paraId="048561B6" w14:textId="3F4503BA" w:rsidR="000C6DDC" w:rsidRPr="00913374" w:rsidRDefault="000C6DDC" w:rsidP="00952A86">
            <w:pPr>
              <w:jc w:val="center"/>
              <w:rPr>
                <w:ins w:id="341" w:author="Gledis Guri" w:date="2026-05-04T16:54:00Z" w16du:dateUtc="2026-05-04T23:54:00Z"/>
                <w:rFonts w:ascii="Times New Roman" w:hAnsi="Times New Roman" w:cs="Times New Roman"/>
                <w:rPrChange w:id="342" w:author="Gledis Guri" w:date="2026-05-04T16:58:00Z" w16du:dateUtc="2026-05-04T23:58:00Z">
                  <w:rPr>
                    <w:ins w:id="343" w:author="Gledis Guri" w:date="2026-05-04T16:54:00Z" w16du:dateUtc="2026-05-04T23:54:00Z"/>
                    <w:sz w:val="24"/>
                    <w:szCs w:val="24"/>
                  </w:rPr>
                </w:rPrChange>
              </w:rPr>
              <w:pPrChange w:id="344" w:author="Gledis Guri" w:date="2026-05-04T17:12:00Z" w16du:dateUtc="2026-05-05T00:12:00Z">
                <w:pPr/>
              </w:pPrChange>
            </w:pPr>
            <w:ins w:id="345" w:author="Gledis Guri" w:date="2026-05-04T16:56:00Z" w16du:dateUtc="2026-05-04T23:56:00Z">
              <w:r w:rsidRPr="00913374">
                <w:rPr>
                  <w:rFonts w:ascii="Times New Roman" w:hAnsi="Times New Roman" w:cs="Times New Roman"/>
                  <w:color w:val="000000"/>
                  <w:rPrChange w:id="346" w:author="Gledis Guri" w:date="2026-05-04T16:58:00Z" w16du:dateUtc="2026-05-04T23:58:00Z">
                    <w:rPr>
                      <w:rFonts w:ascii="Aptos Narrow" w:hAnsi="Aptos Narrow"/>
                      <w:color w:val="000000"/>
                    </w:rPr>
                  </w:rPrChange>
                </w:rPr>
                <w:t>0</w:t>
              </w:r>
            </w:ins>
          </w:p>
        </w:tc>
        <w:tc>
          <w:tcPr>
            <w:tcW w:w="1294" w:type="dxa"/>
            <w:vAlign w:val="bottom"/>
            <w:tcPrChange w:id="347" w:author="Gledis Guri" w:date="2026-05-04T20:36:00Z" w16du:dateUtc="2026-05-05T03:36:00Z">
              <w:tcPr>
                <w:tcW w:w="1368" w:type="dxa"/>
                <w:gridSpan w:val="3"/>
                <w:vAlign w:val="bottom"/>
              </w:tcPr>
            </w:tcPrChange>
          </w:tcPr>
          <w:p w14:paraId="0C022A15" w14:textId="55ACC10C" w:rsidR="000C6DDC" w:rsidRPr="00913374" w:rsidRDefault="000C6DDC" w:rsidP="00952A86">
            <w:pPr>
              <w:jc w:val="center"/>
              <w:rPr>
                <w:ins w:id="348" w:author="Gledis Guri" w:date="2026-05-04T16:54:00Z" w16du:dateUtc="2026-05-04T23:54:00Z"/>
                <w:rFonts w:ascii="Times New Roman" w:hAnsi="Times New Roman" w:cs="Times New Roman"/>
                <w:rPrChange w:id="349" w:author="Gledis Guri" w:date="2026-05-04T16:58:00Z" w16du:dateUtc="2026-05-04T23:58:00Z">
                  <w:rPr>
                    <w:ins w:id="350" w:author="Gledis Guri" w:date="2026-05-04T16:54:00Z" w16du:dateUtc="2026-05-04T23:54:00Z"/>
                    <w:sz w:val="24"/>
                    <w:szCs w:val="24"/>
                  </w:rPr>
                </w:rPrChange>
              </w:rPr>
              <w:pPrChange w:id="351" w:author="Gledis Guri" w:date="2026-05-04T17:12:00Z" w16du:dateUtc="2026-05-05T00:12:00Z">
                <w:pPr/>
              </w:pPrChange>
            </w:pPr>
            <w:ins w:id="352" w:author="Gledis Guri" w:date="2026-05-04T16:56:00Z" w16du:dateUtc="2026-05-04T23:56:00Z">
              <w:r w:rsidRPr="00913374">
                <w:rPr>
                  <w:rFonts w:ascii="Times New Roman" w:hAnsi="Times New Roman" w:cs="Times New Roman"/>
                  <w:color w:val="000000"/>
                  <w:rPrChange w:id="353" w:author="Gledis Guri" w:date="2026-05-04T16:58:00Z" w16du:dateUtc="2026-05-04T23:58:00Z">
                    <w:rPr>
                      <w:rFonts w:ascii="Aptos Narrow" w:hAnsi="Aptos Narrow"/>
                      <w:color w:val="000000"/>
                    </w:rPr>
                  </w:rPrChange>
                </w:rPr>
                <w:t>0</w:t>
              </w:r>
            </w:ins>
          </w:p>
        </w:tc>
        <w:tc>
          <w:tcPr>
            <w:tcW w:w="708" w:type="dxa"/>
            <w:vAlign w:val="bottom"/>
            <w:tcPrChange w:id="354" w:author="Gledis Guri" w:date="2026-05-04T20:36:00Z" w16du:dateUtc="2026-05-05T03:36:00Z">
              <w:tcPr>
                <w:tcW w:w="1499" w:type="dxa"/>
                <w:gridSpan w:val="3"/>
                <w:vAlign w:val="bottom"/>
              </w:tcPr>
            </w:tcPrChange>
          </w:tcPr>
          <w:p w14:paraId="4A152C7D" w14:textId="5F76D854" w:rsidR="000C6DDC" w:rsidRPr="00913374" w:rsidRDefault="000C6DDC" w:rsidP="00952A86">
            <w:pPr>
              <w:jc w:val="center"/>
              <w:rPr>
                <w:ins w:id="355" w:author="Gledis Guri" w:date="2026-05-04T16:54:00Z" w16du:dateUtc="2026-05-04T23:54:00Z"/>
                <w:rFonts w:ascii="Times New Roman" w:hAnsi="Times New Roman" w:cs="Times New Roman"/>
                <w:rPrChange w:id="356" w:author="Gledis Guri" w:date="2026-05-04T16:58:00Z" w16du:dateUtc="2026-05-04T23:58:00Z">
                  <w:rPr>
                    <w:ins w:id="357" w:author="Gledis Guri" w:date="2026-05-04T16:54:00Z" w16du:dateUtc="2026-05-04T23:54:00Z"/>
                    <w:sz w:val="24"/>
                    <w:szCs w:val="24"/>
                  </w:rPr>
                </w:rPrChange>
              </w:rPr>
              <w:pPrChange w:id="358" w:author="Gledis Guri" w:date="2026-05-04T17:12:00Z" w16du:dateUtc="2026-05-05T00:12:00Z">
                <w:pPr/>
              </w:pPrChange>
            </w:pPr>
            <w:ins w:id="359" w:author="Gledis Guri" w:date="2026-05-04T16:56:00Z" w16du:dateUtc="2026-05-04T23:56:00Z">
              <w:r w:rsidRPr="00913374">
                <w:rPr>
                  <w:rFonts w:ascii="Times New Roman" w:hAnsi="Times New Roman" w:cs="Times New Roman"/>
                  <w:color w:val="000000"/>
                  <w:rPrChange w:id="360" w:author="Gledis Guri" w:date="2026-05-04T16:58:00Z" w16du:dateUtc="2026-05-04T23:58:00Z">
                    <w:rPr>
                      <w:rFonts w:ascii="Aptos Narrow" w:hAnsi="Aptos Narrow"/>
                      <w:color w:val="000000"/>
                    </w:rPr>
                  </w:rPrChange>
                </w:rPr>
                <w:t>4</w:t>
              </w:r>
            </w:ins>
          </w:p>
        </w:tc>
        <w:tc>
          <w:tcPr>
            <w:tcW w:w="1134" w:type="dxa"/>
            <w:vAlign w:val="bottom"/>
            <w:tcPrChange w:id="361" w:author="Gledis Guri" w:date="2026-05-04T20:36:00Z" w16du:dateUtc="2026-05-05T03:36:00Z">
              <w:tcPr>
                <w:tcW w:w="2000" w:type="dxa"/>
                <w:gridSpan w:val="5"/>
                <w:vAlign w:val="bottom"/>
              </w:tcPr>
            </w:tcPrChange>
          </w:tcPr>
          <w:p w14:paraId="29588E7B" w14:textId="6D55E8BA" w:rsidR="000C6DDC" w:rsidRPr="00913374" w:rsidRDefault="000C6DDC" w:rsidP="00952A86">
            <w:pPr>
              <w:jc w:val="center"/>
              <w:rPr>
                <w:ins w:id="362" w:author="Gledis Guri" w:date="2026-05-04T16:54:00Z" w16du:dateUtc="2026-05-04T23:54:00Z"/>
                <w:rFonts w:ascii="Times New Roman" w:hAnsi="Times New Roman" w:cs="Times New Roman"/>
                <w:rPrChange w:id="363" w:author="Gledis Guri" w:date="2026-05-04T16:58:00Z" w16du:dateUtc="2026-05-04T23:58:00Z">
                  <w:rPr>
                    <w:ins w:id="364" w:author="Gledis Guri" w:date="2026-05-04T16:54:00Z" w16du:dateUtc="2026-05-04T23:54:00Z"/>
                    <w:sz w:val="24"/>
                    <w:szCs w:val="24"/>
                  </w:rPr>
                </w:rPrChange>
              </w:rPr>
              <w:pPrChange w:id="365" w:author="Gledis Guri" w:date="2026-05-04T17:12:00Z" w16du:dateUtc="2026-05-05T00:12:00Z">
                <w:pPr/>
              </w:pPrChange>
            </w:pPr>
            <w:ins w:id="366" w:author="Gledis Guri" w:date="2026-05-04T16:56:00Z" w16du:dateUtc="2026-05-04T23:56:00Z">
              <w:r w:rsidRPr="00913374">
                <w:rPr>
                  <w:rFonts w:ascii="Times New Roman" w:hAnsi="Times New Roman" w:cs="Times New Roman"/>
                  <w:color w:val="000000"/>
                  <w:rPrChange w:id="367" w:author="Gledis Guri" w:date="2026-05-04T16:58:00Z" w16du:dateUtc="2026-05-04T23:58:00Z">
                    <w:rPr>
                      <w:rFonts w:ascii="Aptos Narrow" w:hAnsi="Aptos Narrow"/>
                      <w:color w:val="000000"/>
                    </w:rPr>
                  </w:rPrChange>
                </w:rPr>
                <w:t>0</w:t>
              </w:r>
            </w:ins>
          </w:p>
        </w:tc>
        <w:tc>
          <w:tcPr>
            <w:tcW w:w="709" w:type="dxa"/>
            <w:vAlign w:val="bottom"/>
            <w:tcPrChange w:id="368" w:author="Gledis Guri" w:date="2026-05-04T20:36:00Z" w16du:dateUtc="2026-05-05T03:36:00Z">
              <w:tcPr>
                <w:tcW w:w="611" w:type="dxa"/>
                <w:vAlign w:val="bottom"/>
              </w:tcPr>
            </w:tcPrChange>
          </w:tcPr>
          <w:p w14:paraId="455EBAB5" w14:textId="13CE1C16" w:rsidR="000C6DDC" w:rsidRPr="00913374" w:rsidRDefault="000C6DDC" w:rsidP="00952A86">
            <w:pPr>
              <w:jc w:val="center"/>
              <w:rPr>
                <w:ins w:id="369" w:author="Gledis Guri" w:date="2026-05-04T16:54:00Z" w16du:dateUtc="2026-05-04T23:54:00Z"/>
                <w:rFonts w:ascii="Times New Roman" w:hAnsi="Times New Roman" w:cs="Times New Roman"/>
                <w:rPrChange w:id="370" w:author="Gledis Guri" w:date="2026-05-04T16:58:00Z" w16du:dateUtc="2026-05-04T23:58:00Z">
                  <w:rPr>
                    <w:ins w:id="371" w:author="Gledis Guri" w:date="2026-05-04T16:54:00Z" w16du:dateUtc="2026-05-04T23:54:00Z"/>
                    <w:sz w:val="24"/>
                    <w:szCs w:val="24"/>
                  </w:rPr>
                </w:rPrChange>
              </w:rPr>
              <w:pPrChange w:id="372" w:author="Gledis Guri" w:date="2026-05-04T17:12:00Z" w16du:dateUtc="2026-05-05T00:12:00Z">
                <w:pPr/>
              </w:pPrChange>
            </w:pPr>
            <w:ins w:id="373" w:author="Gledis Guri" w:date="2026-05-04T16:56:00Z" w16du:dateUtc="2026-05-04T23:56:00Z">
              <w:r w:rsidRPr="00913374">
                <w:rPr>
                  <w:rFonts w:ascii="Times New Roman" w:hAnsi="Times New Roman" w:cs="Times New Roman"/>
                  <w:color w:val="000000"/>
                  <w:rPrChange w:id="374" w:author="Gledis Guri" w:date="2026-05-04T16:58:00Z" w16du:dateUtc="2026-05-04T23:58:00Z">
                    <w:rPr>
                      <w:rFonts w:ascii="Aptos Narrow" w:hAnsi="Aptos Narrow"/>
                      <w:color w:val="000000"/>
                    </w:rPr>
                  </w:rPrChange>
                </w:rPr>
                <w:t>54</w:t>
              </w:r>
            </w:ins>
          </w:p>
        </w:tc>
      </w:tr>
      <w:tr w:rsidR="000C6DDC" w:rsidRPr="000C6DDC" w14:paraId="376AC0DC" w14:textId="77777777" w:rsidTr="000B28BE">
        <w:trPr>
          <w:trHeight w:val="493"/>
          <w:ins w:id="375" w:author="Gledis Guri" w:date="2026-05-04T16:54:00Z" w16du:dateUtc="2026-05-04T23:54:00Z"/>
          <w:trPrChange w:id="376" w:author="Gledis Guri" w:date="2026-05-04T20:36:00Z" w16du:dateUtc="2026-05-05T03:36:00Z">
            <w:trPr>
              <w:gridBefore w:val="1"/>
            </w:trPr>
          </w:trPrChange>
        </w:trPr>
        <w:tc>
          <w:tcPr>
            <w:tcW w:w="728" w:type="dxa"/>
            <w:vAlign w:val="bottom"/>
            <w:tcPrChange w:id="377" w:author="Gledis Guri" w:date="2026-05-04T20:36:00Z" w16du:dateUtc="2026-05-05T03:36:00Z">
              <w:tcPr>
                <w:tcW w:w="728" w:type="dxa"/>
                <w:gridSpan w:val="2"/>
                <w:vAlign w:val="bottom"/>
              </w:tcPr>
            </w:tcPrChange>
          </w:tcPr>
          <w:p w14:paraId="141A7A5A" w14:textId="65183CD9" w:rsidR="000C6DDC" w:rsidRPr="00913374" w:rsidRDefault="000C6DDC" w:rsidP="00952A86">
            <w:pPr>
              <w:jc w:val="center"/>
              <w:rPr>
                <w:ins w:id="378" w:author="Gledis Guri" w:date="2026-05-04T16:54:00Z" w16du:dateUtc="2026-05-04T23:54:00Z"/>
                <w:rFonts w:ascii="Times New Roman" w:hAnsi="Times New Roman" w:cs="Times New Roman"/>
                <w:rPrChange w:id="379" w:author="Gledis Guri" w:date="2026-05-04T16:58:00Z" w16du:dateUtc="2026-05-04T23:58:00Z">
                  <w:rPr>
                    <w:ins w:id="380" w:author="Gledis Guri" w:date="2026-05-04T16:54:00Z" w16du:dateUtc="2026-05-04T23:54:00Z"/>
                    <w:sz w:val="24"/>
                    <w:szCs w:val="24"/>
                  </w:rPr>
                </w:rPrChange>
              </w:rPr>
              <w:pPrChange w:id="381" w:author="Gledis Guri" w:date="2026-05-04T17:12:00Z" w16du:dateUtc="2026-05-05T00:12:00Z">
                <w:pPr/>
              </w:pPrChange>
            </w:pPr>
            <w:ins w:id="382" w:author="Gledis Guri" w:date="2026-05-04T16:56:00Z" w16du:dateUtc="2026-05-04T23:56:00Z">
              <w:r w:rsidRPr="00913374">
                <w:rPr>
                  <w:rFonts w:ascii="Times New Roman" w:hAnsi="Times New Roman" w:cs="Times New Roman"/>
                  <w:color w:val="000000"/>
                  <w:rPrChange w:id="383" w:author="Gledis Guri" w:date="2026-05-04T16:58:00Z" w16du:dateUtc="2026-05-04T23:58:00Z">
                    <w:rPr>
                      <w:rFonts w:ascii="Aptos Narrow" w:hAnsi="Aptos Narrow"/>
                      <w:color w:val="000000"/>
                    </w:rPr>
                  </w:rPrChange>
                </w:rPr>
                <w:t>0</w:t>
              </w:r>
            </w:ins>
          </w:p>
        </w:tc>
        <w:tc>
          <w:tcPr>
            <w:tcW w:w="1234" w:type="dxa"/>
            <w:vAlign w:val="bottom"/>
            <w:tcPrChange w:id="384" w:author="Gledis Guri" w:date="2026-05-04T20:36:00Z" w16du:dateUtc="2026-05-05T03:36:00Z">
              <w:tcPr>
                <w:tcW w:w="1234" w:type="dxa"/>
                <w:gridSpan w:val="2"/>
                <w:vAlign w:val="bottom"/>
              </w:tcPr>
            </w:tcPrChange>
          </w:tcPr>
          <w:p w14:paraId="31BDC1B8" w14:textId="443E3CBA" w:rsidR="000C6DDC" w:rsidRPr="00913374" w:rsidRDefault="000C6DDC" w:rsidP="00952A86">
            <w:pPr>
              <w:jc w:val="center"/>
              <w:rPr>
                <w:ins w:id="385" w:author="Gledis Guri" w:date="2026-05-04T16:54:00Z" w16du:dateUtc="2026-05-04T23:54:00Z"/>
                <w:rFonts w:ascii="Times New Roman" w:hAnsi="Times New Roman" w:cs="Times New Roman"/>
                <w:rPrChange w:id="386" w:author="Gledis Guri" w:date="2026-05-04T16:58:00Z" w16du:dateUtc="2026-05-04T23:58:00Z">
                  <w:rPr>
                    <w:ins w:id="387" w:author="Gledis Guri" w:date="2026-05-04T16:54:00Z" w16du:dateUtc="2026-05-04T23:54:00Z"/>
                    <w:sz w:val="24"/>
                    <w:szCs w:val="24"/>
                  </w:rPr>
                </w:rPrChange>
              </w:rPr>
              <w:pPrChange w:id="388" w:author="Gledis Guri" w:date="2026-05-04T17:12:00Z" w16du:dateUtc="2026-05-05T00:12:00Z">
                <w:pPr/>
              </w:pPrChange>
            </w:pPr>
            <w:ins w:id="389" w:author="Gledis Guri" w:date="2026-05-04T16:56:00Z" w16du:dateUtc="2026-05-04T23:56:00Z">
              <w:r w:rsidRPr="00913374">
                <w:rPr>
                  <w:rFonts w:ascii="Times New Roman" w:hAnsi="Times New Roman" w:cs="Times New Roman"/>
                  <w:color w:val="000000"/>
                  <w:rPrChange w:id="390" w:author="Gledis Guri" w:date="2026-05-04T16:58:00Z" w16du:dateUtc="2026-05-04T23:58:00Z">
                    <w:rPr>
                      <w:rFonts w:ascii="Aptos Narrow" w:hAnsi="Aptos Narrow"/>
                      <w:color w:val="000000"/>
                    </w:rPr>
                  </w:rPrChange>
                </w:rPr>
                <w:t>0</w:t>
              </w:r>
            </w:ins>
          </w:p>
        </w:tc>
        <w:tc>
          <w:tcPr>
            <w:tcW w:w="1294" w:type="dxa"/>
            <w:vAlign w:val="bottom"/>
            <w:tcPrChange w:id="391" w:author="Gledis Guri" w:date="2026-05-04T20:36:00Z" w16du:dateUtc="2026-05-05T03:36:00Z">
              <w:tcPr>
                <w:tcW w:w="1368" w:type="dxa"/>
                <w:gridSpan w:val="3"/>
                <w:vAlign w:val="bottom"/>
              </w:tcPr>
            </w:tcPrChange>
          </w:tcPr>
          <w:p w14:paraId="57BD71C8" w14:textId="22AC8410" w:rsidR="000C6DDC" w:rsidRPr="00913374" w:rsidRDefault="000C6DDC" w:rsidP="00952A86">
            <w:pPr>
              <w:jc w:val="center"/>
              <w:rPr>
                <w:ins w:id="392" w:author="Gledis Guri" w:date="2026-05-04T16:54:00Z" w16du:dateUtc="2026-05-04T23:54:00Z"/>
                <w:rFonts w:ascii="Times New Roman" w:hAnsi="Times New Roman" w:cs="Times New Roman"/>
                <w:rPrChange w:id="393" w:author="Gledis Guri" w:date="2026-05-04T16:58:00Z" w16du:dateUtc="2026-05-04T23:58:00Z">
                  <w:rPr>
                    <w:ins w:id="394" w:author="Gledis Guri" w:date="2026-05-04T16:54:00Z" w16du:dateUtc="2026-05-04T23:54:00Z"/>
                    <w:sz w:val="24"/>
                    <w:szCs w:val="24"/>
                  </w:rPr>
                </w:rPrChange>
              </w:rPr>
              <w:pPrChange w:id="395" w:author="Gledis Guri" w:date="2026-05-04T17:12:00Z" w16du:dateUtc="2026-05-05T00:12:00Z">
                <w:pPr/>
              </w:pPrChange>
            </w:pPr>
            <w:ins w:id="396" w:author="Gledis Guri" w:date="2026-05-04T16:56:00Z" w16du:dateUtc="2026-05-04T23:56:00Z">
              <w:r w:rsidRPr="00913374">
                <w:rPr>
                  <w:rFonts w:ascii="Times New Roman" w:hAnsi="Times New Roman" w:cs="Times New Roman"/>
                  <w:color w:val="000000"/>
                  <w:rPrChange w:id="397" w:author="Gledis Guri" w:date="2026-05-04T16:58:00Z" w16du:dateUtc="2026-05-04T23:58:00Z">
                    <w:rPr>
                      <w:rFonts w:ascii="Aptos Narrow" w:hAnsi="Aptos Narrow"/>
                      <w:color w:val="000000"/>
                    </w:rPr>
                  </w:rPrChange>
                </w:rPr>
                <w:t>0</w:t>
              </w:r>
            </w:ins>
          </w:p>
        </w:tc>
        <w:tc>
          <w:tcPr>
            <w:tcW w:w="708" w:type="dxa"/>
            <w:vAlign w:val="bottom"/>
            <w:tcPrChange w:id="398" w:author="Gledis Guri" w:date="2026-05-04T20:36:00Z" w16du:dateUtc="2026-05-05T03:36:00Z">
              <w:tcPr>
                <w:tcW w:w="1499" w:type="dxa"/>
                <w:gridSpan w:val="3"/>
                <w:vAlign w:val="bottom"/>
              </w:tcPr>
            </w:tcPrChange>
          </w:tcPr>
          <w:p w14:paraId="19C2D981" w14:textId="4F532125" w:rsidR="000C6DDC" w:rsidRPr="00913374" w:rsidRDefault="000C6DDC" w:rsidP="00952A86">
            <w:pPr>
              <w:jc w:val="center"/>
              <w:rPr>
                <w:ins w:id="399" w:author="Gledis Guri" w:date="2026-05-04T16:54:00Z" w16du:dateUtc="2026-05-04T23:54:00Z"/>
                <w:rFonts w:ascii="Times New Roman" w:hAnsi="Times New Roman" w:cs="Times New Roman"/>
                <w:rPrChange w:id="400" w:author="Gledis Guri" w:date="2026-05-04T16:58:00Z" w16du:dateUtc="2026-05-04T23:58:00Z">
                  <w:rPr>
                    <w:ins w:id="401" w:author="Gledis Guri" w:date="2026-05-04T16:54:00Z" w16du:dateUtc="2026-05-04T23:54:00Z"/>
                    <w:sz w:val="24"/>
                    <w:szCs w:val="24"/>
                  </w:rPr>
                </w:rPrChange>
              </w:rPr>
              <w:pPrChange w:id="402" w:author="Gledis Guri" w:date="2026-05-04T17:12:00Z" w16du:dateUtc="2026-05-05T00:12:00Z">
                <w:pPr/>
              </w:pPrChange>
            </w:pPr>
            <w:ins w:id="403" w:author="Gledis Guri" w:date="2026-05-04T16:56:00Z" w16du:dateUtc="2026-05-04T23:56:00Z">
              <w:r w:rsidRPr="00913374">
                <w:rPr>
                  <w:rFonts w:ascii="Times New Roman" w:hAnsi="Times New Roman" w:cs="Times New Roman"/>
                  <w:color w:val="000000"/>
                  <w:rPrChange w:id="404" w:author="Gledis Guri" w:date="2026-05-04T16:58:00Z" w16du:dateUtc="2026-05-04T23:58:00Z">
                    <w:rPr>
                      <w:rFonts w:ascii="Aptos Narrow" w:hAnsi="Aptos Narrow"/>
                      <w:color w:val="000000"/>
                    </w:rPr>
                  </w:rPrChange>
                </w:rPr>
                <w:t>5</w:t>
              </w:r>
            </w:ins>
          </w:p>
        </w:tc>
        <w:tc>
          <w:tcPr>
            <w:tcW w:w="1134" w:type="dxa"/>
            <w:vAlign w:val="bottom"/>
            <w:tcPrChange w:id="405" w:author="Gledis Guri" w:date="2026-05-04T20:36:00Z" w16du:dateUtc="2026-05-05T03:36:00Z">
              <w:tcPr>
                <w:tcW w:w="2000" w:type="dxa"/>
                <w:gridSpan w:val="5"/>
                <w:vAlign w:val="bottom"/>
              </w:tcPr>
            </w:tcPrChange>
          </w:tcPr>
          <w:p w14:paraId="631EE727" w14:textId="432B5F49" w:rsidR="000C6DDC" w:rsidRPr="00913374" w:rsidRDefault="000C6DDC" w:rsidP="00952A86">
            <w:pPr>
              <w:jc w:val="center"/>
              <w:rPr>
                <w:ins w:id="406" w:author="Gledis Guri" w:date="2026-05-04T16:54:00Z" w16du:dateUtc="2026-05-04T23:54:00Z"/>
                <w:rFonts w:ascii="Times New Roman" w:hAnsi="Times New Roman" w:cs="Times New Roman"/>
                <w:rPrChange w:id="407" w:author="Gledis Guri" w:date="2026-05-04T16:58:00Z" w16du:dateUtc="2026-05-04T23:58:00Z">
                  <w:rPr>
                    <w:ins w:id="408" w:author="Gledis Guri" w:date="2026-05-04T16:54:00Z" w16du:dateUtc="2026-05-04T23:54:00Z"/>
                    <w:sz w:val="24"/>
                    <w:szCs w:val="24"/>
                  </w:rPr>
                </w:rPrChange>
              </w:rPr>
              <w:pPrChange w:id="409" w:author="Gledis Guri" w:date="2026-05-04T17:12:00Z" w16du:dateUtc="2026-05-05T00:12:00Z">
                <w:pPr/>
              </w:pPrChange>
            </w:pPr>
            <w:ins w:id="410" w:author="Gledis Guri" w:date="2026-05-04T16:56:00Z" w16du:dateUtc="2026-05-04T23:56:00Z">
              <w:r w:rsidRPr="00913374">
                <w:rPr>
                  <w:rFonts w:ascii="Times New Roman" w:hAnsi="Times New Roman" w:cs="Times New Roman"/>
                  <w:color w:val="000000"/>
                  <w:rPrChange w:id="411" w:author="Gledis Guri" w:date="2026-05-04T16:58:00Z" w16du:dateUtc="2026-05-04T23:58:00Z">
                    <w:rPr>
                      <w:rFonts w:ascii="Aptos Narrow" w:hAnsi="Aptos Narrow"/>
                      <w:color w:val="000000"/>
                    </w:rPr>
                  </w:rPrChange>
                </w:rPr>
                <w:t>0</w:t>
              </w:r>
            </w:ins>
          </w:p>
        </w:tc>
        <w:tc>
          <w:tcPr>
            <w:tcW w:w="709" w:type="dxa"/>
            <w:vAlign w:val="bottom"/>
            <w:tcPrChange w:id="412" w:author="Gledis Guri" w:date="2026-05-04T20:36:00Z" w16du:dateUtc="2026-05-05T03:36:00Z">
              <w:tcPr>
                <w:tcW w:w="611" w:type="dxa"/>
                <w:vAlign w:val="bottom"/>
              </w:tcPr>
            </w:tcPrChange>
          </w:tcPr>
          <w:p w14:paraId="3396B356" w14:textId="71F33B00" w:rsidR="000C6DDC" w:rsidRPr="00913374" w:rsidRDefault="000C6DDC" w:rsidP="00952A86">
            <w:pPr>
              <w:jc w:val="center"/>
              <w:rPr>
                <w:ins w:id="413" w:author="Gledis Guri" w:date="2026-05-04T16:54:00Z" w16du:dateUtc="2026-05-04T23:54:00Z"/>
                <w:rFonts w:ascii="Times New Roman" w:hAnsi="Times New Roman" w:cs="Times New Roman"/>
                <w:rPrChange w:id="414" w:author="Gledis Guri" w:date="2026-05-04T16:58:00Z" w16du:dateUtc="2026-05-04T23:58:00Z">
                  <w:rPr>
                    <w:ins w:id="415" w:author="Gledis Guri" w:date="2026-05-04T16:54:00Z" w16du:dateUtc="2026-05-04T23:54:00Z"/>
                    <w:sz w:val="24"/>
                    <w:szCs w:val="24"/>
                  </w:rPr>
                </w:rPrChange>
              </w:rPr>
              <w:pPrChange w:id="416" w:author="Gledis Guri" w:date="2026-05-04T17:12:00Z" w16du:dateUtc="2026-05-05T00:12:00Z">
                <w:pPr/>
              </w:pPrChange>
            </w:pPr>
            <w:ins w:id="417" w:author="Gledis Guri" w:date="2026-05-04T16:56:00Z" w16du:dateUtc="2026-05-04T23:56:00Z">
              <w:r w:rsidRPr="00913374">
                <w:rPr>
                  <w:rFonts w:ascii="Times New Roman" w:hAnsi="Times New Roman" w:cs="Times New Roman"/>
                  <w:color w:val="000000"/>
                  <w:rPrChange w:id="418" w:author="Gledis Guri" w:date="2026-05-04T16:58:00Z" w16du:dateUtc="2026-05-04T23:58:00Z">
                    <w:rPr>
                      <w:rFonts w:ascii="Aptos Narrow" w:hAnsi="Aptos Narrow"/>
                      <w:color w:val="000000"/>
                    </w:rPr>
                  </w:rPrChange>
                </w:rPr>
                <w:t>37</w:t>
              </w:r>
            </w:ins>
          </w:p>
        </w:tc>
      </w:tr>
      <w:tr w:rsidR="000C6DDC" w:rsidRPr="000C6DDC" w14:paraId="74BAFA24" w14:textId="77777777" w:rsidTr="000B28BE">
        <w:trPr>
          <w:trHeight w:val="493"/>
          <w:ins w:id="419" w:author="Gledis Guri" w:date="2026-05-04T16:56:00Z" w16du:dateUtc="2026-05-04T23:56:00Z"/>
          <w:trPrChange w:id="420" w:author="Gledis Guri" w:date="2026-05-04T20:36:00Z" w16du:dateUtc="2026-05-05T03:36:00Z">
            <w:trPr>
              <w:gridBefore w:val="1"/>
            </w:trPr>
          </w:trPrChange>
        </w:trPr>
        <w:tc>
          <w:tcPr>
            <w:tcW w:w="728" w:type="dxa"/>
            <w:vAlign w:val="bottom"/>
            <w:tcPrChange w:id="421" w:author="Gledis Guri" w:date="2026-05-04T20:36:00Z" w16du:dateUtc="2026-05-05T03:36:00Z">
              <w:tcPr>
                <w:tcW w:w="728" w:type="dxa"/>
                <w:gridSpan w:val="2"/>
                <w:vAlign w:val="bottom"/>
              </w:tcPr>
            </w:tcPrChange>
          </w:tcPr>
          <w:p w14:paraId="3BA30AD9" w14:textId="611659A3" w:rsidR="000C6DDC" w:rsidRPr="00913374" w:rsidRDefault="000C6DDC" w:rsidP="00952A86">
            <w:pPr>
              <w:jc w:val="center"/>
              <w:rPr>
                <w:ins w:id="422" w:author="Gledis Guri" w:date="2026-05-04T16:56:00Z" w16du:dateUtc="2026-05-04T23:56:00Z"/>
                <w:rFonts w:ascii="Times New Roman" w:hAnsi="Times New Roman" w:cs="Times New Roman"/>
                <w:color w:val="000000"/>
                <w:rPrChange w:id="423" w:author="Gledis Guri" w:date="2026-05-04T16:58:00Z" w16du:dateUtc="2026-05-04T23:58:00Z">
                  <w:rPr>
                    <w:ins w:id="424" w:author="Gledis Guri" w:date="2026-05-04T16:56:00Z" w16du:dateUtc="2026-05-04T23:56:00Z"/>
                    <w:rFonts w:ascii="Aptos Narrow" w:hAnsi="Aptos Narrow"/>
                    <w:color w:val="000000"/>
                  </w:rPr>
                </w:rPrChange>
              </w:rPr>
              <w:pPrChange w:id="425" w:author="Gledis Guri" w:date="2026-05-04T17:12:00Z" w16du:dateUtc="2026-05-05T00:12:00Z">
                <w:pPr/>
              </w:pPrChange>
            </w:pPr>
            <w:ins w:id="426" w:author="Gledis Guri" w:date="2026-05-04T16:56:00Z" w16du:dateUtc="2026-05-04T23:56:00Z">
              <w:r w:rsidRPr="00913374">
                <w:rPr>
                  <w:rFonts w:ascii="Times New Roman" w:hAnsi="Times New Roman" w:cs="Times New Roman"/>
                  <w:color w:val="000000"/>
                  <w:rPrChange w:id="427" w:author="Gledis Guri" w:date="2026-05-04T16:58:00Z" w16du:dateUtc="2026-05-04T23:58:00Z">
                    <w:rPr>
                      <w:rFonts w:ascii="Aptos Narrow" w:hAnsi="Aptos Narrow"/>
                      <w:color w:val="000000"/>
                    </w:rPr>
                  </w:rPrChange>
                </w:rPr>
                <w:t>0</w:t>
              </w:r>
            </w:ins>
          </w:p>
        </w:tc>
        <w:tc>
          <w:tcPr>
            <w:tcW w:w="1234" w:type="dxa"/>
            <w:vAlign w:val="bottom"/>
            <w:tcPrChange w:id="428" w:author="Gledis Guri" w:date="2026-05-04T20:36:00Z" w16du:dateUtc="2026-05-05T03:36:00Z">
              <w:tcPr>
                <w:tcW w:w="1234" w:type="dxa"/>
                <w:gridSpan w:val="2"/>
                <w:vAlign w:val="bottom"/>
              </w:tcPr>
            </w:tcPrChange>
          </w:tcPr>
          <w:p w14:paraId="5EAFB002" w14:textId="2105BB07" w:rsidR="000C6DDC" w:rsidRPr="00913374" w:rsidRDefault="000C6DDC" w:rsidP="00952A86">
            <w:pPr>
              <w:jc w:val="center"/>
              <w:rPr>
                <w:ins w:id="429" w:author="Gledis Guri" w:date="2026-05-04T16:56:00Z" w16du:dateUtc="2026-05-04T23:56:00Z"/>
                <w:rFonts w:ascii="Times New Roman" w:hAnsi="Times New Roman" w:cs="Times New Roman"/>
                <w:color w:val="000000"/>
                <w:rPrChange w:id="430" w:author="Gledis Guri" w:date="2026-05-04T16:58:00Z" w16du:dateUtc="2026-05-04T23:58:00Z">
                  <w:rPr>
                    <w:ins w:id="431" w:author="Gledis Guri" w:date="2026-05-04T16:56:00Z" w16du:dateUtc="2026-05-04T23:56:00Z"/>
                    <w:rFonts w:ascii="Aptos Narrow" w:hAnsi="Aptos Narrow"/>
                    <w:color w:val="000000"/>
                  </w:rPr>
                </w:rPrChange>
              </w:rPr>
              <w:pPrChange w:id="432" w:author="Gledis Guri" w:date="2026-05-04T17:12:00Z" w16du:dateUtc="2026-05-05T00:12:00Z">
                <w:pPr/>
              </w:pPrChange>
            </w:pPr>
            <w:ins w:id="433" w:author="Gledis Guri" w:date="2026-05-04T16:56:00Z" w16du:dateUtc="2026-05-04T23:56:00Z">
              <w:r w:rsidRPr="00913374">
                <w:rPr>
                  <w:rFonts w:ascii="Times New Roman" w:hAnsi="Times New Roman" w:cs="Times New Roman"/>
                  <w:color w:val="000000"/>
                  <w:rPrChange w:id="434" w:author="Gledis Guri" w:date="2026-05-04T16:58:00Z" w16du:dateUtc="2026-05-04T23:58:00Z">
                    <w:rPr>
                      <w:rFonts w:ascii="Aptos Narrow" w:hAnsi="Aptos Narrow"/>
                      <w:color w:val="000000"/>
                    </w:rPr>
                  </w:rPrChange>
                </w:rPr>
                <w:t>0</w:t>
              </w:r>
            </w:ins>
          </w:p>
        </w:tc>
        <w:tc>
          <w:tcPr>
            <w:tcW w:w="1294" w:type="dxa"/>
            <w:vAlign w:val="bottom"/>
            <w:tcPrChange w:id="435" w:author="Gledis Guri" w:date="2026-05-04T20:36:00Z" w16du:dateUtc="2026-05-05T03:36:00Z">
              <w:tcPr>
                <w:tcW w:w="1368" w:type="dxa"/>
                <w:gridSpan w:val="3"/>
                <w:vAlign w:val="bottom"/>
              </w:tcPr>
            </w:tcPrChange>
          </w:tcPr>
          <w:p w14:paraId="15001F1C" w14:textId="73E4C379" w:rsidR="000C6DDC" w:rsidRPr="00913374" w:rsidRDefault="000C6DDC" w:rsidP="00952A86">
            <w:pPr>
              <w:jc w:val="center"/>
              <w:rPr>
                <w:ins w:id="436" w:author="Gledis Guri" w:date="2026-05-04T16:56:00Z" w16du:dateUtc="2026-05-04T23:56:00Z"/>
                <w:rFonts w:ascii="Times New Roman" w:hAnsi="Times New Roman" w:cs="Times New Roman"/>
                <w:color w:val="000000"/>
                <w:rPrChange w:id="437" w:author="Gledis Guri" w:date="2026-05-04T16:58:00Z" w16du:dateUtc="2026-05-04T23:58:00Z">
                  <w:rPr>
                    <w:ins w:id="438" w:author="Gledis Guri" w:date="2026-05-04T16:56:00Z" w16du:dateUtc="2026-05-04T23:56:00Z"/>
                    <w:rFonts w:ascii="Aptos Narrow" w:hAnsi="Aptos Narrow"/>
                    <w:color w:val="000000"/>
                  </w:rPr>
                </w:rPrChange>
              </w:rPr>
              <w:pPrChange w:id="439" w:author="Gledis Guri" w:date="2026-05-04T17:12:00Z" w16du:dateUtc="2026-05-05T00:12:00Z">
                <w:pPr/>
              </w:pPrChange>
            </w:pPr>
            <w:ins w:id="440" w:author="Gledis Guri" w:date="2026-05-04T16:56:00Z" w16du:dateUtc="2026-05-04T23:56:00Z">
              <w:r w:rsidRPr="00913374">
                <w:rPr>
                  <w:rFonts w:ascii="Times New Roman" w:hAnsi="Times New Roman" w:cs="Times New Roman"/>
                  <w:color w:val="000000"/>
                  <w:rPrChange w:id="441" w:author="Gledis Guri" w:date="2026-05-04T16:58:00Z" w16du:dateUtc="2026-05-04T23:58:00Z">
                    <w:rPr>
                      <w:rFonts w:ascii="Aptos Narrow" w:hAnsi="Aptos Narrow"/>
                      <w:color w:val="000000"/>
                    </w:rPr>
                  </w:rPrChange>
                </w:rPr>
                <w:t>0</w:t>
              </w:r>
            </w:ins>
          </w:p>
        </w:tc>
        <w:tc>
          <w:tcPr>
            <w:tcW w:w="708" w:type="dxa"/>
            <w:vAlign w:val="bottom"/>
            <w:tcPrChange w:id="442" w:author="Gledis Guri" w:date="2026-05-04T20:36:00Z" w16du:dateUtc="2026-05-05T03:36:00Z">
              <w:tcPr>
                <w:tcW w:w="1499" w:type="dxa"/>
                <w:gridSpan w:val="3"/>
                <w:vAlign w:val="bottom"/>
              </w:tcPr>
            </w:tcPrChange>
          </w:tcPr>
          <w:p w14:paraId="40B63B9B" w14:textId="2A2BE12F" w:rsidR="000C6DDC" w:rsidRPr="00913374" w:rsidRDefault="000C6DDC" w:rsidP="00952A86">
            <w:pPr>
              <w:jc w:val="center"/>
              <w:rPr>
                <w:ins w:id="443" w:author="Gledis Guri" w:date="2026-05-04T16:56:00Z" w16du:dateUtc="2026-05-04T23:56:00Z"/>
                <w:rFonts w:ascii="Times New Roman" w:hAnsi="Times New Roman" w:cs="Times New Roman"/>
                <w:color w:val="000000"/>
                <w:rPrChange w:id="444" w:author="Gledis Guri" w:date="2026-05-04T16:58:00Z" w16du:dateUtc="2026-05-04T23:58:00Z">
                  <w:rPr>
                    <w:ins w:id="445" w:author="Gledis Guri" w:date="2026-05-04T16:56:00Z" w16du:dateUtc="2026-05-04T23:56:00Z"/>
                    <w:rFonts w:ascii="Aptos Narrow" w:hAnsi="Aptos Narrow"/>
                    <w:color w:val="000000"/>
                  </w:rPr>
                </w:rPrChange>
              </w:rPr>
              <w:pPrChange w:id="446" w:author="Gledis Guri" w:date="2026-05-04T17:12:00Z" w16du:dateUtc="2026-05-05T00:12:00Z">
                <w:pPr/>
              </w:pPrChange>
            </w:pPr>
            <w:ins w:id="447" w:author="Gledis Guri" w:date="2026-05-04T16:56:00Z" w16du:dateUtc="2026-05-04T23:56:00Z">
              <w:r w:rsidRPr="00913374">
                <w:rPr>
                  <w:rFonts w:ascii="Times New Roman" w:hAnsi="Times New Roman" w:cs="Times New Roman"/>
                  <w:color w:val="000000"/>
                  <w:rPrChange w:id="448" w:author="Gledis Guri" w:date="2026-05-04T16:58:00Z" w16du:dateUtc="2026-05-04T23:58:00Z">
                    <w:rPr>
                      <w:rFonts w:ascii="Aptos Narrow" w:hAnsi="Aptos Narrow"/>
                      <w:color w:val="000000"/>
                    </w:rPr>
                  </w:rPrChange>
                </w:rPr>
                <w:t>6</w:t>
              </w:r>
            </w:ins>
          </w:p>
        </w:tc>
        <w:tc>
          <w:tcPr>
            <w:tcW w:w="1134" w:type="dxa"/>
            <w:vAlign w:val="bottom"/>
            <w:tcPrChange w:id="449" w:author="Gledis Guri" w:date="2026-05-04T20:36:00Z" w16du:dateUtc="2026-05-05T03:36:00Z">
              <w:tcPr>
                <w:tcW w:w="2000" w:type="dxa"/>
                <w:gridSpan w:val="5"/>
                <w:vAlign w:val="bottom"/>
              </w:tcPr>
            </w:tcPrChange>
          </w:tcPr>
          <w:p w14:paraId="2A197942" w14:textId="706A9506" w:rsidR="000C6DDC" w:rsidRPr="00913374" w:rsidRDefault="000C6DDC" w:rsidP="00952A86">
            <w:pPr>
              <w:jc w:val="center"/>
              <w:rPr>
                <w:ins w:id="450" w:author="Gledis Guri" w:date="2026-05-04T16:56:00Z" w16du:dateUtc="2026-05-04T23:56:00Z"/>
                <w:rFonts w:ascii="Times New Roman" w:hAnsi="Times New Roman" w:cs="Times New Roman"/>
                <w:color w:val="000000"/>
                <w:rPrChange w:id="451" w:author="Gledis Guri" w:date="2026-05-04T16:58:00Z" w16du:dateUtc="2026-05-04T23:58:00Z">
                  <w:rPr>
                    <w:ins w:id="452" w:author="Gledis Guri" w:date="2026-05-04T16:56:00Z" w16du:dateUtc="2026-05-04T23:56:00Z"/>
                    <w:rFonts w:ascii="Aptos Narrow" w:hAnsi="Aptos Narrow"/>
                    <w:color w:val="000000"/>
                  </w:rPr>
                </w:rPrChange>
              </w:rPr>
              <w:pPrChange w:id="453" w:author="Gledis Guri" w:date="2026-05-04T17:12:00Z" w16du:dateUtc="2026-05-05T00:12:00Z">
                <w:pPr/>
              </w:pPrChange>
            </w:pPr>
            <w:ins w:id="454" w:author="Gledis Guri" w:date="2026-05-04T16:56:00Z" w16du:dateUtc="2026-05-04T23:56:00Z">
              <w:r w:rsidRPr="00913374">
                <w:rPr>
                  <w:rFonts w:ascii="Times New Roman" w:hAnsi="Times New Roman" w:cs="Times New Roman"/>
                  <w:color w:val="000000"/>
                  <w:rPrChange w:id="455" w:author="Gledis Guri" w:date="2026-05-04T16:58:00Z" w16du:dateUtc="2026-05-04T23:58:00Z">
                    <w:rPr>
                      <w:rFonts w:ascii="Aptos Narrow" w:hAnsi="Aptos Narrow"/>
                      <w:color w:val="000000"/>
                    </w:rPr>
                  </w:rPrChange>
                </w:rPr>
                <w:t>0</w:t>
              </w:r>
            </w:ins>
          </w:p>
        </w:tc>
        <w:tc>
          <w:tcPr>
            <w:tcW w:w="709" w:type="dxa"/>
            <w:vAlign w:val="bottom"/>
            <w:tcPrChange w:id="456" w:author="Gledis Guri" w:date="2026-05-04T20:36:00Z" w16du:dateUtc="2026-05-05T03:36:00Z">
              <w:tcPr>
                <w:tcW w:w="611" w:type="dxa"/>
                <w:vAlign w:val="bottom"/>
              </w:tcPr>
            </w:tcPrChange>
          </w:tcPr>
          <w:p w14:paraId="2E4DAB8D" w14:textId="43E3F5EC" w:rsidR="000C6DDC" w:rsidRPr="00913374" w:rsidRDefault="000C6DDC" w:rsidP="00952A86">
            <w:pPr>
              <w:jc w:val="center"/>
              <w:rPr>
                <w:ins w:id="457" w:author="Gledis Guri" w:date="2026-05-04T16:56:00Z" w16du:dateUtc="2026-05-04T23:56:00Z"/>
                <w:rFonts w:ascii="Times New Roman" w:hAnsi="Times New Roman" w:cs="Times New Roman"/>
                <w:color w:val="000000"/>
                <w:rPrChange w:id="458" w:author="Gledis Guri" w:date="2026-05-04T16:58:00Z" w16du:dateUtc="2026-05-04T23:58:00Z">
                  <w:rPr>
                    <w:ins w:id="459" w:author="Gledis Guri" w:date="2026-05-04T16:56:00Z" w16du:dateUtc="2026-05-04T23:56:00Z"/>
                    <w:rFonts w:ascii="Aptos Narrow" w:hAnsi="Aptos Narrow"/>
                    <w:color w:val="000000"/>
                  </w:rPr>
                </w:rPrChange>
              </w:rPr>
              <w:pPrChange w:id="460" w:author="Gledis Guri" w:date="2026-05-04T17:12:00Z" w16du:dateUtc="2026-05-05T00:12:00Z">
                <w:pPr/>
              </w:pPrChange>
            </w:pPr>
            <w:ins w:id="461" w:author="Gledis Guri" w:date="2026-05-04T16:56:00Z" w16du:dateUtc="2026-05-04T23:56:00Z">
              <w:r w:rsidRPr="00913374">
                <w:rPr>
                  <w:rFonts w:ascii="Times New Roman" w:hAnsi="Times New Roman" w:cs="Times New Roman"/>
                  <w:color w:val="000000"/>
                  <w:rPrChange w:id="462" w:author="Gledis Guri" w:date="2026-05-04T16:58:00Z" w16du:dateUtc="2026-05-04T23:58:00Z">
                    <w:rPr>
                      <w:rFonts w:ascii="Aptos Narrow" w:hAnsi="Aptos Narrow"/>
                      <w:color w:val="000000"/>
                    </w:rPr>
                  </w:rPrChange>
                </w:rPr>
                <w:t>18</w:t>
              </w:r>
            </w:ins>
          </w:p>
        </w:tc>
      </w:tr>
      <w:tr w:rsidR="000C6DDC" w:rsidRPr="000C6DDC" w14:paraId="7FE98974" w14:textId="77777777" w:rsidTr="000B28BE">
        <w:trPr>
          <w:trHeight w:val="493"/>
          <w:ins w:id="463" w:author="Gledis Guri" w:date="2026-05-04T16:56:00Z" w16du:dateUtc="2026-05-04T23:56:00Z"/>
          <w:trPrChange w:id="464" w:author="Gledis Guri" w:date="2026-05-04T20:36:00Z" w16du:dateUtc="2026-05-05T03:36:00Z">
            <w:trPr>
              <w:gridBefore w:val="1"/>
            </w:trPr>
          </w:trPrChange>
        </w:trPr>
        <w:tc>
          <w:tcPr>
            <w:tcW w:w="728" w:type="dxa"/>
            <w:vAlign w:val="bottom"/>
            <w:tcPrChange w:id="465" w:author="Gledis Guri" w:date="2026-05-04T20:36:00Z" w16du:dateUtc="2026-05-05T03:36:00Z">
              <w:tcPr>
                <w:tcW w:w="728" w:type="dxa"/>
                <w:gridSpan w:val="2"/>
                <w:vAlign w:val="bottom"/>
              </w:tcPr>
            </w:tcPrChange>
          </w:tcPr>
          <w:p w14:paraId="2AAD429D" w14:textId="1B5E4A69" w:rsidR="000C6DDC" w:rsidRPr="00913374" w:rsidRDefault="000C6DDC" w:rsidP="00952A86">
            <w:pPr>
              <w:jc w:val="center"/>
              <w:rPr>
                <w:ins w:id="466" w:author="Gledis Guri" w:date="2026-05-04T16:56:00Z" w16du:dateUtc="2026-05-04T23:56:00Z"/>
                <w:rFonts w:ascii="Times New Roman" w:hAnsi="Times New Roman" w:cs="Times New Roman"/>
                <w:color w:val="000000"/>
                <w:rPrChange w:id="467" w:author="Gledis Guri" w:date="2026-05-04T16:58:00Z" w16du:dateUtc="2026-05-04T23:58:00Z">
                  <w:rPr>
                    <w:ins w:id="468" w:author="Gledis Guri" w:date="2026-05-04T16:56:00Z" w16du:dateUtc="2026-05-04T23:56:00Z"/>
                    <w:rFonts w:ascii="Aptos Narrow" w:hAnsi="Aptos Narrow"/>
                    <w:color w:val="000000"/>
                  </w:rPr>
                </w:rPrChange>
              </w:rPr>
              <w:pPrChange w:id="469" w:author="Gledis Guri" w:date="2026-05-04T17:12:00Z" w16du:dateUtc="2026-05-05T00:12:00Z">
                <w:pPr/>
              </w:pPrChange>
            </w:pPr>
            <w:ins w:id="470" w:author="Gledis Guri" w:date="2026-05-04T16:56:00Z" w16du:dateUtc="2026-05-04T23:56:00Z">
              <w:r w:rsidRPr="00913374">
                <w:rPr>
                  <w:rFonts w:ascii="Times New Roman" w:hAnsi="Times New Roman" w:cs="Times New Roman"/>
                  <w:color w:val="000000"/>
                  <w:rPrChange w:id="471" w:author="Gledis Guri" w:date="2026-05-04T16:58:00Z" w16du:dateUtc="2026-05-04T23:58:00Z">
                    <w:rPr>
                      <w:rFonts w:ascii="Aptos Narrow" w:hAnsi="Aptos Narrow"/>
                      <w:color w:val="000000"/>
                    </w:rPr>
                  </w:rPrChange>
                </w:rPr>
                <w:t>0</w:t>
              </w:r>
            </w:ins>
          </w:p>
        </w:tc>
        <w:tc>
          <w:tcPr>
            <w:tcW w:w="1234" w:type="dxa"/>
            <w:vAlign w:val="bottom"/>
            <w:tcPrChange w:id="472" w:author="Gledis Guri" w:date="2026-05-04T20:36:00Z" w16du:dateUtc="2026-05-05T03:36:00Z">
              <w:tcPr>
                <w:tcW w:w="1234" w:type="dxa"/>
                <w:gridSpan w:val="2"/>
                <w:vAlign w:val="bottom"/>
              </w:tcPr>
            </w:tcPrChange>
          </w:tcPr>
          <w:p w14:paraId="052C0EC9" w14:textId="7CB6F144" w:rsidR="000C6DDC" w:rsidRPr="00913374" w:rsidRDefault="000C6DDC" w:rsidP="00952A86">
            <w:pPr>
              <w:jc w:val="center"/>
              <w:rPr>
                <w:ins w:id="473" w:author="Gledis Guri" w:date="2026-05-04T16:56:00Z" w16du:dateUtc="2026-05-04T23:56:00Z"/>
                <w:rFonts w:ascii="Times New Roman" w:hAnsi="Times New Roman" w:cs="Times New Roman"/>
                <w:color w:val="000000"/>
                <w:rPrChange w:id="474" w:author="Gledis Guri" w:date="2026-05-04T16:58:00Z" w16du:dateUtc="2026-05-04T23:58:00Z">
                  <w:rPr>
                    <w:ins w:id="475" w:author="Gledis Guri" w:date="2026-05-04T16:56:00Z" w16du:dateUtc="2026-05-04T23:56:00Z"/>
                    <w:rFonts w:ascii="Aptos Narrow" w:hAnsi="Aptos Narrow"/>
                    <w:color w:val="000000"/>
                  </w:rPr>
                </w:rPrChange>
              </w:rPr>
              <w:pPrChange w:id="476" w:author="Gledis Guri" w:date="2026-05-04T17:12:00Z" w16du:dateUtc="2026-05-05T00:12:00Z">
                <w:pPr/>
              </w:pPrChange>
            </w:pPr>
            <w:ins w:id="477" w:author="Gledis Guri" w:date="2026-05-04T16:56:00Z" w16du:dateUtc="2026-05-04T23:56:00Z">
              <w:r w:rsidRPr="00913374">
                <w:rPr>
                  <w:rFonts w:ascii="Times New Roman" w:hAnsi="Times New Roman" w:cs="Times New Roman"/>
                  <w:color w:val="000000"/>
                  <w:rPrChange w:id="478" w:author="Gledis Guri" w:date="2026-05-04T16:58:00Z" w16du:dateUtc="2026-05-04T23:58:00Z">
                    <w:rPr>
                      <w:rFonts w:ascii="Aptos Narrow" w:hAnsi="Aptos Narrow"/>
                      <w:color w:val="000000"/>
                    </w:rPr>
                  </w:rPrChange>
                </w:rPr>
                <w:t>0</w:t>
              </w:r>
            </w:ins>
          </w:p>
        </w:tc>
        <w:tc>
          <w:tcPr>
            <w:tcW w:w="1294" w:type="dxa"/>
            <w:vAlign w:val="bottom"/>
            <w:tcPrChange w:id="479" w:author="Gledis Guri" w:date="2026-05-04T20:36:00Z" w16du:dateUtc="2026-05-05T03:36:00Z">
              <w:tcPr>
                <w:tcW w:w="1368" w:type="dxa"/>
                <w:gridSpan w:val="3"/>
                <w:vAlign w:val="bottom"/>
              </w:tcPr>
            </w:tcPrChange>
          </w:tcPr>
          <w:p w14:paraId="063FF683" w14:textId="1152BEBC" w:rsidR="000C6DDC" w:rsidRPr="00913374" w:rsidRDefault="000C6DDC" w:rsidP="00952A86">
            <w:pPr>
              <w:jc w:val="center"/>
              <w:rPr>
                <w:ins w:id="480" w:author="Gledis Guri" w:date="2026-05-04T16:56:00Z" w16du:dateUtc="2026-05-04T23:56:00Z"/>
                <w:rFonts w:ascii="Times New Roman" w:hAnsi="Times New Roman" w:cs="Times New Roman"/>
                <w:color w:val="000000"/>
                <w:rPrChange w:id="481" w:author="Gledis Guri" w:date="2026-05-04T16:58:00Z" w16du:dateUtc="2026-05-04T23:58:00Z">
                  <w:rPr>
                    <w:ins w:id="482" w:author="Gledis Guri" w:date="2026-05-04T16:56:00Z" w16du:dateUtc="2026-05-04T23:56:00Z"/>
                    <w:rFonts w:ascii="Aptos Narrow" w:hAnsi="Aptos Narrow"/>
                    <w:color w:val="000000"/>
                  </w:rPr>
                </w:rPrChange>
              </w:rPr>
              <w:pPrChange w:id="483" w:author="Gledis Guri" w:date="2026-05-04T17:12:00Z" w16du:dateUtc="2026-05-05T00:12:00Z">
                <w:pPr/>
              </w:pPrChange>
            </w:pPr>
            <w:ins w:id="484" w:author="Gledis Guri" w:date="2026-05-04T16:56:00Z" w16du:dateUtc="2026-05-04T23:56:00Z">
              <w:r w:rsidRPr="00913374">
                <w:rPr>
                  <w:rFonts w:ascii="Times New Roman" w:hAnsi="Times New Roman" w:cs="Times New Roman"/>
                  <w:color w:val="000000"/>
                  <w:rPrChange w:id="485" w:author="Gledis Guri" w:date="2026-05-04T16:58:00Z" w16du:dateUtc="2026-05-04T23:58:00Z">
                    <w:rPr>
                      <w:rFonts w:ascii="Aptos Narrow" w:hAnsi="Aptos Narrow"/>
                      <w:color w:val="000000"/>
                    </w:rPr>
                  </w:rPrChange>
                </w:rPr>
                <w:t>1</w:t>
              </w:r>
            </w:ins>
          </w:p>
        </w:tc>
        <w:tc>
          <w:tcPr>
            <w:tcW w:w="708" w:type="dxa"/>
            <w:vAlign w:val="bottom"/>
            <w:tcPrChange w:id="486" w:author="Gledis Guri" w:date="2026-05-04T20:36:00Z" w16du:dateUtc="2026-05-05T03:36:00Z">
              <w:tcPr>
                <w:tcW w:w="1499" w:type="dxa"/>
                <w:gridSpan w:val="3"/>
                <w:vAlign w:val="bottom"/>
              </w:tcPr>
            </w:tcPrChange>
          </w:tcPr>
          <w:p w14:paraId="5EE0A9A0" w14:textId="2E6BDD88" w:rsidR="000C6DDC" w:rsidRPr="00913374" w:rsidRDefault="000C6DDC" w:rsidP="00952A86">
            <w:pPr>
              <w:jc w:val="center"/>
              <w:rPr>
                <w:ins w:id="487" w:author="Gledis Guri" w:date="2026-05-04T16:56:00Z" w16du:dateUtc="2026-05-04T23:56:00Z"/>
                <w:rFonts w:ascii="Times New Roman" w:hAnsi="Times New Roman" w:cs="Times New Roman"/>
                <w:color w:val="000000"/>
                <w:rPrChange w:id="488" w:author="Gledis Guri" w:date="2026-05-04T16:58:00Z" w16du:dateUtc="2026-05-04T23:58:00Z">
                  <w:rPr>
                    <w:ins w:id="489" w:author="Gledis Guri" w:date="2026-05-04T16:56:00Z" w16du:dateUtc="2026-05-04T23:56:00Z"/>
                    <w:rFonts w:ascii="Aptos Narrow" w:hAnsi="Aptos Narrow"/>
                    <w:color w:val="000000"/>
                  </w:rPr>
                </w:rPrChange>
              </w:rPr>
              <w:pPrChange w:id="490" w:author="Gledis Guri" w:date="2026-05-04T17:12:00Z" w16du:dateUtc="2026-05-05T00:12:00Z">
                <w:pPr/>
              </w:pPrChange>
            </w:pPr>
            <w:ins w:id="491" w:author="Gledis Guri" w:date="2026-05-04T16:56:00Z" w16du:dateUtc="2026-05-04T23:56:00Z">
              <w:r w:rsidRPr="00913374">
                <w:rPr>
                  <w:rFonts w:ascii="Times New Roman" w:hAnsi="Times New Roman" w:cs="Times New Roman"/>
                  <w:color w:val="000000"/>
                  <w:rPrChange w:id="492" w:author="Gledis Guri" w:date="2026-05-04T16:58:00Z" w16du:dateUtc="2026-05-04T23:58:00Z">
                    <w:rPr>
                      <w:rFonts w:ascii="Aptos Narrow" w:hAnsi="Aptos Narrow"/>
                      <w:color w:val="000000"/>
                    </w:rPr>
                  </w:rPrChange>
                </w:rPr>
                <w:t>0</w:t>
              </w:r>
            </w:ins>
          </w:p>
        </w:tc>
        <w:tc>
          <w:tcPr>
            <w:tcW w:w="1134" w:type="dxa"/>
            <w:vAlign w:val="bottom"/>
            <w:tcPrChange w:id="493" w:author="Gledis Guri" w:date="2026-05-04T20:36:00Z" w16du:dateUtc="2026-05-05T03:36:00Z">
              <w:tcPr>
                <w:tcW w:w="2000" w:type="dxa"/>
                <w:gridSpan w:val="5"/>
                <w:vAlign w:val="bottom"/>
              </w:tcPr>
            </w:tcPrChange>
          </w:tcPr>
          <w:p w14:paraId="6BD83524" w14:textId="7B1E7CD3" w:rsidR="000C6DDC" w:rsidRPr="00913374" w:rsidRDefault="000C6DDC" w:rsidP="00952A86">
            <w:pPr>
              <w:jc w:val="center"/>
              <w:rPr>
                <w:ins w:id="494" w:author="Gledis Guri" w:date="2026-05-04T16:56:00Z" w16du:dateUtc="2026-05-04T23:56:00Z"/>
                <w:rFonts w:ascii="Times New Roman" w:hAnsi="Times New Roman" w:cs="Times New Roman"/>
                <w:color w:val="000000"/>
                <w:rPrChange w:id="495" w:author="Gledis Guri" w:date="2026-05-04T16:58:00Z" w16du:dateUtc="2026-05-04T23:58:00Z">
                  <w:rPr>
                    <w:ins w:id="496" w:author="Gledis Guri" w:date="2026-05-04T16:56:00Z" w16du:dateUtc="2026-05-04T23:56:00Z"/>
                    <w:rFonts w:ascii="Aptos Narrow" w:hAnsi="Aptos Narrow"/>
                    <w:color w:val="000000"/>
                  </w:rPr>
                </w:rPrChange>
              </w:rPr>
              <w:pPrChange w:id="497" w:author="Gledis Guri" w:date="2026-05-04T17:12:00Z" w16du:dateUtc="2026-05-05T00:12:00Z">
                <w:pPr/>
              </w:pPrChange>
            </w:pPr>
            <w:ins w:id="498" w:author="Gledis Guri" w:date="2026-05-04T16:56:00Z" w16du:dateUtc="2026-05-04T23:56:00Z">
              <w:r w:rsidRPr="00913374">
                <w:rPr>
                  <w:rFonts w:ascii="Times New Roman" w:hAnsi="Times New Roman" w:cs="Times New Roman"/>
                  <w:color w:val="000000"/>
                  <w:rPrChange w:id="499" w:author="Gledis Guri" w:date="2026-05-04T16:58:00Z" w16du:dateUtc="2026-05-04T23:58:00Z">
                    <w:rPr>
                      <w:rFonts w:ascii="Aptos Narrow" w:hAnsi="Aptos Narrow"/>
                      <w:color w:val="000000"/>
                    </w:rPr>
                  </w:rPrChange>
                </w:rPr>
                <w:t>0</w:t>
              </w:r>
            </w:ins>
          </w:p>
        </w:tc>
        <w:tc>
          <w:tcPr>
            <w:tcW w:w="709" w:type="dxa"/>
            <w:vAlign w:val="bottom"/>
            <w:tcPrChange w:id="500" w:author="Gledis Guri" w:date="2026-05-04T20:36:00Z" w16du:dateUtc="2026-05-05T03:36:00Z">
              <w:tcPr>
                <w:tcW w:w="611" w:type="dxa"/>
                <w:vAlign w:val="bottom"/>
              </w:tcPr>
            </w:tcPrChange>
          </w:tcPr>
          <w:p w14:paraId="607B93FF" w14:textId="5BA7A35C" w:rsidR="000C6DDC" w:rsidRPr="00913374" w:rsidRDefault="000C6DDC" w:rsidP="00952A86">
            <w:pPr>
              <w:jc w:val="center"/>
              <w:rPr>
                <w:ins w:id="501" w:author="Gledis Guri" w:date="2026-05-04T16:56:00Z" w16du:dateUtc="2026-05-04T23:56:00Z"/>
                <w:rFonts w:ascii="Times New Roman" w:hAnsi="Times New Roman" w:cs="Times New Roman"/>
                <w:color w:val="000000"/>
                <w:rPrChange w:id="502" w:author="Gledis Guri" w:date="2026-05-04T16:58:00Z" w16du:dateUtc="2026-05-04T23:58:00Z">
                  <w:rPr>
                    <w:ins w:id="503" w:author="Gledis Guri" w:date="2026-05-04T16:56:00Z" w16du:dateUtc="2026-05-04T23:56:00Z"/>
                    <w:rFonts w:ascii="Aptos Narrow" w:hAnsi="Aptos Narrow"/>
                    <w:color w:val="000000"/>
                  </w:rPr>
                </w:rPrChange>
              </w:rPr>
              <w:pPrChange w:id="504" w:author="Gledis Guri" w:date="2026-05-04T17:12:00Z" w16du:dateUtc="2026-05-05T00:12:00Z">
                <w:pPr/>
              </w:pPrChange>
            </w:pPr>
            <w:ins w:id="505" w:author="Gledis Guri" w:date="2026-05-04T16:56:00Z" w16du:dateUtc="2026-05-04T23:56:00Z">
              <w:r w:rsidRPr="00913374">
                <w:rPr>
                  <w:rFonts w:ascii="Times New Roman" w:hAnsi="Times New Roman" w:cs="Times New Roman"/>
                  <w:color w:val="000000"/>
                  <w:rPrChange w:id="506" w:author="Gledis Guri" w:date="2026-05-04T16:58:00Z" w16du:dateUtc="2026-05-04T23:58:00Z">
                    <w:rPr>
                      <w:rFonts w:ascii="Aptos Narrow" w:hAnsi="Aptos Narrow"/>
                      <w:color w:val="000000"/>
                    </w:rPr>
                  </w:rPrChange>
                </w:rPr>
                <w:t>29</w:t>
              </w:r>
            </w:ins>
          </w:p>
        </w:tc>
      </w:tr>
      <w:tr w:rsidR="000C6DDC" w:rsidRPr="000C6DDC" w14:paraId="19D02443" w14:textId="77777777" w:rsidTr="000B28BE">
        <w:trPr>
          <w:trHeight w:val="493"/>
          <w:ins w:id="507" w:author="Gledis Guri" w:date="2026-05-04T16:56:00Z" w16du:dateUtc="2026-05-04T23:56:00Z"/>
          <w:trPrChange w:id="508" w:author="Gledis Guri" w:date="2026-05-04T20:36:00Z" w16du:dateUtc="2026-05-05T03:36:00Z">
            <w:trPr>
              <w:gridBefore w:val="1"/>
            </w:trPr>
          </w:trPrChange>
        </w:trPr>
        <w:tc>
          <w:tcPr>
            <w:tcW w:w="728" w:type="dxa"/>
            <w:vAlign w:val="bottom"/>
            <w:tcPrChange w:id="509" w:author="Gledis Guri" w:date="2026-05-04T20:36:00Z" w16du:dateUtc="2026-05-05T03:36:00Z">
              <w:tcPr>
                <w:tcW w:w="728" w:type="dxa"/>
                <w:gridSpan w:val="2"/>
                <w:vAlign w:val="bottom"/>
              </w:tcPr>
            </w:tcPrChange>
          </w:tcPr>
          <w:p w14:paraId="032F47A2" w14:textId="4932F23D" w:rsidR="000C6DDC" w:rsidRPr="00913374" w:rsidRDefault="000C6DDC" w:rsidP="00952A86">
            <w:pPr>
              <w:jc w:val="center"/>
              <w:rPr>
                <w:ins w:id="510" w:author="Gledis Guri" w:date="2026-05-04T16:56:00Z" w16du:dateUtc="2026-05-04T23:56:00Z"/>
                <w:rFonts w:ascii="Times New Roman" w:hAnsi="Times New Roman" w:cs="Times New Roman"/>
                <w:color w:val="000000"/>
                <w:rPrChange w:id="511" w:author="Gledis Guri" w:date="2026-05-04T16:58:00Z" w16du:dateUtc="2026-05-04T23:58:00Z">
                  <w:rPr>
                    <w:ins w:id="512" w:author="Gledis Guri" w:date="2026-05-04T16:56:00Z" w16du:dateUtc="2026-05-04T23:56:00Z"/>
                    <w:rFonts w:ascii="Aptos Narrow" w:hAnsi="Aptos Narrow"/>
                    <w:color w:val="000000"/>
                  </w:rPr>
                </w:rPrChange>
              </w:rPr>
              <w:pPrChange w:id="513" w:author="Gledis Guri" w:date="2026-05-04T17:12:00Z" w16du:dateUtc="2026-05-05T00:12:00Z">
                <w:pPr/>
              </w:pPrChange>
            </w:pPr>
            <w:ins w:id="514" w:author="Gledis Guri" w:date="2026-05-04T16:56:00Z" w16du:dateUtc="2026-05-04T23:56:00Z">
              <w:r w:rsidRPr="00913374">
                <w:rPr>
                  <w:rFonts w:ascii="Times New Roman" w:hAnsi="Times New Roman" w:cs="Times New Roman"/>
                  <w:color w:val="000000"/>
                  <w:rPrChange w:id="515" w:author="Gledis Guri" w:date="2026-05-04T16:58:00Z" w16du:dateUtc="2026-05-04T23:58:00Z">
                    <w:rPr>
                      <w:rFonts w:ascii="Aptos Narrow" w:hAnsi="Aptos Narrow"/>
                      <w:color w:val="000000"/>
                    </w:rPr>
                  </w:rPrChange>
                </w:rPr>
                <w:t>0</w:t>
              </w:r>
            </w:ins>
          </w:p>
        </w:tc>
        <w:tc>
          <w:tcPr>
            <w:tcW w:w="1234" w:type="dxa"/>
            <w:vAlign w:val="bottom"/>
            <w:tcPrChange w:id="516" w:author="Gledis Guri" w:date="2026-05-04T20:36:00Z" w16du:dateUtc="2026-05-05T03:36:00Z">
              <w:tcPr>
                <w:tcW w:w="1234" w:type="dxa"/>
                <w:gridSpan w:val="2"/>
                <w:vAlign w:val="bottom"/>
              </w:tcPr>
            </w:tcPrChange>
          </w:tcPr>
          <w:p w14:paraId="56618B5A" w14:textId="58E6BF7E" w:rsidR="000C6DDC" w:rsidRPr="00913374" w:rsidRDefault="000C6DDC" w:rsidP="00952A86">
            <w:pPr>
              <w:jc w:val="center"/>
              <w:rPr>
                <w:ins w:id="517" w:author="Gledis Guri" w:date="2026-05-04T16:56:00Z" w16du:dateUtc="2026-05-04T23:56:00Z"/>
                <w:rFonts w:ascii="Times New Roman" w:hAnsi="Times New Roman" w:cs="Times New Roman"/>
                <w:color w:val="000000"/>
                <w:rPrChange w:id="518" w:author="Gledis Guri" w:date="2026-05-04T16:58:00Z" w16du:dateUtc="2026-05-04T23:58:00Z">
                  <w:rPr>
                    <w:ins w:id="519" w:author="Gledis Guri" w:date="2026-05-04T16:56:00Z" w16du:dateUtc="2026-05-04T23:56:00Z"/>
                    <w:rFonts w:ascii="Aptos Narrow" w:hAnsi="Aptos Narrow"/>
                    <w:color w:val="000000"/>
                  </w:rPr>
                </w:rPrChange>
              </w:rPr>
              <w:pPrChange w:id="520" w:author="Gledis Guri" w:date="2026-05-04T17:12:00Z" w16du:dateUtc="2026-05-05T00:12:00Z">
                <w:pPr/>
              </w:pPrChange>
            </w:pPr>
            <w:ins w:id="521" w:author="Gledis Guri" w:date="2026-05-04T16:56:00Z" w16du:dateUtc="2026-05-04T23:56:00Z">
              <w:r w:rsidRPr="00913374">
                <w:rPr>
                  <w:rFonts w:ascii="Times New Roman" w:hAnsi="Times New Roman" w:cs="Times New Roman"/>
                  <w:color w:val="000000"/>
                  <w:rPrChange w:id="522" w:author="Gledis Guri" w:date="2026-05-04T16:58:00Z" w16du:dateUtc="2026-05-04T23:58:00Z">
                    <w:rPr>
                      <w:rFonts w:ascii="Aptos Narrow" w:hAnsi="Aptos Narrow"/>
                      <w:color w:val="000000"/>
                    </w:rPr>
                  </w:rPrChange>
                </w:rPr>
                <w:t>0</w:t>
              </w:r>
            </w:ins>
          </w:p>
        </w:tc>
        <w:tc>
          <w:tcPr>
            <w:tcW w:w="1294" w:type="dxa"/>
            <w:vAlign w:val="bottom"/>
            <w:tcPrChange w:id="523" w:author="Gledis Guri" w:date="2026-05-04T20:36:00Z" w16du:dateUtc="2026-05-05T03:36:00Z">
              <w:tcPr>
                <w:tcW w:w="1368" w:type="dxa"/>
                <w:gridSpan w:val="3"/>
                <w:vAlign w:val="bottom"/>
              </w:tcPr>
            </w:tcPrChange>
          </w:tcPr>
          <w:p w14:paraId="772BD921" w14:textId="274D17CC" w:rsidR="000C6DDC" w:rsidRPr="00913374" w:rsidRDefault="000C6DDC" w:rsidP="00952A86">
            <w:pPr>
              <w:jc w:val="center"/>
              <w:rPr>
                <w:ins w:id="524" w:author="Gledis Guri" w:date="2026-05-04T16:56:00Z" w16du:dateUtc="2026-05-04T23:56:00Z"/>
                <w:rFonts w:ascii="Times New Roman" w:hAnsi="Times New Roman" w:cs="Times New Roman"/>
                <w:color w:val="000000"/>
                <w:rPrChange w:id="525" w:author="Gledis Guri" w:date="2026-05-04T16:58:00Z" w16du:dateUtc="2026-05-04T23:58:00Z">
                  <w:rPr>
                    <w:ins w:id="526" w:author="Gledis Guri" w:date="2026-05-04T16:56:00Z" w16du:dateUtc="2026-05-04T23:56:00Z"/>
                    <w:rFonts w:ascii="Aptos Narrow" w:hAnsi="Aptos Narrow"/>
                    <w:color w:val="000000"/>
                  </w:rPr>
                </w:rPrChange>
              </w:rPr>
              <w:pPrChange w:id="527" w:author="Gledis Guri" w:date="2026-05-04T17:12:00Z" w16du:dateUtc="2026-05-05T00:12:00Z">
                <w:pPr/>
              </w:pPrChange>
            </w:pPr>
            <w:ins w:id="528" w:author="Gledis Guri" w:date="2026-05-04T16:56:00Z" w16du:dateUtc="2026-05-04T23:56:00Z">
              <w:r w:rsidRPr="00913374">
                <w:rPr>
                  <w:rFonts w:ascii="Times New Roman" w:hAnsi="Times New Roman" w:cs="Times New Roman"/>
                  <w:color w:val="000000"/>
                  <w:rPrChange w:id="529" w:author="Gledis Guri" w:date="2026-05-04T16:58:00Z" w16du:dateUtc="2026-05-04T23:58:00Z">
                    <w:rPr>
                      <w:rFonts w:ascii="Aptos Narrow" w:hAnsi="Aptos Narrow"/>
                      <w:color w:val="000000"/>
                    </w:rPr>
                  </w:rPrChange>
                </w:rPr>
                <w:t>1</w:t>
              </w:r>
            </w:ins>
          </w:p>
        </w:tc>
        <w:tc>
          <w:tcPr>
            <w:tcW w:w="708" w:type="dxa"/>
            <w:vAlign w:val="bottom"/>
            <w:tcPrChange w:id="530" w:author="Gledis Guri" w:date="2026-05-04T20:36:00Z" w16du:dateUtc="2026-05-05T03:36:00Z">
              <w:tcPr>
                <w:tcW w:w="1499" w:type="dxa"/>
                <w:gridSpan w:val="3"/>
                <w:vAlign w:val="bottom"/>
              </w:tcPr>
            </w:tcPrChange>
          </w:tcPr>
          <w:p w14:paraId="6835B43B" w14:textId="5396AA7A" w:rsidR="000C6DDC" w:rsidRPr="00913374" w:rsidRDefault="000C6DDC" w:rsidP="00952A86">
            <w:pPr>
              <w:jc w:val="center"/>
              <w:rPr>
                <w:ins w:id="531" w:author="Gledis Guri" w:date="2026-05-04T16:56:00Z" w16du:dateUtc="2026-05-04T23:56:00Z"/>
                <w:rFonts w:ascii="Times New Roman" w:hAnsi="Times New Roman" w:cs="Times New Roman"/>
                <w:color w:val="000000"/>
                <w:rPrChange w:id="532" w:author="Gledis Guri" w:date="2026-05-04T16:58:00Z" w16du:dateUtc="2026-05-04T23:58:00Z">
                  <w:rPr>
                    <w:ins w:id="533" w:author="Gledis Guri" w:date="2026-05-04T16:56:00Z" w16du:dateUtc="2026-05-04T23:56:00Z"/>
                    <w:rFonts w:ascii="Aptos Narrow" w:hAnsi="Aptos Narrow"/>
                    <w:color w:val="000000"/>
                  </w:rPr>
                </w:rPrChange>
              </w:rPr>
              <w:pPrChange w:id="534" w:author="Gledis Guri" w:date="2026-05-04T17:12:00Z" w16du:dateUtc="2026-05-05T00:12:00Z">
                <w:pPr/>
              </w:pPrChange>
            </w:pPr>
            <w:ins w:id="535" w:author="Gledis Guri" w:date="2026-05-04T16:56:00Z" w16du:dateUtc="2026-05-04T23:56:00Z">
              <w:r w:rsidRPr="00913374">
                <w:rPr>
                  <w:rFonts w:ascii="Times New Roman" w:hAnsi="Times New Roman" w:cs="Times New Roman"/>
                  <w:color w:val="000000"/>
                  <w:rPrChange w:id="536" w:author="Gledis Guri" w:date="2026-05-04T16:58:00Z" w16du:dateUtc="2026-05-04T23:58:00Z">
                    <w:rPr>
                      <w:rFonts w:ascii="Aptos Narrow" w:hAnsi="Aptos Narrow"/>
                      <w:color w:val="000000"/>
                    </w:rPr>
                  </w:rPrChange>
                </w:rPr>
                <w:t>1</w:t>
              </w:r>
            </w:ins>
          </w:p>
        </w:tc>
        <w:tc>
          <w:tcPr>
            <w:tcW w:w="1134" w:type="dxa"/>
            <w:vAlign w:val="bottom"/>
            <w:tcPrChange w:id="537" w:author="Gledis Guri" w:date="2026-05-04T20:36:00Z" w16du:dateUtc="2026-05-05T03:36:00Z">
              <w:tcPr>
                <w:tcW w:w="2000" w:type="dxa"/>
                <w:gridSpan w:val="5"/>
                <w:vAlign w:val="bottom"/>
              </w:tcPr>
            </w:tcPrChange>
          </w:tcPr>
          <w:p w14:paraId="6F503531" w14:textId="5616DB18" w:rsidR="000C6DDC" w:rsidRPr="00913374" w:rsidRDefault="000C6DDC" w:rsidP="00952A86">
            <w:pPr>
              <w:jc w:val="center"/>
              <w:rPr>
                <w:ins w:id="538" w:author="Gledis Guri" w:date="2026-05-04T16:56:00Z" w16du:dateUtc="2026-05-04T23:56:00Z"/>
                <w:rFonts w:ascii="Times New Roman" w:hAnsi="Times New Roman" w:cs="Times New Roman"/>
                <w:color w:val="000000"/>
                <w:rPrChange w:id="539" w:author="Gledis Guri" w:date="2026-05-04T16:58:00Z" w16du:dateUtc="2026-05-04T23:58:00Z">
                  <w:rPr>
                    <w:ins w:id="540" w:author="Gledis Guri" w:date="2026-05-04T16:56:00Z" w16du:dateUtc="2026-05-04T23:56:00Z"/>
                    <w:rFonts w:ascii="Aptos Narrow" w:hAnsi="Aptos Narrow"/>
                    <w:color w:val="000000"/>
                  </w:rPr>
                </w:rPrChange>
              </w:rPr>
              <w:pPrChange w:id="541" w:author="Gledis Guri" w:date="2026-05-04T17:12:00Z" w16du:dateUtc="2026-05-05T00:12:00Z">
                <w:pPr/>
              </w:pPrChange>
            </w:pPr>
            <w:ins w:id="542" w:author="Gledis Guri" w:date="2026-05-04T16:56:00Z" w16du:dateUtc="2026-05-04T23:56:00Z">
              <w:r w:rsidRPr="00913374">
                <w:rPr>
                  <w:rFonts w:ascii="Times New Roman" w:hAnsi="Times New Roman" w:cs="Times New Roman"/>
                  <w:color w:val="000000"/>
                  <w:rPrChange w:id="543" w:author="Gledis Guri" w:date="2026-05-04T16:58:00Z" w16du:dateUtc="2026-05-04T23:58:00Z">
                    <w:rPr>
                      <w:rFonts w:ascii="Aptos Narrow" w:hAnsi="Aptos Narrow"/>
                      <w:color w:val="000000"/>
                    </w:rPr>
                  </w:rPrChange>
                </w:rPr>
                <w:t>0</w:t>
              </w:r>
            </w:ins>
          </w:p>
        </w:tc>
        <w:tc>
          <w:tcPr>
            <w:tcW w:w="709" w:type="dxa"/>
            <w:vAlign w:val="bottom"/>
            <w:tcPrChange w:id="544" w:author="Gledis Guri" w:date="2026-05-04T20:36:00Z" w16du:dateUtc="2026-05-05T03:36:00Z">
              <w:tcPr>
                <w:tcW w:w="611" w:type="dxa"/>
                <w:vAlign w:val="bottom"/>
              </w:tcPr>
            </w:tcPrChange>
          </w:tcPr>
          <w:p w14:paraId="73157902" w14:textId="45DFFA37" w:rsidR="000C6DDC" w:rsidRPr="00913374" w:rsidRDefault="000C6DDC" w:rsidP="00952A86">
            <w:pPr>
              <w:jc w:val="center"/>
              <w:rPr>
                <w:ins w:id="545" w:author="Gledis Guri" w:date="2026-05-04T16:56:00Z" w16du:dateUtc="2026-05-04T23:56:00Z"/>
                <w:rFonts w:ascii="Times New Roman" w:hAnsi="Times New Roman" w:cs="Times New Roman"/>
                <w:color w:val="000000"/>
                <w:rPrChange w:id="546" w:author="Gledis Guri" w:date="2026-05-04T16:58:00Z" w16du:dateUtc="2026-05-04T23:58:00Z">
                  <w:rPr>
                    <w:ins w:id="547" w:author="Gledis Guri" w:date="2026-05-04T16:56:00Z" w16du:dateUtc="2026-05-04T23:56:00Z"/>
                    <w:rFonts w:ascii="Aptos Narrow" w:hAnsi="Aptos Narrow"/>
                    <w:color w:val="000000"/>
                  </w:rPr>
                </w:rPrChange>
              </w:rPr>
              <w:pPrChange w:id="548" w:author="Gledis Guri" w:date="2026-05-04T17:12:00Z" w16du:dateUtc="2026-05-05T00:12:00Z">
                <w:pPr/>
              </w:pPrChange>
            </w:pPr>
            <w:ins w:id="549" w:author="Gledis Guri" w:date="2026-05-04T16:56:00Z" w16du:dateUtc="2026-05-04T23:56:00Z">
              <w:r w:rsidRPr="00913374">
                <w:rPr>
                  <w:rFonts w:ascii="Times New Roman" w:hAnsi="Times New Roman" w:cs="Times New Roman"/>
                  <w:color w:val="000000"/>
                  <w:rPrChange w:id="550" w:author="Gledis Guri" w:date="2026-05-04T16:58:00Z" w16du:dateUtc="2026-05-04T23:58:00Z">
                    <w:rPr>
                      <w:rFonts w:ascii="Aptos Narrow" w:hAnsi="Aptos Narrow"/>
                      <w:color w:val="000000"/>
                    </w:rPr>
                  </w:rPrChange>
                </w:rPr>
                <w:t>35</w:t>
              </w:r>
            </w:ins>
          </w:p>
        </w:tc>
      </w:tr>
      <w:tr w:rsidR="000C6DDC" w:rsidRPr="000C6DDC" w14:paraId="339D1DD1" w14:textId="77777777" w:rsidTr="000B28BE">
        <w:trPr>
          <w:trHeight w:val="493"/>
          <w:ins w:id="551" w:author="Gledis Guri" w:date="2026-05-04T16:56:00Z" w16du:dateUtc="2026-05-04T23:56:00Z"/>
          <w:trPrChange w:id="552" w:author="Gledis Guri" w:date="2026-05-04T20:36:00Z" w16du:dateUtc="2026-05-05T03:36:00Z">
            <w:trPr>
              <w:gridBefore w:val="1"/>
            </w:trPr>
          </w:trPrChange>
        </w:trPr>
        <w:tc>
          <w:tcPr>
            <w:tcW w:w="728" w:type="dxa"/>
            <w:vAlign w:val="bottom"/>
            <w:tcPrChange w:id="553" w:author="Gledis Guri" w:date="2026-05-04T20:36:00Z" w16du:dateUtc="2026-05-05T03:36:00Z">
              <w:tcPr>
                <w:tcW w:w="728" w:type="dxa"/>
                <w:gridSpan w:val="2"/>
                <w:vAlign w:val="bottom"/>
              </w:tcPr>
            </w:tcPrChange>
          </w:tcPr>
          <w:p w14:paraId="3ABF4016" w14:textId="3C8EE94C" w:rsidR="000C6DDC" w:rsidRPr="00913374" w:rsidRDefault="000C6DDC" w:rsidP="00952A86">
            <w:pPr>
              <w:jc w:val="center"/>
              <w:rPr>
                <w:ins w:id="554" w:author="Gledis Guri" w:date="2026-05-04T16:56:00Z" w16du:dateUtc="2026-05-04T23:56:00Z"/>
                <w:rFonts w:ascii="Times New Roman" w:hAnsi="Times New Roman" w:cs="Times New Roman"/>
                <w:color w:val="000000"/>
                <w:rPrChange w:id="555" w:author="Gledis Guri" w:date="2026-05-04T16:58:00Z" w16du:dateUtc="2026-05-04T23:58:00Z">
                  <w:rPr>
                    <w:ins w:id="556" w:author="Gledis Guri" w:date="2026-05-04T16:56:00Z" w16du:dateUtc="2026-05-04T23:56:00Z"/>
                    <w:rFonts w:ascii="Aptos Narrow" w:hAnsi="Aptos Narrow"/>
                    <w:color w:val="000000"/>
                  </w:rPr>
                </w:rPrChange>
              </w:rPr>
              <w:pPrChange w:id="557" w:author="Gledis Guri" w:date="2026-05-04T17:12:00Z" w16du:dateUtc="2026-05-05T00:12:00Z">
                <w:pPr/>
              </w:pPrChange>
            </w:pPr>
            <w:ins w:id="558" w:author="Gledis Guri" w:date="2026-05-04T16:56:00Z" w16du:dateUtc="2026-05-04T23:56:00Z">
              <w:r w:rsidRPr="00913374">
                <w:rPr>
                  <w:rFonts w:ascii="Times New Roman" w:hAnsi="Times New Roman" w:cs="Times New Roman"/>
                  <w:color w:val="000000"/>
                  <w:rPrChange w:id="559" w:author="Gledis Guri" w:date="2026-05-04T16:58:00Z" w16du:dateUtc="2026-05-04T23:58:00Z">
                    <w:rPr>
                      <w:rFonts w:ascii="Aptos Narrow" w:hAnsi="Aptos Narrow"/>
                      <w:color w:val="000000"/>
                    </w:rPr>
                  </w:rPrChange>
                </w:rPr>
                <w:t>0</w:t>
              </w:r>
            </w:ins>
          </w:p>
        </w:tc>
        <w:tc>
          <w:tcPr>
            <w:tcW w:w="1234" w:type="dxa"/>
            <w:vAlign w:val="bottom"/>
            <w:tcPrChange w:id="560" w:author="Gledis Guri" w:date="2026-05-04T20:36:00Z" w16du:dateUtc="2026-05-05T03:36:00Z">
              <w:tcPr>
                <w:tcW w:w="1234" w:type="dxa"/>
                <w:gridSpan w:val="2"/>
                <w:vAlign w:val="bottom"/>
              </w:tcPr>
            </w:tcPrChange>
          </w:tcPr>
          <w:p w14:paraId="69615D7F" w14:textId="6E6B4785" w:rsidR="000C6DDC" w:rsidRPr="00913374" w:rsidRDefault="000C6DDC" w:rsidP="00952A86">
            <w:pPr>
              <w:jc w:val="center"/>
              <w:rPr>
                <w:ins w:id="561" w:author="Gledis Guri" w:date="2026-05-04T16:56:00Z" w16du:dateUtc="2026-05-04T23:56:00Z"/>
                <w:rFonts w:ascii="Times New Roman" w:hAnsi="Times New Roman" w:cs="Times New Roman"/>
                <w:color w:val="000000"/>
                <w:rPrChange w:id="562" w:author="Gledis Guri" w:date="2026-05-04T16:58:00Z" w16du:dateUtc="2026-05-04T23:58:00Z">
                  <w:rPr>
                    <w:ins w:id="563" w:author="Gledis Guri" w:date="2026-05-04T16:56:00Z" w16du:dateUtc="2026-05-04T23:56:00Z"/>
                    <w:rFonts w:ascii="Aptos Narrow" w:hAnsi="Aptos Narrow"/>
                    <w:color w:val="000000"/>
                  </w:rPr>
                </w:rPrChange>
              </w:rPr>
              <w:pPrChange w:id="564" w:author="Gledis Guri" w:date="2026-05-04T17:12:00Z" w16du:dateUtc="2026-05-05T00:12:00Z">
                <w:pPr/>
              </w:pPrChange>
            </w:pPr>
            <w:ins w:id="565" w:author="Gledis Guri" w:date="2026-05-04T16:56:00Z" w16du:dateUtc="2026-05-04T23:56:00Z">
              <w:r w:rsidRPr="00913374">
                <w:rPr>
                  <w:rFonts w:ascii="Times New Roman" w:hAnsi="Times New Roman" w:cs="Times New Roman"/>
                  <w:color w:val="000000"/>
                  <w:rPrChange w:id="566" w:author="Gledis Guri" w:date="2026-05-04T16:58:00Z" w16du:dateUtc="2026-05-04T23:58:00Z">
                    <w:rPr>
                      <w:rFonts w:ascii="Aptos Narrow" w:hAnsi="Aptos Narrow"/>
                      <w:color w:val="000000"/>
                    </w:rPr>
                  </w:rPrChange>
                </w:rPr>
                <w:t>0</w:t>
              </w:r>
            </w:ins>
          </w:p>
        </w:tc>
        <w:tc>
          <w:tcPr>
            <w:tcW w:w="1294" w:type="dxa"/>
            <w:vAlign w:val="bottom"/>
            <w:tcPrChange w:id="567" w:author="Gledis Guri" w:date="2026-05-04T20:36:00Z" w16du:dateUtc="2026-05-05T03:36:00Z">
              <w:tcPr>
                <w:tcW w:w="1368" w:type="dxa"/>
                <w:gridSpan w:val="3"/>
                <w:vAlign w:val="bottom"/>
              </w:tcPr>
            </w:tcPrChange>
          </w:tcPr>
          <w:p w14:paraId="574CB41E" w14:textId="24A3AB49" w:rsidR="000C6DDC" w:rsidRPr="00913374" w:rsidRDefault="000C6DDC" w:rsidP="00952A86">
            <w:pPr>
              <w:jc w:val="center"/>
              <w:rPr>
                <w:ins w:id="568" w:author="Gledis Guri" w:date="2026-05-04T16:56:00Z" w16du:dateUtc="2026-05-04T23:56:00Z"/>
                <w:rFonts w:ascii="Times New Roman" w:hAnsi="Times New Roman" w:cs="Times New Roman"/>
                <w:color w:val="000000"/>
                <w:rPrChange w:id="569" w:author="Gledis Guri" w:date="2026-05-04T16:58:00Z" w16du:dateUtc="2026-05-04T23:58:00Z">
                  <w:rPr>
                    <w:ins w:id="570" w:author="Gledis Guri" w:date="2026-05-04T16:56:00Z" w16du:dateUtc="2026-05-04T23:56:00Z"/>
                    <w:rFonts w:ascii="Aptos Narrow" w:hAnsi="Aptos Narrow"/>
                    <w:color w:val="000000"/>
                  </w:rPr>
                </w:rPrChange>
              </w:rPr>
              <w:pPrChange w:id="571" w:author="Gledis Guri" w:date="2026-05-04T17:12:00Z" w16du:dateUtc="2026-05-05T00:12:00Z">
                <w:pPr/>
              </w:pPrChange>
            </w:pPr>
            <w:ins w:id="572" w:author="Gledis Guri" w:date="2026-05-04T16:56:00Z" w16du:dateUtc="2026-05-04T23:56:00Z">
              <w:r w:rsidRPr="00913374">
                <w:rPr>
                  <w:rFonts w:ascii="Times New Roman" w:hAnsi="Times New Roman" w:cs="Times New Roman"/>
                  <w:color w:val="000000"/>
                  <w:rPrChange w:id="573" w:author="Gledis Guri" w:date="2026-05-04T16:58:00Z" w16du:dateUtc="2026-05-04T23:58:00Z">
                    <w:rPr>
                      <w:rFonts w:ascii="Aptos Narrow" w:hAnsi="Aptos Narrow"/>
                      <w:color w:val="000000"/>
                    </w:rPr>
                  </w:rPrChange>
                </w:rPr>
                <w:t>1</w:t>
              </w:r>
            </w:ins>
          </w:p>
        </w:tc>
        <w:tc>
          <w:tcPr>
            <w:tcW w:w="708" w:type="dxa"/>
            <w:vAlign w:val="bottom"/>
            <w:tcPrChange w:id="574" w:author="Gledis Guri" w:date="2026-05-04T20:36:00Z" w16du:dateUtc="2026-05-05T03:36:00Z">
              <w:tcPr>
                <w:tcW w:w="1499" w:type="dxa"/>
                <w:gridSpan w:val="3"/>
                <w:vAlign w:val="bottom"/>
              </w:tcPr>
            </w:tcPrChange>
          </w:tcPr>
          <w:p w14:paraId="34A6BAB7" w14:textId="35EECDA3" w:rsidR="000C6DDC" w:rsidRPr="00913374" w:rsidRDefault="000C6DDC" w:rsidP="00952A86">
            <w:pPr>
              <w:jc w:val="center"/>
              <w:rPr>
                <w:ins w:id="575" w:author="Gledis Guri" w:date="2026-05-04T16:56:00Z" w16du:dateUtc="2026-05-04T23:56:00Z"/>
                <w:rFonts w:ascii="Times New Roman" w:hAnsi="Times New Roman" w:cs="Times New Roman"/>
                <w:color w:val="000000"/>
                <w:rPrChange w:id="576" w:author="Gledis Guri" w:date="2026-05-04T16:58:00Z" w16du:dateUtc="2026-05-04T23:58:00Z">
                  <w:rPr>
                    <w:ins w:id="577" w:author="Gledis Guri" w:date="2026-05-04T16:56:00Z" w16du:dateUtc="2026-05-04T23:56:00Z"/>
                    <w:rFonts w:ascii="Aptos Narrow" w:hAnsi="Aptos Narrow"/>
                    <w:color w:val="000000"/>
                  </w:rPr>
                </w:rPrChange>
              </w:rPr>
              <w:pPrChange w:id="578" w:author="Gledis Guri" w:date="2026-05-04T17:12:00Z" w16du:dateUtc="2026-05-05T00:12:00Z">
                <w:pPr/>
              </w:pPrChange>
            </w:pPr>
            <w:ins w:id="579" w:author="Gledis Guri" w:date="2026-05-04T16:56:00Z" w16du:dateUtc="2026-05-04T23:56:00Z">
              <w:r w:rsidRPr="00913374">
                <w:rPr>
                  <w:rFonts w:ascii="Times New Roman" w:hAnsi="Times New Roman" w:cs="Times New Roman"/>
                  <w:color w:val="000000"/>
                  <w:rPrChange w:id="580" w:author="Gledis Guri" w:date="2026-05-04T16:58:00Z" w16du:dateUtc="2026-05-04T23:58:00Z">
                    <w:rPr>
                      <w:rFonts w:ascii="Aptos Narrow" w:hAnsi="Aptos Narrow"/>
                      <w:color w:val="000000"/>
                    </w:rPr>
                  </w:rPrChange>
                </w:rPr>
                <w:t>2</w:t>
              </w:r>
            </w:ins>
          </w:p>
        </w:tc>
        <w:tc>
          <w:tcPr>
            <w:tcW w:w="1134" w:type="dxa"/>
            <w:vAlign w:val="bottom"/>
            <w:tcPrChange w:id="581" w:author="Gledis Guri" w:date="2026-05-04T20:36:00Z" w16du:dateUtc="2026-05-05T03:36:00Z">
              <w:tcPr>
                <w:tcW w:w="2000" w:type="dxa"/>
                <w:gridSpan w:val="5"/>
                <w:vAlign w:val="bottom"/>
              </w:tcPr>
            </w:tcPrChange>
          </w:tcPr>
          <w:p w14:paraId="7B55D3D2" w14:textId="2553AFF2" w:rsidR="000C6DDC" w:rsidRPr="00913374" w:rsidRDefault="000C6DDC" w:rsidP="00952A86">
            <w:pPr>
              <w:jc w:val="center"/>
              <w:rPr>
                <w:ins w:id="582" w:author="Gledis Guri" w:date="2026-05-04T16:56:00Z" w16du:dateUtc="2026-05-04T23:56:00Z"/>
                <w:rFonts w:ascii="Times New Roman" w:hAnsi="Times New Roman" w:cs="Times New Roman"/>
                <w:color w:val="000000"/>
                <w:rPrChange w:id="583" w:author="Gledis Guri" w:date="2026-05-04T16:58:00Z" w16du:dateUtc="2026-05-04T23:58:00Z">
                  <w:rPr>
                    <w:ins w:id="584" w:author="Gledis Guri" w:date="2026-05-04T16:56:00Z" w16du:dateUtc="2026-05-04T23:56:00Z"/>
                    <w:rFonts w:ascii="Aptos Narrow" w:hAnsi="Aptos Narrow"/>
                    <w:color w:val="000000"/>
                  </w:rPr>
                </w:rPrChange>
              </w:rPr>
              <w:pPrChange w:id="585" w:author="Gledis Guri" w:date="2026-05-04T17:12:00Z" w16du:dateUtc="2026-05-05T00:12:00Z">
                <w:pPr/>
              </w:pPrChange>
            </w:pPr>
            <w:ins w:id="586" w:author="Gledis Guri" w:date="2026-05-04T16:56:00Z" w16du:dateUtc="2026-05-04T23:56:00Z">
              <w:r w:rsidRPr="00913374">
                <w:rPr>
                  <w:rFonts w:ascii="Times New Roman" w:hAnsi="Times New Roman" w:cs="Times New Roman"/>
                  <w:color w:val="000000"/>
                  <w:rPrChange w:id="587" w:author="Gledis Guri" w:date="2026-05-04T16:58:00Z" w16du:dateUtc="2026-05-04T23:58:00Z">
                    <w:rPr>
                      <w:rFonts w:ascii="Aptos Narrow" w:hAnsi="Aptos Narrow"/>
                      <w:color w:val="000000"/>
                    </w:rPr>
                  </w:rPrChange>
                </w:rPr>
                <w:t>0</w:t>
              </w:r>
            </w:ins>
          </w:p>
        </w:tc>
        <w:tc>
          <w:tcPr>
            <w:tcW w:w="709" w:type="dxa"/>
            <w:vAlign w:val="bottom"/>
            <w:tcPrChange w:id="588" w:author="Gledis Guri" w:date="2026-05-04T20:36:00Z" w16du:dateUtc="2026-05-05T03:36:00Z">
              <w:tcPr>
                <w:tcW w:w="611" w:type="dxa"/>
                <w:vAlign w:val="bottom"/>
              </w:tcPr>
            </w:tcPrChange>
          </w:tcPr>
          <w:p w14:paraId="26AC1B39" w14:textId="1691A691" w:rsidR="000C6DDC" w:rsidRPr="00913374" w:rsidRDefault="000C6DDC" w:rsidP="00952A86">
            <w:pPr>
              <w:jc w:val="center"/>
              <w:rPr>
                <w:ins w:id="589" w:author="Gledis Guri" w:date="2026-05-04T16:56:00Z" w16du:dateUtc="2026-05-04T23:56:00Z"/>
                <w:rFonts w:ascii="Times New Roman" w:hAnsi="Times New Roman" w:cs="Times New Roman"/>
                <w:color w:val="000000"/>
                <w:rPrChange w:id="590" w:author="Gledis Guri" w:date="2026-05-04T16:58:00Z" w16du:dateUtc="2026-05-04T23:58:00Z">
                  <w:rPr>
                    <w:ins w:id="591" w:author="Gledis Guri" w:date="2026-05-04T16:56:00Z" w16du:dateUtc="2026-05-04T23:56:00Z"/>
                    <w:rFonts w:ascii="Aptos Narrow" w:hAnsi="Aptos Narrow"/>
                    <w:color w:val="000000"/>
                  </w:rPr>
                </w:rPrChange>
              </w:rPr>
              <w:pPrChange w:id="592" w:author="Gledis Guri" w:date="2026-05-04T17:12:00Z" w16du:dateUtc="2026-05-05T00:12:00Z">
                <w:pPr/>
              </w:pPrChange>
            </w:pPr>
            <w:ins w:id="593" w:author="Gledis Guri" w:date="2026-05-04T16:56:00Z" w16du:dateUtc="2026-05-04T23:56:00Z">
              <w:r w:rsidRPr="00913374">
                <w:rPr>
                  <w:rFonts w:ascii="Times New Roman" w:hAnsi="Times New Roman" w:cs="Times New Roman"/>
                  <w:color w:val="000000"/>
                  <w:rPrChange w:id="594" w:author="Gledis Guri" w:date="2026-05-04T16:58:00Z" w16du:dateUtc="2026-05-04T23:58:00Z">
                    <w:rPr>
                      <w:rFonts w:ascii="Aptos Narrow" w:hAnsi="Aptos Narrow"/>
                      <w:color w:val="000000"/>
                    </w:rPr>
                  </w:rPrChange>
                </w:rPr>
                <w:t>30</w:t>
              </w:r>
            </w:ins>
          </w:p>
        </w:tc>
      </w:tr>
      <w:tr w:rsidR="000C6DDC" w:rsidRPr="000C6DDC" w14:paraId="5F40C694" w14:textId="77777777" w:rsidTr="000B28BE">
        <w:trPr>
          <w:trHeight w:val="493"/>
          <w:ins w:id="595" w:author="Gledis Guri" w:date="2026-05-04T16:56:00Z" w16du:dateUtc="2026-05-04T23:56:00Z"/>
          <w:trPrChange w:id="596" w:author="Gledis Guri" w:date="2026-05-04T20:36:00Z" w16du:dateUtc="2026-05-05T03:36:00Z">
            <w:trPr>
              <w:gridBefore w:val="1"/>
            </w:trPr>
          </w:trPrChange>
        </w:trPr>
        <w:tc>
          <w:tcPr>
            <w:tcW w:w="728" w:type="dxa"/>
            <w:vAlign w:val="bottom"/>
            <w:tcPrChange w:id="597" w:author="Gledis Guri" w:date="2026-05-04T20:36:00Z" w16du:dateUtc="2026-05-05T03:36:00Z">
              <w:tcPr>
                <w:tcW w:w="728" w:type="dxa"/>
                <w:gridSpan w:val="2"/>
                <w:vAlign w:val="bottom"/>
              </w:tcPr>
            </w:tcPrChange>
          </w:tcPr>
          <w:p w14:paraId="51224E4E" w14:textId="6CAFBF5F" w:rsidR="000C6DDC" w:rsidRPr="00913374" w:rsidRDefault="000C6DDC" w:rsidP="00952A86">
            <w:pPr>
              <w:jc w:val="center"/>
              <w:rPr>
                <w:ins w:id="598" w:author="Gledis Guri" w:date="2026-05-04T16:56:00Z" w16du:dateUtc="2026-05-04T23:56:00Z"/>
                <w:rFonts w:ascii="Times New Roman" w:hAnsi="Times New Roman" w:cs="Times New Roman"/>
                <w:color w:val="000000"/>
                <w:rPrChange w:id="599" w:author="Gledis Guri" w:date="2026-05-04T16:58:00Z" w16du:dateUtc="2026-05-04T23:58:00Z">
                  <w:rPr>
                    <w:ins w:id="600" w:author="Gledis Guri" w:date="2026-05-04T16:56:00Z" w16du:dateUtc="2026-05-04T23:56:00Z"/>
                    <w:rFonts w:ascii="Aptos Narrow" w:hAnsi="Aptos Narrow"/>
                    <w:color w:val="000000"/>
                  </w:rPr>
                </w:rPrChange>
              </w:rPr>
              <w:pPrChange w:id="601" w:author="Gledis Guri" w:date="2026-05-04T17:12:00Z" w16du:dateUtc="2026-05-05T00:12:00Z">
                <w:pPr/>
              </w:pPrChange>
            </w:pPr>
            <w:ins w:id="602" w:author="Gledis Guri" w:date="2026-05-04T16:56:00Z" w16du:dateUtc="2026-05-04T23:56:00Z">
              <w:r w:rsidRPr="00913374">
                <w:rPr>
                  <w:rFonts w:ascii="Times New Roman" w:hAnsi="Times New Roman" w:cs="Times New Roman"/>
                  <w:color w:val="000000"/>
                  <w:rPrChange w:id="603" w:author="Gledis Guri" w:date="2026-05-04T16:58:00Z" w16du:dateUtc="2026-05-04T23:58:00Z">
                    <w:rPr>
                      <w:rFonts w:ascii="Aptos Narrow" w:hAnsi="Aptos Narrow"/>
                      <w:color w:val="000000"/>
                    </w:rPr>
                  </w:rPrChange>
                </w:rPr>
                <w:t>0</w:t>
              </w:r>
            </w:ins>
          </w:p>
        </w:tc>
        <w:tc>
          <w:tcPr>
            <w:tcW w:w="1234" w:type="dxa"/>
            <w:vAlign w:val="bottom"/>
            <w:tcPrChange w:id="604" w:author="Gledis Guri" w:date="2026-05-04T20:36:00Z" w16du:dateUtc="2026-05-05T03:36:00Z">
              <w:tcPr>
                <w:tcW w:w="1234" w:type="dxa"/>
                <w:gridSpan w:val="2"/>
                <w:vAlign w:val="bottom"/>
              </w:tcPr>
            </w:tcPrChange>
          </w:tcPr>
          <w:p w14:paraId="4F66C262" w14:textId="13A4DBDF" w:rsidR="000C6DDC" w:rsidRPr="00913374" w:rsidRDefault="000C6DDC" w:rsidP="00952A86">
            <w:pPr>
              <w:jc w:val="center"/>
              <w:rPr>
                <w:ins w:id="605" w:author="Gledis Guri" w:date="2026-05-04T16:56:00Z" w16du:dateUtc="2026-05-04T23:56:00Z"/>
                <w:rFonts w:ascii="Times New Roman" w:hAnsi="Times New Roman" w:cs="Times New Roman"/>
                <w:color w:val="000000"/>
                <w:rPrChange w:id="606" w:author="Gledis Guri" w:date="2026-05-04T16:58:00Z" w16du:dateUtc="2026-05-04T23:58:00Z">
                  <w:rPr>
                    <w:ins w:id="607" w:author="Gledis Guri" w:date="2026-05-04T16:56:00Z" w16du:dateUtc="2026-05-04T23:56:00Z"/>
                    <w:rFonts w:ascii="Aptos Narrow" w:hAnsi="Aptos Narrow"/>
                    <w:color w:val="000000"/>
                  </w:rPr>
                </w:rPrChange>
              </w:rPr>
              <w:pPrChange w:id="608" w:author="Gledis Guri" w:date="2026-05-04T17:12:00Z" w16du:dateUtc="2026-05-05T00:12:00Z">
                <w:pPr/>
              </w:pPrChange>
            </w:pPr>
            <w:ins w:id="609" w:author="Gledis Guri" w:date="2026-05-04T16:56:00Z" w16du:dateUtc="2026-05-04T23:56:00Z">
              <w:r w:rsidRPr="00913374">
                <w:rPr>
                  <w:rFonts w:ascii="Times New Roman" w:hAnsi="Times New Roman" w:cs="Times New Roman"/>
                  <w:color w:val="000000"/>
                  <w:rPrChange w:id="610" w:author="Gledis Guri" w:date="2026-05-04T16:58:00Z" w16du:dateUtc="2026-05-04T23:58:00Z">
                    <w:rPr>
                      <w:rFonts w:ascii="Aptos Narrow" w:hAnsi="Aptos Narrow"/>
                      <w:color w:val="000000"/>
                    </w:rPr>
                  </w:rPrChange>
                </w:rPr>
                <w:t>0</w:t>
              </w:r>
            </w:ins>
          </w:p>
        </w:tc>
        <w:tc>
          <w:tcPr>
            <w:tcW w:w="1294" w:type="dxa"/>
            <w:vAlign w:val="bottom"/>
            <w:tcPrChange w:id="611" w:author="Gledis Guri" w:date="2026-05-04T20:36:00Z" w16du:dateUtc="2026-05-05T03:36:00Z">
              <w:tcPr>
                <w:tcW w:w="1368" w:type="dxa"/>
                <w:gridSpan w:val="3"/>
                <w:vAlign w:val="bottom"/>
              </w:tcPr>
            </w:tcPrChange>
          </w:tcPr>
          <w:p w14:paraId="343C0CBC" w14:textId="3693B8F4" w:rsidR="000C6DDC" w:rsidRPr="00913374" w:rsidRDefault="000C6DDC" w:rsidP="00952A86">
            <w:pPr>
              <w:jc w:val="center"/>
              <w:rPr>
                <w:ins w:id="612" w:author="Gledis Guri" w:date="2026-05-04T16:56:00Z" w16du:dateUtc="2026-05-04T23:56:00Z"/>
                <w:rFonts w:ascii="Times New Roman" w:hAnsi="Times New Roman" w:cs="Times New Roman"/>
                <w:color w:val="000000"/>
                <w:rPrChange w:id="613" w:author="Gledis Guri" w:date="2026-05-04T16:58:00Z" w16du:dateUtc="2026-05-04T23:58:00Z">
                  <w:rPr>
                    <w:ins w:id="614" w:author="Gledis Guri" w:date="2026-05-04T16:56:00Z" w16du:dateUtc="2026-05-04T23:56:00Z"/>
                    <w:rFonts w:ascii="Aptos Narrow" w:hAnsi="Aptos Narrow"/>
                    <w:color w:val="000000"/>
                  </w:rPr>
                </w:rPrChange>
              </w:rPr>
              <w:pPrChange w:id="615" w:author="Gledis Guri" w:date="2026-05-04T17:12:00Z" w16du:dateUtc="2026-05-05T00:12:00Z">
                <w:pPr/>
              </w:pPrChange>
            </w:pPr>
            <w:ins w:id="616" w:author="Gledis Guri" w:date="2026-05-04T16:56:00Z" w16du:dateUtc="2026-05-04T23:56:00Z">
              <w:r w:rsidRPr="00913374">
                <w:rPr>
                  <w:rFonts w:ascii="Times New Roman" w:hAnsi="Times New Roman" w:cs="Times New Roman"/>
                  <w:color w:val="000000"/>
                  <w:rPrChange w:id="617" w:author="Gledis Guri" w:date="2026-05-04T16:58:00Z" w16du:dateUtc="2026-05-04T23:58:00Z">
                    <w:rPr>
                      <w:rFonts w:ascii="Aptos Narrow" w:hAnsi="Aptos Narrow"/>
                      <w:color w:val="000000"/>
                    </w:rPr>
                  </w:rPrChange>
                </w:rPr>
                <w:t>1</w:t>
              </w:r>
            </w:ins>
          </w:p>
        </w:tc>
        <w:tc>
          <w:tcPr>
            <w:tcW w:w="708" w:type="dxa"/>
            <w:vAlign w:val="bottom"/>
            <w:tcPrChange w:id="618" w:author="Gledis Guri" w:date="2026-05-04T20:36:00Z" w16du:dateUtc="2026-05-05T03:36:00Z">
              <w:tcPr>
                <w:tcW w:w="1499" w:type="dxa"/>
                <w:gridSpan w:val="3"/>
                <w:vAlign w:val="bottom"/>
              </w:tcPr>
            </w:tcPrChange>
          </w:tcPr>
          <w:p w14:paraId="7EC147AF" w14:textId="5C2B324B" w:rsidR="000C6DDC" w:rsidRPr="00913374" w:rsidRDefault="000C6DDC" w:rsidP="00952A86">
            <w:pPr>
              <w:jc w:val="center"/>
              <w:rPr>
                <w:ins w:id="619" w:author="Gledis Guri" w:date="2026-05-04T16:56:00Z" w16du:dateUtc="2026-05-04T23:56:00Z"/>
                <w:rFonts w:ascii="Times New Roman" w:hAnsi="Times New Roman" w:cs="Times New Roman"/>
                <w:color w:val="000000"/>
                <w:rPrChange w:id="620" w:author="Gledis Guri" w:date="2026-05-04T16:58:00Z" w16du:dateUtc="2026-05-04T23:58:00Z">
                  <w:rPr>
                    <w:ins w:id="621" w:author="Gledis Guri" w:date="2026-05-04T16:56:00Z" w16du:dateUtc="2026-05-04T23:56:00Z"/>
                    <w:rFonts w:ascii="Aptos Narrow" w:hAnsi="Aptos Narrow"/>
                    <w:color w:val="000000"/>
                  </w:rPr>
                </w:rPrChange>
              </w:rPr>
              <w:pPrChange w:id="622" w:author="Gledis Guri" w:date="2026-05-04T17:12:00Z" w16du:dateUtc="2026-05-05T00:12:00Z">
                <w:pPr/>
              </w:pPrChange>
            </w:pPr>
            <w:ins w:id="623" w:author="Gledis Guri" w:date="2026-05-04T16:56:00Z" w16du:dateUtc="2026-05-04T23:56:00Z">
              <w:r w:rsidRPr="00913374">
                <w:rPr>
                  <w:rFonts w:ascii="Times New Roman" w:hAnsi="Times New Roman" w:cs="Times New Roman"/>
                  <w:color w:val="000000"/>
                  <w:rPrChange w:id="624" w:author="Gledis Guri" w:date="2026-05-04T16:58:00Z" w16du:dateUtc="2026-05-04T23:58:00Z">
                    <w:rPr>
                      <w:rFonts w:ascii="Aptos Narrow" w:hAnsi="Aptos Narrow"/>
                      <w:color w:val="000000"/>
                    </w:rPr>
                  </w:rPrChange>
                </w:rPr>
                <w:t>3</w:t>
              </w:r>
            </w:ins>
          </w:p>
        </w:tc>
        <w:tc>
          <w:tcPr>
            <w:tcW w:w="1134" w:type="dxa"/>
            <w:vAlign w:val="bottom"/>
            <w:tcPrChange w:id="625" w:author="Gledis Guri" w:date="2026-05-04T20:36:00Z" w16du:dateUtc="2026-05-05T03:36:00Z">
              <w:tcPr>
                <w:tcW w:w="2000" w:type="dxa"/>
                <w:gridSpan w:val="5"/>
                <w:vAlign w:val="bottom"/>
              </w:tcPr>
            </w:tcPrChange>
          </w:tcPr>
          <w:p w14:paraId="57E7F80A" w14:textId="0035564B" w:rsidR="000C6DDC" w:rsidRPr="00913374" w:rsidRDefault="000C6DDC" w:rsidP="00952A86">
            <w:pPr>
              <w:jc w:val="center"/>
              <w:rPr>
                <w:ins w:id="626" w:author="Gledis Guri" w:date="2026-05-04T16:56:00Z" w16du:dateUtc="2026-05-04T23:56:00Z"/>
                <w:rFonts w:ascii="Times New Roman" w:hAnsi="Times New Roman" w:cs="Times New Roman"/>
                <w:color w:val="000000"/>
                <w:rPrChange w:id="627" w:author="Gledis Guri" w:date="2026-05-04T16:58:00Z" w16du:dateUtc="2026-05-04T23:58:00Z">
                  <w:rPr>
                    <w:ins w:id="628" w:author="Gledis Guri" w:date="2026-05-04T16:56:00Z" w16du:dateUtc="2026-05-04T23:56:00Z"/>
                    <w:rFonts w:ascii="Aptos Narrow" w:hAnsi="Aptos Narrow"/>
                    <w:color w:val="000000"/>
                  </w:rPr>
                </w:rPrChange>
              </w:rPr>
              <w:pPrChange w:id="629" w:author="Gledis Guri" w:date="2026-05-04T17:12:00Z" w16du:dateUtc="2026-05-05T00:12:00Z">
                <w:pPr/>
              </w:pPrChange>
            </w:pPr>
            <w:ins w:id="630" w:author="Gledis Guri" w:date="2026-05-04T16:56:00Z" w16du:dateUtc="2026-05-04T23:56:00Z">
              <w:r w:rsidRPr="00913374">
                <w:rPr>
                  <w:rFonts w:ascii="Times New Roman" w:hAnsi="Times New Roman" w:cs="Times New Roman"/>
                  <w:color w:val="000000"/>
                  <w:rPrChange w:id="631" w:author="Gledis Guri" w:date="2026-05-04T16:58:00Z" w16du:dateUtc="2026-05-04T23:58:00Z">
                    <w:rPr>
                      <w:rFonts w:ascii="Aptos Narrow" w:hAnsi="Aptos Narrow"/>
                      <w:color w:val="000000"/>
                    </w:rPr>
                  </w:rPrChange>
                </w:rPr>
                <w:t>0</w:t>
              </w:r>
            </w:ins>
          </w:p>
        </w:tc>
        <w:tc>
          <w:tcPr>
            <w:tcW w:w="709" w:type="dxa"/>
            <w:vAlign w:val="bottom"/>
            <w:tcPrChange w:id="632" w:author="Gledis Guri" w:date="2026-05-04T20:36:00Z" w16du:dateUtc="2026-05-05T03:36:00Z">
              <w:tcPr>
                <w:tcW w:w="611" w:type="dxa"/>
                <w:vAlign w:val="bottom"/>
              </w:tcPr>
            </w:tcPrChange>
          </w:tcPr>
          <w:p w14:paraId="79236E06" w14:textId="193C3611" w:rsidR="000C6DDC" w:rsidRPr="00913374" w:rsidRDefault="000C6DDC" w:rsidP="00952A86">
            <w:pPr>
              <w:jc w:val="center"/>
              <w:rPr>
                <w:ins w:id="633" w:author="Gledis Guri" w:date="2026-05-04T16:56:00Z" w16du:dateUtc="2026-05-04T23:56:00Z"/>
                <w:rFonts w:ascii="Times New Roman" w:hAnsi="Times New Roman" w:cs="Times New Roman"/>
                <w:color w:val="000000"/>
                <w:rPrChange w:id="634" w:author="Gledis Guri" w:date="2026-05-04T16:58:00Z" w16du:dateUtc="2026-05-04T23:58:00Z">
                  <w:rPr>
                    <w:ins w:id="635" w:author="Gledis Guri" w:date="2026-05-04T16:56:00Z" w16du:dateUtc="2026-05-04T23:56:00Z"/>
                    <w:rFonts w:ascii="Aptos Narrow" w:hAnsi="Aptos Narrow"/>
                    <w:color w:val="000000"/>
                  </w:rPr>
                </w:rPrChange>
              </w:rPr>
              <w:pPrChange w:id="636" w:author="Gledis Guri" w:date="2026-05-04T17:12:00Z" w16du:dateUtc="2026-05-05T00:12:00Z">
                <w:pPr/>
              </w:pPrChange>
            </w:pPr>
            <w:ins w:id="637" w:author="Gledis Guri" w:date="2026-05-04T16:56:00Z" w16du:dateUtc="2026-05-04T23:56:00Z">
              <w:r w:rsidRPr="00913374">
                <w:rPr>
                  <w:rFonts w:ascii="Times New Roman" w:hAnsi="Times New Roman" w:cs="Times New Roman"/>
                  <w:color w:val="000000"/>
                  <w:rPrChange w:id="638" w:author="Gledis Guri" w:date="2026-05-04T16:58:00Z" w16du:dateUtc="2026-05-04T23:58:00Z">
                    <w:rPr>
                      <w:rFonts w:ascii="Aptos Narrow" w:hAnsi="Aptos Narrow"/>
                      <w:color w:val="000000"/>
                    </w:rPr>
                  </w:rPrChange>
                </w:rPr>
                <w:t>36</w:t>
              </w:r>
            </w:ins>
          </w:p>
        </w:tc>
      </w:tr>
      <w:tr w:rsidR="000C6DDC" w:rsidRPr="000C6DDC" w14:paraId="38706A48" w14:textId="77777777" w:rsidTr="000B28BE">
        <w:trPr>
          <w:trHeight w:val="493"/>
          <w:ins w:id="639" w:author="Gledis Guri" w:date="2026-05-04T16:56:00Z" w16du:dateUtc="2026-05-04T23:56:00Z"/>
          <w:trPrChange w:id="640" w:author="Gledis Guri" w:date="2026-05-04T20:36:00Z" w16du:dateUtc="2026-05-05T03:36:00Z">
            <w:trPr>
              <w:gridBefore w:val="1"/>
            </w:trPr>
          </w:trPrChange>
        </w:trPr>
        <w:tc>
          <w:tcPr>
            <w:tcW w:w="728" w:type="dxa"/>
            <w:vAlign w:val="bottom"/>
            <w:tcPrChange w:id="641" w:author="Gledis Guri" w:date="2026-05-04T20:36:00Z" w16du:dateUtc="2026-05-05T03:36:00Z">
              <w:tcPr>
                <w:tcW w:w="728" w:type="dxa"/>
                <w:gridSpan w:val="2"/>
                <w:vAlign w:val="bottom"/>
              </w:tcPr>
            </w:tcPrChange>
          </w:tcPr>
          <w:p w14:paraId="60E1AE42" w14:textId="35F2F435" w:rsidR="000C6DDC" w:rsidRPr="00913374" w:rsidRDefault="000C6DDC" w:rsidP="00952A86">
            <w:pPr>
              <w:jc w:val="center"/>
              <w:rPr>
                <w:ins w:id="642" w:author="Gledis Guri" w:date="2026-05-04T16:56:00Z" w16du:dateUtc="2026-05-04T23:56:00Z"/>
                <w:rFonts w:ascii="Times New Roman" w:hAnsi="Times New Roman" w:cs="Times New Roman"/>
                <w:color w:val="000000"/>
                <w:rPrChange w:id="643" w:author="Gledis Guri" w:date="2026-05-04T16:58:00Z" w16du:dateUtc="2026-05-04T23:58:00Z">
                  <w:rPr>
                    <w:ins w:id="644" w:author="Gledis Guri" w:date="2026-05-04T16:56:00Z" w16du:dateUtc="2026-05-04T23:56:00Z"/>
                    <w:rFonts w:ascii="Aptos Narrow" w:hAnsi="Aptos Narrow"/>
                    <w:color w:val="000000"/>
                  </w:rPr>
                </w:rPrChange>
              </w:rPr>
              <w:pPrChange w:id="645" w:author="Gledis Guri" w:date="2026-05-04T17:12:00Z" w16du:dateUtc="2026-05-05T00:12:00Z">
                <w:pPr/>
              </w:pPrChange>
            </w:pPr>
            <w:ins w:id="646" w:author="Gledis Guri" w:date="2026-05-04T16:56:00Z" w16du:dateUtc="2026-05-04T23:56:00Z">
              <w:r w:rsidRPr="00913374">
                <w:rPr>
                  <w:rFonts w:ascii="Times New Roman" w:hAnsi="Times New Roman" w:cs="Times New Roman"/>
                  <w:color w:val="000000"/>
                  <w:rPrChange w:id="647" w:author="Gledis Guri" w:date="2026-05-04T16:58:00Z" w16du:dateUtc="2026-05-04T23:58:00Z">
                    <w:rPr>
                      <w:rFonts w:ascii="Aptos Narrow" w:hAnsi="Aptos Narrow"/>
                      <w:color w:val="000000"/>
                    </w:rPr>
                  </w:rPrChange>
                </w:rPr>
                <w:t>0</w:t>
              </w:r>
            </w:ins>
          </w:p>
        </w:tc>
        <w:tc>
          <w:tcPr>
            <w:tcW w:w="1234" w:type="dxa"/>
            <w:vAlign w:val="bottom"/>
            <w:tcPrChange w:id="648" w:author="Gledis Guri" w:date="2026-05-04T20:36:00Z" w16du:dateUtc="2026-05-05T03:36:00Z">
              <w:tcPr>
                <w:tcW w:w="1234" w:type="dxa"/>
                <w:gridSpan w:val="2"/>
                <w:vAlign w:val="bottom"/>
              </w:tcPr>
            </w:tcPrChange>
          </w:tcPr>
          <w:p w14:paraId="53554866" w14:textId="4CB3904E" w:rsidR="000C6DDC" w:rsidRPr="00913374" w:rsidRDefault="000C6DDC" w:rsidP="00952A86">
            <w:pPr>
              <w:jc w:val="center"/>
              <w:rPr>
                <w:ins w:id="649" w:author="Gledis Guri" w:date="2026-05-04T16:56:00Z" w16du:dateUtc="2026-05-04T23:56:00Z"/>
                <w:rFonts w:ascii="Times New Roman" w:hAnsi="Times New Roman" w:cs="Times New Roman"/>
                <w:color w:val="000000"/>
                <w:rPrChange w:id="650" w:author="Gledis Guri" w:date="2026-05-04T16:58:00Z" w16du:dateUtc="2026-05-04T23:58:00Z">
                  <w:rPr>
                    <w:ins w:id="651" w:author="Gledis Guri" w:date="2026-05-04T16:56:00Z" w16du:dateUtc="2026-05-04T23:56:00Z"/>
                    <w:rFonts w:ascii="Aptos Narrow" w:hAnsi="Aptos Narrow"/>
                    <w:color w:val="000000"/>
                  </w:rPr>
                </w:rPrChange>
              </w:rPr>
              <w:pPrChange w:id="652" w:author="Gledis Guri" w:date="2026-05-04T17:12:00Z" w16du:dateUtc="2026-05-05T00:12:00Z">
                <w:pPr/>
              </w:pPrChange>
            </w:pPr>
            <w:ins w:id="653" w:author="Gledis Guri" w:date="2026-05-04T16:56:00Z" w16du:dateUtc="2026-05-04T23:56:00Z">
              <w:r w:rsidRPr="00913374">
                <w:rPr>
                  <w:rFonts w:ascii="Times New Roman" w:hAnsi="Times New Roman" w:cs="Times New Roman"/>
                  <w:color w:val="000000"/>
                  <w:rPrChange w:id="654" w:author="Gledis Guri" w:date="2026-05-04T16:58:00Z" w16du:dateUtc="2026-05-04T23:58:00Z">
                    <w:rPr>
                      <w:rFonts w:ascii="Aptos Narrow" w:hAnsi="Aptos Narrow"/>
                      <w:color w:val="000000"/>
                    </w:rPr>
                  </w:rPrChange>
                </w:rPr>
                <w:t>0</w:t>
              </w:r>
            </w:ins>
          </w:p>
        </w:tc>
        <w:tc>
          <w:tcPr>
            <w:tcW w:w="1294" w:type="dxa"/>
            <w:vAlign w:val="bottom"/>
            <w:tcPrChange w:id="655" w:author="Gledis Guri" w:date="2026-05-04T20:36:00Z" w16du:dateUtc="2026-05-05T03:36:00Z">
              <w:tcPr>
                <w:tcW w:w="1368" w:type="dxa"/>
                <w:gridSpan w:val="3"/>
                <w:vAlign w:val="bottom"/>
              </w:tcPr>
            </w:tcPrChange>
          </w:tcPr>
          <w:p w14:paraId="09C7511E" w14:textId="1FB3DD66" w:rsidR="000C6DDC" w:rsidRPr="00913374" w:rsidRDefault="000C6DDC" w:rsidP="00952A86">
            <w:pPr>
              <w:jc w:val="center"/>
              <w:rPr>
                <w:ins w:id="656" w:author="Gledis Guri" w:date="2026-05-04T16:56:00Z" w16du:dateUtc="2026-05-04T23:56:00Z"/>
                <w:rFonts w:ascii="Times New Roman" w:hAnsi="Times New Roman" w:cs="Times New Roman"/>
                <w:color w:val="000000"/>
                <w:rPrChange w:id="657" w:author="Gledis Guri" w:date="2026-05-04T16:58:00Z" w16du:dateUtc="2026-05-04T23:58:00Z">
                  <w:rPr>
                    <w:ins w:id="658" w:author="Gledis Guri" w:date="2026-05-04T16:56:00Z" w16du:dateUtc="2026-05-04T23:56:00Z"/>
                    <w:rFonts w:ascii="Aptos Narrow" w:hAnsi="Aptos Narrow"/>
                    <w:color w:val="000000"/>
                  </w:rPr>
                </w:rPrChange>
              </w:rPr>
              <w:pPrChange w:id="659" w:author="Gledis Guri" w:date="2026-05-04T17:12:00Z" w16du:dateUtc="2026-05-05T00:12:00Z">
                <w:pPr/>
              </w:pPrChange>
            </w:pPr>
            <w:ins w:id="660" w:author="Gledis Guri" w:date="2026-05-04T16:56:00Z" w16du:dateUtc="2026-05-04T23:56:00Z">
              <w:r w:rsidRPr="00913374">
                <w:rPr>
                  <w:rFonts w:ascii="Times New Roman" w:hAnsi="Times New Roman" w:cs="Times New Roman"/>
                  <w:color w:val="000000"/>
                  <w:rPrChange w:id="661" w:author="Gledis Guri" w:date="2026-05-04T16:58:00Z" w16du:dateUtc="2026-05-04T23:58:00Z">
                    <w:rPr>
                      <w:rFonts w:ascii="Aptos Narrow" w:hAnsi="Aptos Narrow"/>
                      <w:color w:val="000000"/>
                    </w:rPr>
                  </w:rPrChange>
                </w:rPr>
                <w:t>1</w:t>
              </w:r>
            </w:ins>
          </w:p>
        </w:tc>
        <w:tc>
          <w:tcPr>
            <w:tcW w:w="708" w:type="dxa"/>
            <w:vAlign w:val="bottom"/>
            <w:tcPrChange w:id="662" w:author="Gledis Guri" w:date="2026-05-04T20:36:00Z" w16du:dateUtc="2026-05-05T03:36:00Z">
              <w:tcPr>
                <w:tcW w:w="1499" w:type="dxa"/>
                <w:gridSpan w:val="3"/>
                <w:vAlign w:val="bottom"/>
              </w:tcPr>
            </w:tcPrChange>
          </w:tcPr>
          <w:p w14:paraId="3E7F9A21" w14:textId="52415C75" w:rsidR="000C6DDC" w:rsidRPr="00913374" w:rsidRDefault="000C6DDC" w:rsidP="00952A86">
            <w:pPr>
              <w:jc w:val="center"/>
              <w:rPr>
                <w:ins w:id="663" w:author="Gledis Guri" w:date="2026-05-04T16:56:00Z" w16du:dateUtc="2026-05-04T23:56:00Z"/>
                <w:rFonts w:ascii="Times New Roman" w:hAnsi="Times New Roman" w:cs="Times New Roman"/>
                <w:color w:val="000000"/>
                <w:rPrChange w:id="664" w:author="Gledis Guri" w:date="2026-05-04T16:58:00Z" w16du:dateUtc="2026-05-04T23:58:00Z">
                  <w:rPr>
                    <w:ins w:id="665" w:author="Gledis Guri" w:date="2026-05-04T16:56:00Z" w16du:dateUtc="2026-05-04T23:56:00Z"/>
                    <w:rFonts w:ascii="Aptos Narrow" w:hAnsi="Aptos Narrow"/>
                    <w:color w:val="000000"/>
                  </w:rPr>
                </w:rPrChange>
              </w:rPr>
              <w:pPrChange w:id="666" w:author="Gledis Guri" w:date="2026-05-04T17:12:00Z" w16du:dateUtc="2026-05-05T00:12:00Z">
                <w:pPr/>
              </w:pPrChange>
            </w:pPr>
            <w:ins w:id="667" w:author="Gledis Guri" w:date="2026-05-04T16:56:00Z" w16du:dateUtc="2026-05-04T23:56:00Z">
              <w:r w:rsidRPr="00913374">
                <w:rPr>
                  <w:rFonts w:ascii="Times New Roman" w:hAnsi="Times New Roman" w:cs="Times New Roman"/>
                  <w:color w:val="000000"/>
                  <w:rPrChange w:id="668" w:author="Gledis Guri" w:date="2026-05-04T16:58:00Z" w16du:dateUtc="2026-05-04T23:58:00Z">
                    <w:rPr>
                      <w:rFonts w:ascii="Aptos Narrow" w:hAnsi="Aptos Narrow"/>
                      <w:color w:val="000000"/>
                    </w:rPr>
                  </w:rPrChange>
                </w:rPr>
                <w:t>4</w:t>
              </w:r>
            </w:ins>
          </w:p>
        </w:tc>
        <w:tc>
          <w:tcPr>
            <w:tcW w:w="1134" w:type="dxa"/>
            <w:vAlign w:val="bottom"/>
            <w:tcPrChange w:id="669" w:author="Gledis Guri" w:date="2026-05-04T20:36:00Z" w16du:dateUtc="2026-05-05T03:36:00Z">
              <w:tcPr>
                <w:tcW w:w="2000" w:type="dxa"/>
                <w:gridSpan w:val="5"/>
                <w:vAlign w:val="bottom"/>
              </w:tcPr>
            </w:tcPrChange>
          </w:tcPr>
          <w:p w14:paraId="4048C09A" w14:textId="3084DC81" w:rsidR="000C6DDC" w:rsidRPr="00913374" w:rsidRDefault="000C6DDC" w:rsidP="00952A86">
            <w:pPr>
              <w:jc w:val="center"/>
              <w:rPr>
                <w:ins w:id="670" w:author="Gledis Guri" w:date="2026-05-04T16:56:00Z" w16du:dateUtc="2026-05-04T23:56:00Z"/>
                <w:rFonts w:ascii="Times New Roman" w:hAnsi="Times New Roman" w:cs="Times New Roman"/>
                <w:color w:val="000000"/>
                <w:rPrChange w:id="671" w:author="Gledis Guri" w:date="2026-05-04T16:58:00Z" w16du:dateUtc="2026-05-04T23:58:00Z">
                  <w:rPr>
                    <w:ins w:id="672" w:author="Gledis Guri" w:date="2026-05-04T16:56:00Z" w16du:dateUtc="2026-05-04T23:56:00Z"/>
                    <w:rFonts w:ascii="Aptos Narrow" w:hAnsi="Aptos Narrow"/>
                    <w:color w:val="000000"/>
                  </w:rPr>
                </w:rPrChange>
              </w:rPr>
              <w:pPrChange w:id="673" w:author="Gledis Guri" w:date="2026-05-04T17:12:00Z" w16du:dateUtc="2026-05-05T00:12:00Z">
                <w:pPr/>
              </w:pPrChange>
            </w:pPr>
            <w:ins w:id="674" w:author="Gledis Guri" w:date="2026-05-04T16:56:00Z" w16du:dateUtc="2026-05-04T23:56:00Z">
              <w:r w:rsidRPr="00913374">
                <w:rPr>
                  <w:rFonts w:ascii="Times New Roman" w:hAnsi="Times New Roman" w:cs="Times New Roman"/>
                  <w:color w:val="000000"/>
                  <w:rPrChange w:id="675" w:author="Gledis Guri" w:date="2026-05-04T16:58:00Z" w16du:dateUtc="2026-05-04T23:58:00Z">
                    <w:rPr>
                      <w:rFonts w:ascii="Aptos Narrow" w:hAnsi="Aptos Narrow"/>
                      <w:color w:val="000000"/>
                    </w:rPr>
                  </w:rPrChange>
                </w:rPr>
                <w:t>0</w:t>
              </w:r>
            </w:ins>
          </w:p>
        </w:tc>
        <w:tc>
          <w:tcPr>
            <w:tcW w:w="709" w:type="dxa"/>
            <w:vAlign w:val="bottom"/>
            <w:tcPrChange w:id="676" w:author="Gledis Guri" w:date="2026-05-04T20:36:00Z" w16du:dateUtc="2026-05-05T03:36:00Z">
              <w:tcPr>
                <w:tcW w:w="611" w:type="dxa"/>
                <w:vAlign w:val="bottom"/>
              </w:tcPr>
            </w:tcPrChange>
          </w:tcPr>
          <w:p w14:paraId="42119AE7" w14:textId="740C1F32" w:rsidR="000C6DDC" w:rsidRPr="00913374" w:rsidRDefault="000C6DDC" w:rsidP="00952A86">
            <w:pPr>
              <w:jc w:val="center"/>
              <w:rPr>
                <w:ins w:id="677" w:author="Gledis Guri" w:date="2026-05-04T16:56:00Z" w16du:dateUtc="2026-05-04T23:56:00Z"/>
                <w:rFonts w:ascii="Times New Roman" w:hAnsi="Times New Roman" w:cs="Times New Roman"/>
                <w:color w:val="000000"/>
                <w:rPrChange w:id="678" w:author="Gledis Guri" w:date="2026-05-04T16:58:00Z" w16du:dateUtc="2026-05-04T23:58:00Z">
                  <w:rPr>
                    <w:ins w:id="679" w:author="Gledis Guri" w:date="2026-05-04T16:56:00Z" w16du:dateUtc="2026-05-04T23:56:00Z"/>
                    <w:rFonts w:ascii="Aptos Narrow" w:hAnsi="Aptos Narrow"/>
                    <w:color w:val="000000"/>
                  </w:rPr>
                </w:rPrChange>
              </w:rPr>
              <w:pPrChange w:id="680" w:author="Gledis Guri" w:date="2026-05-04T17:12:00Z" w16du:dateUtc="2026-05-05T00:12:00Z">
                <w:pPr/>
              </w:pPrChange>
            </w:pPr>
            <w:ins w:id="681" w:author="Gledis Guri" w:date="2026-05-04T16:56:00Z" w16du:dateUtc="2026-05-04T23:56:00Z">
              <w:r w:rsidRPr="00913374">
                <w:rPr>
                  <w:rFonts w:ascii="Times New Roman" w:hAnsi="Times New Roman" w:cs="Times New Roman"/>
                  <w:color w:val="000000"/>
                  <w:rPrChange w:id="682" w:author="Gledis Guri" w:date="2026-05-04T16:58:00Z" w16du:dateUtc="2026-05-04T23:58:00Z">
                    <w:rPr>
                      <w:rFonts w:ascii="Aptos Narrow" w:hAnsi="Aptos Narrow"/>
                      <w:color w:val="000000"/>
                    </w:rPr>
                  </w:rPrChange>
                </w:rPr>
                <w:t>20</w:t>
              </w:r>
            </w:ins>
          </w:p>
        </w:tc>
      </w:tr>
      <w:tr w:rsidR="000C6DDC" w:rsidRPr="000C6DDC" w14:paraId="5F29C122" w14:textId="77777777" w:rsidTr="000B28BE">
        <w:trPr>
          <w:trHeight w:val="493"/>
          <w:ins w:id="683" w:author="Gledis Guri" w:date="2026-05-04T16:56:00Z" w16du:dateUtc="2026-05-04T23:56:00Z"/>
          <w:trPrChange w:id="684" w:author="Gledis Guri" w:date="2026-05-04T20:36:00Z" w16du:dateUtc="2026-05-05T03:36:00Z">
            <w:trPr>
              <w:gridBefore w:val="1"/>
            </w:trPr>
          </w:trPrChange>
        </w:trPr>
        <w:tc>
          <w:tcPr>
            <w:tcW w:w="728" w:type="dxa"/>
            <w:vAlign w:val="bottom"/>
            <w:tcPrChange w:id="685" w:author="Gledis Guri" w:date="2026-05-04T20:36:00Z" w16du:dateUtc="2026-05-05T03:36:00Z">
              <w:tcPr>
                <w:tcW w:w="728" w:type="dxa"/>
                <w:gridSpan w:val="2"/>
                <w:vAlign w:val="bottom"/>
              </w:tcPr>
            </w:tcPrChange>
          </w:tcPr>
          <w:p w14:paraId="32F54018" w14:textId="1015B54E" w:rsidR="000C6DDC" w:rsidRPr="00913374" w:rsidRDefault="000C6DDC" w:rsidP="00952A86">
            <w:pPr>
              <w:jc w:val="center"/>
              <w:rPr>
                <w:ins w:id="686" w:author="Gledis Guri" w:date="2026-05-04T16:56:00Z" w16du:dateUtc="2026-05-04T23:56:00Z"/>
                <w:rFonts w:ascii="Times New Roman" w:hAnsi="Times New Roman" w:cs="Times New Roman"/>
                <w:color w:val="000000"/>
                <w:rPrChange w:id="687" w:author="Gledis Guri" w:date="2026-05-04T16:58:00Z" w16du:dateUtc="2026-05-04T23:58:00Z">
                  <w:rPr>
                    <w:ins w:id="688" w:author="Gledis Guri" w:date="2026-05-04T16:56:00Z" w16du:dateUtc="2026-05-04T23:56:00Z"/>
                    <w:rFonts w:ascii="Aptos Narrow" w:hAnsi="Aptos Narrow"/>
                    <w:color w:val="000000"/>
                  </w:rPr>
                </w:rPrChange>
              </w:rPr>
              <w:pPrChange w:id="689" w:author="Gledis Guri" w:date="2026-05-04T17:12:00Z" w16du:dateUtc="2026-05-05T00:12:00Z">
                <w:pPr/>
              </w:pPrChange>
            </w:pPr>
            <w:ins w:id="690" w:author="Gledis Guri" w:date="2026-05-04T16:56:00Z" w16du:dateUtc="2026-05-04T23:56:00Z">
              <w:r w:rsidRPr="00913374">
                <w:rPr>
                  <w:rFonts w:ascii="Times New Roman" w:hAnsi="Times New Roman" w:cs="Times New Roman"/>
                  <w:color w:val="000000"/>
                  <w:rPrChange w:id="691" w:author="Gledis Guri" w:date="2026-05-04T16:58:00Z" w16du:dateUtc="2026-05-04T23:58:00Z">
                    <w:rPr>
                      <w:rFonts w:ascii="Aptos Narrow" w:hAnsi="Aptos Narrow"/>
                      <w:color w:val="000000"/>
                    </w:rPr>
                  </w:rPrChange>
                </w:rPr>
                <w:lastRenderedPageBreak/>
                <w:t>0</w:t>
              </w:r>
            </w:ins>
          </w:p>
        </w:tc>
        <w:tc>
          <w:tcPr>
            <w:tcW w:w="1234" w:type="dxa"/>
            <w:vAlign w:val="bottom"/>
            <w:tcPrChange w:id="692" w:author="Gledis Guri" w:date="2026-05-04T20:36:00Z" w16du:dateUtc="2026-05-05T03:36:00Z">
              <w:tcPr>
                <w:tcW w:w="1234" w:type="dxa"/>
                <w:gridSpan w:val="2"/>
                <w:vAlign w:val="bottom"/>
              </w:tcPr>
            </w:tcPrChange>
          </w:tcPr>
          <w:p w14:paraId="30FFAA57" w14:textId="47852D48" w:rsidR="000C6DDC" w:rsidRPr="00913374" w:rsidRDefault="000C6DDC" w:rsidP="00952A86">
            <w:pPr>
              <w:jc w:val="center"/>
              <w:rPr>
                <w:ins w:id="693" w:author="Gledis Guri" w:date="2026-05-04T16:56:00Z" w16du:dateUtc="2026-05-04T23:56:00Z"/>
                <w:rFonts w:ascii="Times New Roman" w:hAnsi="Times New Roman" w:cs="Times New Roman"/>
                <w:color w:val="000000"/>
                <w:rPrChange w:id="694" w:author="Gledis Guri" w:date="2026-05-04T16:58:00Z" w16du:dateUtc="2026-05-04T23:58:00Z">
                  <w:rPr>
                    <w:ins w:id="695" w:author="Gledis Guri" w:date="2026-05-04T16:56:00Z" w16du:dateUtc="2026-05-04T23:56:00Z"/>
                    <w:rFonts w:ascii="Aptos Narrow" w:hAnsi="Aptos Narrow"/>
                    <w:color w:val="000000"/>
                  </w:rPr>
                </w:rPrChange>
              </w:rPr>
              <w:pPrChange w:id="696" w:author="Gledis Guri" w:date="2026-05-04T17:12:00Z" w16du:dateUtc="2026-05-05T00:12:00Z">
                <w:pPr/>
              </w:pPrChange>
            </w:pPr>
            <w:ins w:id="697" w:author="Gledis Guri" w:date="2026-05-04T16:56:00Z" w16du:dateUtc="2026-05-04T23:56:00Z">
              <w:r w:rsidRPr="00913374">
                <w:rPr>
                  <w:rFonts w:ascii="Times New Roman" w:hAnsi="Times New Roman" w:cs="Times New Roman"/>
                  <w:color w:val="000000"/>
                  <w:rPrChange w:id="698" w:author="Gledis Guri" w:date="2026-05-04T16:58:00Z" w16du:dateUtc="2026-05-04T23:58:00Z">
                    <w:rPr>
                      <w:rFonts w:ascii="Aptos Narrow" w:hAnsi="Aptos Narrow"/>
                      <w:color w:val="000000"/>
                    </w:rPr>
                  </w:rPrChange>
                </w:rPr>
                <w:t>0</w:t>
              </w:r>
            </w:ins>
          </w:p>
        </w:tc>
        <w:tc>
          <w:tcPr>
            <w:tcW w:w="1294" w:type="dxa"/>
            <w:vAlign w:val="bottom"/>
            <w:tcPrChange w:id="699" w:author="Gledis Guri" w:date="2026-05-04T20:36:00Z" w16du:dateUtc="2026-05-05T03:36:00Z">
              <w:tcPr>
                <w:tcW w:w="1368" w:type="dxa"/>
                <w:gridSpan w:val="3"/>
                <w:vAlign w:val="bottom"/>
              </w:tcPr>
            </w:tcPrChange>
          </w:tcPr>
          <w:p w14:paraId="5B36ABD0" w14:textId="5B2701CA" w:rsidR="000C6DDC" w:rsidRPr="00913374" w:rsidRDefault="000C6DDC" w:rsidP="00952A86">
            <w:pPr>
              <w:jc w:val="center"/>
              <w:rPr>
                <w:ins w:id="700" w:author="Gledis Guri" w:date="2026-05-04T16:56:00Z" w16du:dateUtc="2026-05-04T23:56:00Z"/>
                <w:rFonts w:ascii="Times New Roman" w:hAnsi="Times New Roman" w:cs="Times New Roman"/>
                <w:color w:val="000000"/>
                <w:rPrChange w:id="701" w:author="Gledis Guri" w:date="2026-05-04T16:58:00Z" w16du:dateUtc="2026-05-04T23:58:00Z">
                  <w:rPr>
                    <w:ins w:id="702" w:author="Gledis Guri" w:date="2026-05-04T16:56:00Z" w16du:dateUtc="2026-05-04T23:56:00Z"/>
                    <w:rFonts w:ascii="Aptos Narrow" w:hAnsi="Aptos Narrow"/>
                    <w:color w:val="000000"/>
                  </w:rPr>
                </w:rPrChange>
              </w:rPr>
              <w:pPrChange w:id="703" w:author="Gledis Guri" w:date="2026-05-04T17:12:00Z" w16du:dateUtc="2026-05-05T00:12:00Z">
                <w:pPr/>
              </w:pPrChange>
            </w:pPr>
            <w:ins w:id="704" w:author="Gledis Guri" w:date="2026-05-04T16:56:00Z" w16du:dateUtc="2026-05-04T23:56:00Z">
              <w:r w:rsidRPr="00913374">
                <w:rPr>
                  <w:rFonts w:ascii="Times New Roman" w:hAnsi="Times New Roman" w:cs="Times New Roman"/>
                  <w:color w:val="000000"/>
                  <w:rPrChange w:id="705" w:author="Gledis Guri" w:date="2026-05-04T16:58:00Z" w16du:dateUtc="2026-05-04T23:58:00Z">
                    <w:rPr>
                      <w:rFonts w:ascii="Aptos Narrow" w:hAnsi="Aptos Narrow"/>
                      <w:color w:val="000000"/>
                    </w:rPr>
                  </w:rPrChange>
                </w:rPr>
                <w:t>1</w:t>
              </w:r>
            </w:ins>
          </w:p>
        </w:tc>
        <w:tc>
          <w:tcPr>
            <w:tcW w:w="708" w:type="dxa"/>
            <w:vAlign w:val="bottom"/>
            <w:tcPrChange w:id="706" w:author="Gledis Guri" w:date="2026-05-04T20:36:00Z" w16du:dateUtc="2026-05-05T03:36:00Z">
              <w:tcPr>
                <w:tcW w:w="1499" w:type="dxa"/>
                <w:gridSpan w:val="3"/>
                <w:vAlign w:val="bottom"/>
              </w:tcPr>
            </w:tcPrChange>
          </w:tcPr>
          <w:p w14:paraId="5B6A2D18" w14:textId="027C8C09" w:rsidR="000C6DDC" w:rsidRPr="00913374" w:rsidRDefault="000C6DDC" w:rsidP="00952A86">
            <w:pPr>
              <w:jc w:val="center"/>
              <w:rPr>
                <w:ins w:id="707" w:author="Gledis Guri" w:date="2026-05-04T16:56:00Z" w16du:dateUtc="2026-05-04T23:56:00Z"/>
                <w:rFonts w:ascii="Times New Roman" w:hAnsi="Times New Roman" w:cs="Times New Roman"/>
                <w:color w:val="000000"/>
                <w:rPrChange w:id="708" w:author="Gledis Guri" w:date="2026-05-04T16:58:00Z" w16du:dateUtc="2026-05-04T23:58:00Z">
                  <w:rPr>
                    <w:ins w:id="709" w:author="Gledis Guri" w:date="2026-05-04T16:56:00Z" w16du:dateUtc="2026-05-04T23:56:00Z"/>
                    <w:rFonts w:ascii="Aptos Narrow" w:hAnsi="Aptos Narrow"/>
                    <w:color w:val="000000"/>
                  </w:rPr>
                </w:rPrChange>
              </w:rPr>
              <w:pPrChange w:id="710" w:author="Gledis Guri" w:date="2026-05-04T17:12:00Z" w16du:dateUtc="2026-05-05T00:12:00Z">
                <w:pPr/>
              </w:pPrChange>
            </w:pPr>
            <w:ins w:id="711" w:author="Gledis Guri" w:date="2026-05-04T16:56:00Z" w16du:dateUtc="2026-05-04T23:56:00Z">
              <w:r w:rsidRPr="00913374">
                <w:rPr>
                  <w:rFonts w:ascii="Times New Roman" w:hAnsi="Times New Roman" w:cs="Times New Roman"/>
                  <w:color w:val="000000"/>
                  <w:rPrChange w:id="712" w:author="Gledis Guri" w:date="2026-05-04T16:58:00Z" w16du:dateUtc="2026-05-04T23:58:00Z">
                    <w:rPr>
                      <w:rFonts w:ascii="Aptos Narrow" w:hAnsi="Aptos Narrow"/>
                      <w:color w:val="000000"/>
                    </w:rPr>
                  </w:rPrChange>
                </w:rPr>
                <w:t>5</w:t>
              </w:r>
            </w:ins>
          </w:p>
        </w:tc>
        <w:tc>
          <w:tcPr>
            <w:tcW w:w="1134" w:type="dxa"/>
            <w:vAlign w:val="bottom"/>
            <w:tcPrChange w:id="713" w:author="Gledis Guri" w:date="2026-05-04T20:36:00Z" w16du:dateUtc="2026-05-05T03:36:00Z">
              <w:tcPr>
                <w:tcW w:w="2000" w:type="dxa"/>
                <w:gridSpan w:val="5"/>
                <w:vAlign w:val="bottom"/>
              </w:tcPr>
            </w:tcPrChange>
          </w:tcPr>
          <w:p w14:paraId="1350C617" w14:textId="7F14ED16" w:rsidR="000C6DDC" w:rsidRPr="00913374" w:rsidRDefault="000C6DDC" w:rsidP="00952A86">
            <w:pPr>
              <w:jc w:val="center"/>
              <w:rPr>
                <w:ins w:id="714" w:author="Gledis Guri" w:date="2026-05-04T16:56:00Z" w16du:dateUtc="2026-05-04T23:56:00Z"/>
                <w:rFonts w:ascii="Times New Roman" w:hAnsi="Times New Roman" w:cs="Times New Roman"/>
                <w:color w:val="000000"/>
                <w:rPrChange w:id="715" w:author="Gledis Guri" w:date="2026-05-04T16:58:00Z" w16du:dateUtc="2026-05-04T23:58:00Z">
                  <w:rPr>
                    <w:ins w:id="716" w:author="Gledis Guri" w:date="2026-05-04T16:56:00Z" w16du:dateUtc="2026-05-04T23:56:00Z"/>
                    <w:rFonts w:ascii="Aptos Narrow" w:hAnsi="Aptos Narrow"/>
                    <w:color w:val="000000"/>
                  </w:rPr>
                </w:rPrChange>
              </w:rPr>
              <w:pPrChange w:id="717" w:author="Gledis Guri" w:date="2026-05-04T17:12:00Z" w16du:dateUtc="2026-05-05T00:12:00Z">
                <w:pPr/>
              </w:pPrChange>
            </w:pPr>
            <w:ins w:id="718" w:author="Gledis Guri" w:date="2026-05-04T16:56:00Z" w16du:dateUtc="2026-05-04T23:56:00Z">
              <w:r w:rsidRPr="00913374">
                <w:rPr>
                  <w:rFonts w:ascii="Times New Roman" w:hAnsi="Times New Roman" w:cs="Times New Roman"/>
                  <w:color w:val="000000"/>
                  <w:rPrChange w:id="719" w:author="Gledis Guri" w:date="2026-05-04T16:58:00Z" w16du:dateUtc="2026-05-04T23:58:00Z">
                    <w:rPr>
                      <w:rFonts w:ascii="Aptos Narrow" w:hAnsi="Aptos Narrow"/>
                      <w:color w:val="000000"/>
                    </w:rPr>
                  </w:rPrChange>
                </w:rPr>
                <w:t>0</w:t>
              </w:r>
            </w:ins>
          </w:p>
        </w:tc>
        <w:tc>
          <w:tcPr>
            <w:tcW w:w="709" w:type="dxa"/>
            <w:vAlign w:val="bottom"/>
            <w:tcPrChange w:id="720" w:author="Gledis Guri" w:date="2026-05-04T20:36:00Z" w16du:dateUtc="2026-05-05T03:36:00Z">
              <w:tcPr>
                <w:tcW w:w="611" w:type="dxa"/>
                <w:vAlign w:val="bottom"/>
              </w:tcPr>
            </w:tcPrChange>
          </w:tcPr>
          <w:p w14:paraId="1CCC2810" w14:textId="60D8718F" w:rsidR="000C6DDC" w:rsidRPr="00913374" w:rsidRDefault="000C6DDC" w:rsidP="00952A86">
            <w:pPr>
              <w:jc w:val="center"/>
              <w:rPr>
                <w:ins w:id="721" w:author="Gledis Guri" w:date="2026-05-04T16:56:00Z" w16du:dateUtc="2026-05-04T23:56:00Z"/>
                <w:rFonts w:ascii="Times New Roman" w:hAnsi="Times New Roman" w:cs="Times New Roman"/>
                <w:color w:val="000000"/>
                <w:rPrChange w:id="722" w:author="Gledis Guri" w:date="2026-05-04T16:58:00Z" w16du:dateUtc="2026-05-04T23:58:00Z">
                  <w:rPr>
                    <w:ins w:id="723" w:author="Gledis Guri" w:date="2026-05-04T16:56:00Z" w16du:dateUtc="2026-05-04T23:56:00Z"/>
                    <w:rFonts w:ascii="Aptos Narrow" w:hAnsi="Aptos Narrow"/>
                    <w:color w:val="000000"/>
                  </w:rPr>
                </w:rPrChange>
              </w:rPr>
              <w:pPrChange w:id="724" w:author="Gledis Guri" w:date="2026-05-04T17:12:00Z" w16du:dateUtc="2026-05-05T00:12:00Z">
                <w:pPr/>
              </w:pPrChange>
            </w:pPr>
            <w:ins w:id="725" w:author="Gledis Guri" w:date="2026-05-04T16:56:00Z" w16du:dateUtc="2026-05-04T23:56:00Z">
              <w:r w:rsidRPr="00913374">
                <w:rPr>
                  <w:rFonts w:ascii="Times New Roman" w:hAnsi="Times New Roman" w:cs="Times New Roman"/>
                  <w:color w:val="000000"/>
                  <w:rPrChange w:id="726" w:author="Gledis Guri" w:date="2026-05-04T16:58:00Z" w16du:dateUtc="2026-05-04T23:58:00Z">
                    <w:rPr>
                      <w:rFonts w:ascii="Aptos Narrow" w:hAnsi="Aptos Narrow"/>
                      <w:color w:val="000000"/>
                    </w:rPr>
                  </w:rPrChange>
                </w:rPr>
                <w:t>17</w:t>
              </w:r>
            </w:ins>
          </w:p>
        </w:tc>
      </w:tr>
      <w:tr w:rsidR="000C6DDC" w:rsidRPr="000C6DDC" w14:paraId="77F726B7" w14:textId="77777777" w:rsidTr="000B28BE">
        <w:trPr>
          <w:trHeight w:val="493"/>
          <w:ins w:id="727" w:author="Gledis Guri" w:date="2026-05-04T16:56:00Z" w16du:dateUtc="2026-05-04T23:56:00Z"/>
          <w:trPrChange w:id="728" w:author="Gledis Guri" w:date="2026-05-04T20:36:00Z" w16du:dateUtc="2026-05-05T03:36:00Z">
            <w:trPr>
              <w:gridBefore w:val="1"/>
            </w:trPr>
          </w:trPrChange>
        </w:trPr>
        <w:tc>
          <w:tcPr>
            <w:tcW w:w="728" w:type="dxa"/>
            <w:vAlign w:val="bottom"/>
            <w:tcPrChange w:id="729" w:author="Gledis Guri" w:date="2026-05-04T20:36:00Z" w16du:dateUtc="2026-05-05T03:36:00Z">
              <w:tcPr>
                <w:tcW w:w="728" w:type="dxa"/>
                <w:gridSpan w:val="2"/>
                <w:vAlign w:val="bottom"/>
              </w:tcPr>
            </w:tcPrChange>
          </w:tcPr>
          <w:p w14:paraId="6243240A" w14:textId="6A89626C" w:rsidR="000C6DDC" w:rsidRPr="00913374" w:rsidRDefault="000C6DDC" w:rsidP="00952A86">
            <w:pPr>
              <w:jc w:val="center"/>
              <w:rPr>
                <w:ins w:id="730" w:author="Gledis Guri" w:date="2026-05-04T16:56:00Z" w16du:dateUtc="2026-05-04T23:56:00Z"/>
                <w:rFonts w:ascii="Times New Roman" w:hAnsi="Times New Roman" w:cs="Times New Roman"/>
                <w:color w:val="000000"/>
                <w:rPrChange w:id="731" w:author="Gledis Guri" w:date="2026-05-04T16:58:00Z" w16du:dateUtc="2026-05-04T23:58:00Z">
                  <w:rPr>
                    <w:ins w:id="732" w:author="Gledis Guri" w:date="2026-05-04T16:56:00Z" w16du:dateUtc="2026-05-04T23:56:00Z"/>
                    <w:rFonts w:ascii="Aptos Narrow" w:hAnsi="Aptos Narrow"/>
                    <w:color w:val="000000"/>
                  </w:rPr>
                </w:rPrChange>
              </w:rPr>
              <w:pPrChange w:id="733" w:author="Gledis Guri" w:date="2026-05-04T17:12:00Z" w16du:dateUtc="2026-05-05T00:12:00Z">
                <w:pPr/>
              </w:pPrChange>
            </w:pPr>
            <w:ins w:id="734" w:author="Gledis Guri" w:date="2026-05-04T16:56:00Z" w16du:dateUtc="2026-05-04T23:56:00Z">
              <w:r w:rsidRPr="00913374">
                <w:rPr>
                  <w:rFonts w:ascii="Times New Roman" w:hAnsi="Times New Roman" w:cs="Times New Roman"/>
                  <w:color w:val="000000"/>
                  <w:rPrChange w:id="735" w:author="Gledis Guri" w:date="2026-05-04T16:58:00Z" w16du:dateUtc="2026-05-04T23:58:00Z">
                    <w:rPr>
                      <w:rFonts w:ascii="Aptos Narrow" w:hAnsi="Aptos Narrow"/>
                      <w:color w:val="000000"/>
                    </w:rPr>
                  </w:rPrChange>
                </w:rPr>
                <w:t>0</w:t>
              </w:r>
            </w:ins>
          </w:p>
        </w:tc>
        <w:tc>
          <w:tcPr>
            <w:tcW w:w="1234" w:type="dxa"/>
            <w:vAlign w:val="bottom"/>
            <w:tcPrChange w:id="736" w:author="Gledis Guri" w:date="2026-05-04T20:36:00Z" w16du:dateUtc="2026-05-05T03:36:00Z">
              <w:tcPr>
                <w:tcW w:w="1234" w:type="dxa"/>
                <w:gridSpan w:val="2"/>
                <w:vAlign w:val="bottom"/>
              </w:tcPr>
            </w:tcPrChange>
          </w:tcPr>
          <w:p w14:paraId="26FE73CD" w14:textId="7A068993" w:rsidR="000C6DDC" w:rsidRPr="00913374" w:rsidRDefault="000C6DDC" w:rsidP="00952A86">
            <w:pPr>
              <w:jc w:val="center"/>
              <w:rPr>
                <w:ins w:id="737" w:author="Gledis Guri" w:date="2026-05-04T16:56:00Z" w16du:dateUtc="2026-05-04T23:56:00Z"/>
                <w:rFonts w:ascii="Times New Roman" w:hAnsi="Times New Roman" w:cs="Times New Roman"/>
                <w:color w:val="000000"/>
                <w:rPrChange w:id="738" w:author="Gledis Guri" w:date="2026-05-04T16:58:00Z" w16du:dateUtc="2026-05-04T23:58:00Z">
                  <w:rPr>
                    <w:ins w:id="739" w:author="Gledis Guri" w:date="2026-05-04T16:56:00Z" w16du:dateUtc="2026-05-04T23:56:00Z"/>
                    <w:rFonts w:ascii="Aptos Narrow" w:hAnsi="Aptos Narrow"/>
                    <w:color w:val="000000"/>
                  </w:rPr>
                </w:rPrChange>
              </w:rPr>
              <w:pPrChange w:id="740" w:author="Gledis Guri" w:date="2026-05-04T17:12:00Z" w16du:dateUtc="2026-05-05T00:12:00Z">
                <w:pPr/>
              </w:pPrChange>
            </w:pPr>
            <w:ins w:id="741" w:author="Gledis Guri" w:date="2026-05-04T16:56:00Z" w16du:dateUtc="2026-05-04T23:56:00Z">
              <w:r w:rsidRPr="00913374">
                <w:rPr>
                  <w:rFonts w:ascii="Times New Roman" w:hAnsi="Times New Roman" w:cs="Times New Roman"/>
                  <w:color w:val="000000"/>
                  <w:rPrChange w:id="742" w:author="Gledis Guri" w:date="2026-05-04T16:58:00Z" w16du:dateUtc="2026-05-04T23:58:00Z">
                    <w:rPr>
                      <w:rFonts w:ascii="Aptos Narrow" w:hAnsi="Aptos Narrow"/>
                      <w:color w:val="000000"/>
                    </w:rPr>
                  </w:rPrChange>
                </w:rPr>
                <w:t>0</w:t>
              </w:r>
            </w:ins>
          </w:p>
        </w:tc>
        <w:tc>
          <w:tcPr>
            <w:tcW w:w="1294" w:type="dxa"/>
            <w:vAlign w:val="bottom"/>
            <w:tcPrChange w:id="743" w:author="Gledis Guri" w:date="2026-05-04T20:36:00Z" w16du:dateUtc="2026-05-05T03:36:00Z">
              <w:tcPr>
                <w:tcW w:w="1368" w:type="dxa"/>
                <w:gridSpan w:val="3"/>
                <w:vAlign w:val="bottom"/>
              </w:tcPr>
            </w:tcPrChange>
          </w:tcPr>
          <w:p w14:paraId="0AAD40E3" w14:textId="67D8B872" w:rsidR="000C6DDC" w:rsidRPr="00913374" w:rsidRDefault="000C6DDC" w:rsidP="00952A86">
            <w:pPr>
              <w:jc w:val="center"/>
              <w:rPr>
                <w:ins w:id="744" w:author="Gledis Guri" w:date="2026-05-04T16:56:00Z" w16du:dateUtc="2026-05-04T23:56:00Z"/>
                <w:rFonts w:ascii="Times New Roman" w:hAnsi="Times New Roman" w:cs="Times New Roman"/>
                <w:color w:val="000000"/>
                <w:rPrChange w:id="745" w:author="Gledis Guri" w:date="2026-05-04T16:58:00Z" w16du:dateUtc="2026-05-04T23:58:00Z">
                  <w:rPr>
                    <w:ins w:id="746" w:author="Gledis Guri" w:date="2026-05-04T16:56:00Z" w16du:dateUtc="2026-05-04T23:56:00Z"/>
                    <w:rFonts w:ascii="Aptos Narrow" w:hAnsi="Aptos Narrow"/>
                    <w:color w:val="000000"/>
                  </w:rPr>
                </w:rPrChange>
              </w:rPr>
              <w:pPrChange w:id="747" w:author="Gledis Guri" w:date="2026-05-04T17:12:00Z" w16du:dateUtc="2026-05-05T00:12:00Z">
                <w:pPr/>
              </w:pPrChange>
            </w:pPr>
            <w:ins w:id="748" w:author="Gledis Guri" w:date="2026-05-04T16:56:00Z" w16du:dateUtc="2026-05-04T23:56:00Z">
              <w:r w:rsidRPr="00913374">
                <w:rPr>
                  <w:rFonts w:ascii="Times New Roman" w:hAnsi="Times New Roman" w:cs="Times New Roman"/>
                  <w:color w:val="000000"/>
                  <w:rPrChange w:id="749" w:author="Gledis Guri" w:date="2026-05-04T16:58:00Z" w16du:dateUtc="2026-05-04T23:58:00Z">
                    <w:rPr>
                      <w:rFonts w:ascii="Aptos Narrow" w:hAnsi="Aptos Narrow"/>
                      <w:color w:val="000000"/>
                    </w:rPr>
                  </w:rPrChange>
                </w:rPr>
                <w:t>1</w:t>
              </w:r>
            </w:ins>
          </w:p>
        </w:tc>
        <w:tc>
          <w:tcPr>
            <w:tcW w:w="708" w:type="dxa"/>
            <w:vAlign w:val="bottom"/>
            <w:tcPrChange w:id="750" w:author="Gledis Guri" w:date="2026-05-04T20:36:00Z" w16du:dateUtc="2026-05-05T03:36:00Z">
              <w:tcPr>
                <w:tcW w:w="1499" w:type="dxa"/>
                <w:gridSpan w:val="3"/>
                <w:vAlign w:val="bottom"/>
              </w:tcPr>
            </w:tcPrChange>
          </w:tcPr>
          <w:p w14:paraId="339F0DE5" w14:textId="0028EAC6" w:rsidR="000C6DDC" w:rsidRPr="00913374" w:rsidRDefault="000C6DDC" w:rsidP="00952A86">
            <w:pPr>
              <w:jc w:val="center"/>
              <w:rPr>
                <w:ins w:id="751" w:author="Gledis Guri" w:date="2026-05-04T16:56:00Z" w16du:dateUtc="2026-05-04T23:56:00Z"/>
                <w:rFonts w:ascii="Times New Roman" w:hAnsi="Times New Roman" w:cs="Times New Roman"/>
                <w:color w:val="000000"/>
                <w:rPrChange w:id="752" w:author="Gledis Guri" w:date="2026-05-04T16:58:00Z" w16du:dateUtc="2026-05-04T23:58:00Z">
                  <w:rPr>
                    <w:ins w:id="753" w:author="Gledis Guri" w:date="2026-05-04T16:56:00Z" w16du:dateUtc="2026-05-04T23:56:00Z"/>
                    <w:rFonts w:ascii="Aptos Narrow" w:hAnsi="Aptos Narrow"/>
                    <w:color w:val="000000"/>
                  </w:rPr>
                </w:rPrChange>
              </w:rPr>
              <w:pPrChange w:id="754" w:author="Gledis Guri" w:date="2026-05-04T17:12:00Z" w16du:dateUtc="2026-05-05T00:12:00Z">
                <w:pPr/>
              </w:pPrChange>
            </w:pPr>
            <w:ins w:id="755" w:author="Gledis Guri" w:date="2026-05-04T16:56:00Z" w16du:dateUtc="2026-05-04T23:56:00Z">
              <w:r w:rsidRPr="00913374">
                <w:rPr>
                  <w:rFonts w:ascii="Times New Roman" w:hAnsi="Times New Roman" w:cs="Times New Roman"/>
                  <w:color w:val="000000"/>
                  <w:rPrChange w:id="756" w:author="Gledis Guri" w:date="2026-05-04T16:58:00Z" w16du:dateUtc="2026-05-04T23:58:00Z">
                    <w:rPr>
                      <w:rFonts w:ascii="Aptos Narrow" w:hAnsi="Aptos Narrow"/>
                      <w:color w:val="000000"/>
                    </w:rPr>
                  </w:rPrChange>
                </w:rPr>
                <w:t>6</w:t>
              </w:r>
            </w:ins>
          </w:p>
        </w:tc>
        <w:tc>
          <w:tcPr>
            <w:tcW w:w="1134" w:type="dxa"/>
            <w:vAlign w:val="bottom"/>
            <w:tcPrChange w:id="757" w:author="Gledis Guri" w:date="2026-05-04T20:36:00Z" w16du:dateUtc="2026-05-05T03:36:00Z">
              <w:tcPr>
                <w:tcW w:w="2000" w:type="dxa"/>
                <w:gridSpan w:val="5"/>
                <w:vAlign w:val="bottom"/>
              </w:tcPr>
            </w:tcPrChange>
          </w:tcPr>
          <w:p w14:paraId="77E4E454" w14:textId="3CC35CFC" w:rsidR="000C6DDC" w:rsidRPr="00913374" w:rsidRDefault="000C6DDC" w:rsidP="00952A86">
            <w:pPr>
              <w:jc w:val="center"/>
              <w:rPr>
                <w:ins w:id="758" w:author="Gledis Guri" w:date="2026-05-04T16:56:00Z" w16du:dateUtc="2026-05-04T23:56:00Z"/>
                <w:rFonts w:ascii="Times New Roman" w:hAnsi="Times New Roman" w:cs="Times New Roman"/>
                <w:color w:val="000000"/>
                <w:rPrChange w:id="759" w:author="Gledis Guri" w:date="2026-05-04T16:58:00Z" w16du:dateUtc="2026-05-04T23:58:00Z">
                  <w:rPr>
                    <w:ins w:id="760" w:author="Gledis Guri" w:date="2026-05-04T16:56:00Z" w16du:dateUtc="2026-05-04T23:56:00Z"/>
                    <w:rFonts w:ascii="Aptos Narrow" w:hAnsi="Aptos Narrow"/>
                    <w:color w:val="000000"/>
                  </w:rPr>
                </w:rPrChange>
              </w:rPr>
              <w:pPrChange w:id="761" w:author="Gledis Guri" w:date="2026-05-04T17:12:00Z" w16du:dateUtc="2026-05-05T00:12:00Z">
                <w:pPr/>
              </w:pPrChange>
            </w:pPr>
            <w:ins w:id="762" w:author="Gledis Guri" w:date="2026-05-04T16:56:00Z" w16du:dateUtc="2026-05-04T23:56:00Z">
              <w:r w:rsidRPr="00913374">
                <w:rPr>
                  <w:rFonts w:ascii="Times New Roman" w:hAnsi="Times New Roman" w:cs="Times New Roman"/>
                  <w:color w:val="000000"/>
                  <w:rPrChange w:id="763" w:author="Gledis Guri" w:date="2026-05-04T16:58:00Z" w16du:dateUtc="2026-05-04T23:58:00Z">
                    <w:rPr>
                      <w:rFonts w:ascii="Aptos Narrow" w:hAnsi="Aptos Narrow"/>
                      <w:color w:val="000000"/>
                    </w:rPr>
                  </w:rPrChange>
                </w:rPr>
                <w:t>0</w:t>
              </w:r>
            </w:ins>
          </w:p>
        </w:tc>
        <w:tc>
          <w:tcPr>
            <w:tcW w:w="709" w:type="dxa"/>
            <w:vAlign w:val="bottom"/>
            <w:tcPrChange w:id="764" w:author="Gledis Guri" w:date="2026-05-04T20:36:00Z" w16du:dateUtc="2026-05-05T03:36:00Z">
              <w:tcPr>
                <w:tcW w:w="611" w:type="dxa"/>
                <w:vAlign w:val="bottom"/>
              </w:tcPr>
            </w:tcPrChange>
          </w:tcPr>
          <w:p w14:paraId="23185810" w14:textId="2DD30C16" w:rsidR="000C6DDC" w:rsidRPr="00913374" w:rsidRDefault="000C6DDC" w:rsidP="00952A86">
            <w:pPr>
              <w:jc w:val="center"/>
              <w:rPr>
                <w:ins w:id="765" w:author="Gledis Guri" w:date="2026-05-04T16:56:00Z" w16du:dateUtc="2026-05-04T23:56:00Z"/>
                <w:rFonts w:ascii="Times New Roman" w:hAnsi="Times New Roman" w:cs="Times New Roman"/>
                <w:color w:val="000000"/>
                <w:rPrChange w:id="766" w:author="Gledis Guri" w:date="2026-05-04T16:58:00Z" w16du:dateUtc="2026-05-04T23:58:00Z">
                  <w:rPr>
                    <w:ins w:id="767" w:author="Gledis Guri" w:date="2026-05-04T16:56:00Z" w16du:dateUtc="2026-05-04T23:56:00Z"/>
                    <w:rFonts w:ascii="Aptos Narrow" w:hAnsi="Aptos Narrow"/>
                    <w:color w:val="000000"/>
                  </w:rPr>
                </w:rPrChange>
              </w:rPr>
              <w:pPrChange w:id="768" w:author="Gledis Guri" w:date="2026-05-04T17:12:00Z" w16du:dateUtc="2026-05-05T00:12:00Z">
                <w:pPr/>
              </w:pPrChange>
            </w:pPr>
            <w:ins w:id="769" w:author="Gledis Guri" w:date="2026-05-04T16:56:00Z" w16du:dateUtc="2026-05-04T23:56:00Z">
              <w:r w:rsidRPr="00913374">
                <w:rPr>
                  <w:rFonts w:ascii="Times New Roman" w:hAnsi="Times New Roman" w:cs="Times New Roman"/>
                  <w:color w:val="000000"/>
                  <w:rPrChange w:id="770" w:author="Gledis Guri" w:date="2026-05-04T16:58:00Z" w16du:dateUtc="2026-05-04T23:58:00Z">
                    <w:rPr>
                      <w:rFonts w:ascii="Aptos Narrow" w:hAnsi="Aptos Narrow"/>
                      <w:color w:val="000000"/>
                    </w:rPr>
                  </w:rPrChange>
                </w:rPr>
                <w:t>9</w:t>
              </w:r>
            </w:ins>
          </w:p>
        </w:tc>
      </w:tr>
      <w:tr w:rsidR="000C6DDC" w:rsidRPr="000C6DDC" w14:paraId="5A54A9D1" w14:textId="77777777" w:rsidTr="000B28BE">
        <w:trPr>
          <w:trHeight w:val="493"/>
          <w:ins w:id="771" w:author="Gledis Guri" w:date="2026-05-04T16:56:00Z" w16du:dateUtc="2026-05-04T23:56:00Z"/>
          <w:trPrChange w:id="772" w:author="Gledis Guri" w:date="2026-05-04T20:36:00Z" w16du:dateUtc="2026-05-05T03:36:00Z">
            <w:trPr>
              <w:gridBefore w:val="1"/>
            </w:trPr>
          </w:trPrChange>
        </w:trPr>
        <w:tc>
          <w:tcPr>
            <w:tcW w:w="728" w:type="dxa"/>
            <w:vAlign w:val="bottom"/>
            <w:tcPrChange w:id="773" w:author="Gledis Guri" w:date="2026-05-04T20:36:00Z" w16du:dateUtc="2026-05-05T03:36:00Z">
              <w:tcPr>
                <w:tcW w:w="728" w:type="dxa"/>
                <w:gridSpan w:val="2"/>
                <w:vAlign w:val="bottom"/>
              </w:tcPr>
            </w:tcPrChange>
          </w:tcPr>
          <w:p w14:paraId="0565A79C" w14:textId="1483765F" w:rsidR="000C6DDC" w:rsidRPr="00913374" w:rsidRDefault="000C6DDC" w:rsidP="00952A86">
            <w:pPr>
              <w:jc w:val="center"/>
              <w:rPr>
                <w:ins w:id="774" w:author="Gledis Guri" w:date="2026-05-04T16:56:00Z" w16du:dateUtc="2026-05-04T23:56:00Z"/>
                <w:rFonts w:ascii="Times New Roman" w:hAnsi="Times New Roman" w:cs="Times New Roman"/>
                <w:color w:val="000000"/>
                <w:rPrChange w:id="775" w:author="Gledis Guri" w:date="2026-05-04T16:58:00Z" w16du:dateUtc="2026-05-04T23:58:00Z">
                  <w:rPr>
                    <w:ins w:id="776" w:author="Gledis Guri" w:date="2026-05-04T16:56:00Z" w16du:dateUtc="2026-05-04T23:56:00Z"/>
                    <w:rFonts w:ascii="Aptos Narrow" w:hAnsi="Aptos Narrow"/>
                    <w:color w:val="000000"/>
                  </w:rPr>
                </w:rPrChange>
              </w:rPr>
              <w:pPrChange w:id="777" w:author="Gledis Guri" w:date="2026-05-04T17:12:00Z" w16du:dateUtc="2026-05-05T00:12:00Z">
                <w:pPr/>
              </w:pPrChange>
            </w:pPr>
            <w:ins w:id="778" w:author="Gledis Guri" w:date="2026-05-04T16:56:00Z" w16du:dateUtc="2026-05-04T23:56:00Z">
              <w:r w:rsidRPr="00913374">
                <w:rPr>
                  <w:rFonts w:ascii="Times New Roman" w:hAnsi="Times New Roman" w:cs="Times New Roman"/>
                  <w:color w:val="000000"/>
                  <w:rPrChange w:id="779" w:author="Gledis Guri" w:date="2026-05-04T16:58:00Z" w16du:dateUtc="2026-05-04T23:58:00Z">
                    <w:rPr>
                      <w:rFonts w:ascii="Aptos Narrow" w:hAnsi="Aptos Narrow"/>
                      <w:color w:val="000000"/>
                    </w:rPr>
                  </w:rPrChange>
                </w:rPr>
                <w:t>0</w:t>
              </w:r>
            </w:ins>
          </w:p>
        </w:tc>
        <w:tc>
          <w:tcPr>
            <w:tcW w:w="1234" w:type="dxa"/>
            <w:vAlign w:val="bottom"/>
            <w:tcPrChange w:id="780" w:author="Gledis Guri" w:date="2026-05-04T20:36:00Z" w16du:dateUtc="2026-05-05T03:36:00Z">
              <w:tcPr>
                <w:tcW w:w="1234" w:type="dxa"/>
                <w:gridSpan w:val="2"/>
                <w:vAlign w:val="bottom"/>
              </w:tcPr>
            </w:tcPrChange>
          </w:tcPr>
          <w:p w14:paraId="35EA5356" w14:textId="26C574D8" w:rsidR="000C6DDC" w:rsidRPr="00913374" w:rsidRDefault="000C6DDC" w:rsidP="00952A86">
            <w:pPr>
              <w:jc w:val="center"/>
              <w:rPr>
                <w:ins w:id="781" w:author="Gledis Guri" w:date="2026-05-04T16:56:00Z" w16du:dateUtc="2026-05-04T23:56:00Z"/>
                <w:rFonts w:ascii="Times New Roman" w:hAnsi="Times New Roman" w:cs="Times New Roman"/>
                <w:color w:val="000000"/>
                <w:rPrChange w:id="782" w:author="Gledis Guri" w:date="2026-05-04T16:58:00Z" w16du:dateUtc="2026-05-04T23:58:00Z">
                  <w:rPr>
                    <w:ins w:id="783" w:author="Gledis Guri" w:date="2026-05-04T16:56:00Z" w16du:dateUtc="2026-05-04T23:56:00Z"/>
                    <w:rFonts w:ascii="Aptos Narrow" w:hAnsi="Aptos Narrow"/>
                    <w:color w:val="000000"/>
                  </w:rPr>
                </w:rPrChange>
              </w:rPr>
              <w:pPrChange w:id="784" w:author="Gledis Guri" w:date="2026-05-04T17:12:00Z" w16du:dateUtc="2026-05-05T00:12:00Z">
                <w:pPr/>
              </w:pPrChange>
            </w:pPr>
            <w:ins w:id="785" w:author="Gledis Guri" w:date="2026-05-04T16:56:00Z" w16du:dateUtc="2026-05-04T23:56:00Z">
              <w:r w:rsidRPr="00913374">
                <w:rPr>
                  <w:rFonts w:ascii="Times New Roman" w:hAnsi="Times New Roman" w:cs="Times New Roman"/>
                  <w:color w:val="000000"/>
                  <w:rPrChange w:id="786" w:author="Gledis Guri" w:date="2026-05-04T16:58:00Z" w16du:dateUtc="2026-05-04T23:58:00Z">
                    <w:rPr>
                      <w:rFonts w:ascii="Aptos Narrow" w:hAnsi="Aptos Narrow"/>
                      <w:color w:val="000000"/>
                    </w:rPr>
                  </w:rPrChange>
                </w:rPr>
                <w:t>1</w:t>
              </w:r>
            </w:ins>
          </w:p>
        </w:tc>
        <w:tc>
          <w:tcPr>
            <w:tcW w:w="1294" w:type="dxa"/>
            <w:vAlign w:val="bottom"/>
            <w:tcPrChange w:id="787" w:author="Gledis Guri" w:date="2026-05-04T20:36:00Z" w16du:dateUtc="2026-05-05T03:36:00Z">
              <w:tcPr>
                <w:tcW w:w="1368" w:type="dxa"/>
                <w:gridSpan w:val="3"/>
                <w:vAlign w:val="bottom"/>
              </w:tcPr>
            </w:tcPrChange>
          </w:tcPr>
          <w:p w14:paraId="798BE786" w14:textId="00203DBE" w:rsidR="000C6DDC" w:rsidRPr="00913374" w:rsidRDefault="000C6DDC" w:rsidP="00952A86">
            <w:pPr>
              <w:jc w:val="center"/>
              <w:rPr>
                <w:ins w:id="788" w:author="Gledis Guri" w:date="2026-05-04T16:56:00Z" w16du:dateUtc="2026-05-04T23:56:00Z"/>
                <w:rFonts w:ascii="Times New Roman" w:hAnsi="Times New Roman" w:cs="Times New Roman"/>
                <w:color w:val="000000"/>
                <w:rPrChange w:id="789" w:author="Gledis Guri" w:date="2026-05-04T16:58:00Z" w16du:dateUtc="2026-05-04T23:58:00Z">
                  <w:rPr>
                    <w:ins w:id="790" w:author="Gledis Guri" w:date="2026-05-04T16:56:00Z" w16du:dateUtc="2026-05-04T23:56:00Z"/>
                    <w:rFonts w:ascii="Aptos Narrow" w:hAnsi="Aptos Narrow"/>
                    <w:color w:val="000000"/>
                  </w:rPr>
                </w:rPrChange>
              </w:rPr>
              <w:pPrChange w:id="791" w:author="Gledis Guri" w:date="2026-05-04T17:12:00Z" w16du:dateUtc="2026-05-05T00:12:00Z">
                <w:pPr/>
              </w:pPrChange>
            </w:pPr>
            <w:ins w:id="792" w:author="Gledis Guri" w:date="2026-05-04T16:56:00Z" w16du:dateUtc="2026-05-04T23:56:00Z">
              <w:r w:rsidRPr="00913374">
                <w:rPr>
                  <w:rFonts w:ascii="Times New Roman" w:hAnsi="Times New Roman" w:cs="Times New Roman"/>
                  <w:color w:val="000000"/>
                  <w:rPrChange w:id="793" w:author="Gledis Guri" w:date="2026-05-04T16:58:00Z" w16du:dateUtc="2026-05-04T23:58:00Z">
                    <w:rPr>
                      <w:rFonts w:ascii="Aptos Narrow" w:hAnsi="Aptos Narrow"/>
                      <w:color w:val="000000"/>
                    </w:rPr>
                  </w:rPrChange>
                </w:rPr>
                <w:t>0</w:t>
              </w:r>
            </w:ins>
          </w:p>
        </w:tc>
        <w:tc>
          <w:tcPr>
            <w:tcW w:w="708" w:type="dxa"/>
            <w:vAlign w:val="bottom"/>
            <w:tcPrChange w:id="794" w:author="Gledis Guri" w:date="2026-05-04T20:36:00Z" w16du:dateUtc="2026-05-05T03:36:00Z">
              <w:tcPr>
                <w:tcW w:w="1499" w:type="dxa"/>
                <w:gridSpan w:val="3"/>
                <w:vAlign w:val="bottom"/>
              </w:tcPr>
            </w:tcPrChange>
          </w:tcPr>
          <w:p w14:paraId="073E055B" w14:textId="6FED4922" w:rsidR="000C6DDC" w:rsidRPr="00913374" w:rsidRDefault="000C6DDC" w:rsidP="00952A86">
            <w:pPr>
              <w:jc w:val="center"/>
              <w:rPr>
                <w:ins w:id="795" w:author="Gledis Guri" w:date="2026-05-04T16:56:00Z" w16du:dateUtc="2026-05-04T23:56:00Z"/>
                <w:rFonts w:ascii="Times New Roman" w:hAnsi="Times New Roman" w:cs="Times New Roman"/>
                <w:color w:val="000000"/>
                <w:rPrChange w:id="796" w:author="Gledis Guri" w:date="2026-05-04T16:58:00Z" w16du:dateUtc="2026-05-04T23:58:00Z">
                  <w:rPr>
                    <w:ins w:id="797" w:author="Gledis Guri" w:date="2026-05-04T16:56:00Z" w16du:dateUtc="2026-05-04T23:56:00Z"/>
                    <w:rFonts w:ascii="Aptos Narrow" w:hAnsi="Aptos Narrow"/>
                    <w:color w:val="000000"/>
                  </w:rPr>
                </w:rPrChange>
              </w:rPr>
              <w:pPrChange w:id="798" w:author="Gledis Guri" w:date="2026-05-04T17:12:00Z" w16du:dateUtc="2026-05-05T00:12:00Z">
                <w:pPr/>
              </w:pPrChange>
            </w:pPr>
            <w:ins w:id="799" w:author="Gledis Guri" w:date="2026-05-04T16:56:00Z" w16du:dateUtc="2026-05-04T23:56:00Z">
              <w:r w:rsidRPr="00913374">
                <w:rPr>
                  <w:rFonts w:ascii="Times New Roman" w:hAnsi="Times New Roman" w:cs="Times New Roman"/>
                  <w:color w:val="000000"/>
                  <w:rPrChange w:id="800" w:author="Gledis Guri" w:date="2026-05-04T16:58:00Z" w16du:dateUtc="2026-05-04T23:58:00Z">
                    <w:rPr>
                      <w:rFonts w:ascii="Aptos Narrow" w:hAnsi="Aptos Narrow"/>
                      <w:color w:val="000000"/>
                    </w:rPr>
                  </w:rPrChange>
                </w:rPr>
                <w:t>0</w:t>
              </w:r>
            </w:ins>
          </w:p>
        </w:tc>
        <w:tc>
          <w:tcPr>
            <w:tcW w:w="1134" w:type="dxa"/>
            <w:vAlign w:val="bottom"/>
            <w:tcPrChange w:id="801" w:author="Gledis Guri" w:date="2026-05-04T20:36:00Z" w16du:dateUtc="2026-05-05T03:36:00Z">
              <w:tcPr>
                <w:tcW w:w="2000" w:type="dxa"/>
                <w:gridSpan w:val="5"/>
                <w:vAlign w:val="bottom"/>
              </w:tcPr>
            </w:tcPrChange>
          </w:tcPr>
          <w:p w14:paraId="71602954" w14:textId="7D1B9682" w:rsidR="000C6DDC" w:rsidRPr="00913374" w:rsidRDefault="000C6DDC" w:rsidP="00952A86">
            <w:pPr>
              <w:jc w:val="center"/>
              <w:rPr>
                <w:ins w:id="802" w:author="Gledis Guri" w:date="2026-05-04T16:56:00Z" w16du:dateUtc="2026-05-04T23:56:00Z"/>
                <w:rFonts w:ascii="Times New Roman" w:hAnsi="Times New Roman" w:cs="Times New Roman"/>
                <w:color w:val="000000"/>
                <w:rPrChange w:id="803" w:author="Gledis Guri" w:date="2026-05-04T16:58:00Z" w16du:dateUtc="2026-05-04T23:58:00Z">
                  <w:rPr>
                    <w:ins w:id="804" w:author="Gledis Guri" w:date="2026-05-04T16:56:00Z" w16du:dateUtc="2026-05-04T23:56:00Z"/>
                    <w:rFonts w:ascii="Aptos Narrow" w:hAnsi="Aptos Narrow"/>
                    <w:color w:val="000000"/>
                  </w:rPr>
                </w:rPrChange>
              </w:rPr>
              <w:pPrChange w:id="805" w:author="Gledis Guri" w:date="2026-05-04T17:12:00Z" w16du:dateUtc="2026-05-05T00:12:00Z">
                <w:pPr/>
              </w:pPrChange>
            </w:pPr>
            <w:ins w:id="806" w:author="Gledis Guri" w:date="2026-05-04T16:56:00Z" w16du:dateUtc="2026-05-04T23:56:00Z">
              <w:r w:rsidRPr="00913374">
                <w:rPr>
                  <w:rFonts w:ascii="Times New Roman" w:hAnsi="Times New Roman" w:cs="Times New Roman"/>
                  <w:color w:val="000000"/>
                  <w:rPrChange w:id="807" w:author="Gledis Guri" w:date="2026-05-04T16:58:00Z" w16du:dateUtc="2026-05-04T23:58:00Z">
                    <w:rPr>
                      <w:rFonts w:ascii="Aptos Narrow" w:hAnsi="Aptos Narrow"/>
                      <w:color w:val="000000"/>
                    </w:rPr>
                  </w:rPrChange>
                </w:rPr>
                <w:t>0</w:t>
              </w:r>
            </w:ins>
          </w:p>
        </w:tc>
        <w:tc>
          <w:tcPr>
            <w:tcW w:w="709" w:type="dxa"/>
            <w:vAlign w:val="bottom"/>
            <w:tcPrChange w:id="808" w:author="Gledis Guri" w:date="2026-05-04T20:36:00Z" w16du:dateUtc="2026-05-05T03:36:00Z">
              <w:tcPr>
                <w:tcW w:w="611" w:type="dxa"/>
                <w:vAlign w:val="bottom"/>
              </w:tcPr>
            </w:tcPrChange>
          </w:tcPr>
          <w:p w14:paraId="111E8157" w14:textId="2669FCBA" w:rsidR="000C6DDC" w:rsidRPr="00913374" w:rsidRDefault="000C6DDC" w:rsidP="00952A86">
            <w:pPr>
              <w:jc w:val="center"/>
              <w:rPr>
                <w:ins w:id="809" w:author="Gledis Guri" w:date="2026-05-04T16:56:00Z" w16du:dateUtc="2026-05-04T23:56:00Z"/>
                <w:rFonts w:ascii="Times New Roman" w:hAnsi="Times New Roman" w:cs="Times New Roman"/>
                <w:color w:val="000000"/>
                <w:rPrChange w:id="810" w:author="Gledis Guri" w:date="2026-05-04T16:58:00Z" w16du:dateUtc="2026-05-04T23:58:00Z">
                  <w:rPr>
                    <w:ins w:id="811" w:author="Gledis Guri" w:date="2026-05-04T16:56:00Z" w16du:dateUtc="2026-05-04T23:56:00Z"/>
                    <w:rFonts w:ascii="Aptos Narrow" w:hAnsi="Aptos Narrow"/>
                    <w:color w:val="000000"/>
                  </w:rPr>
                </w:rPrChange>
              </w:rPr>
              <w:pPrChange w:id="812" w:author="Gledis Guri" w:date="2026-05-04T17:12:00Z" w16du:dateUtc="2026-05-05T00:12:00Z">
                <w:pPr/>
              </w:pPrChange>
            </w:pPr>
            <w:ins w:id="813" w:author="Gledis Guri" w:date="2026-05-04T16:56:00Z" w16du:dateUtc="2026-05-04T23:56:00Z">
              <w:r w:rsidRPr="00913374">
                <w:rPr>
                  <w:rFonts w:ascii="Times New Roman" w:hAnsi="Times New Roman" w:cs="Times New Roman"/>
                  <w:color w:val="000000"/>
                  <w:rPrChange w:id="814" w:author="Gledis Guri" w:date="2026-05-04T16:58:00Z" w16du:dateUtc="2026-05-04T23:58:00Z">
                    <w:rPr>
                      <w:rFonts w:ascii="Aptos Narrow" w:hAnsi="Aptos Narrow"/>
                      <w:color w:val="000000"/>
                    </w:rPr>
                  </w:rPrChange>
                </w:rPr>
                <w:t>46</w:t>
              </w:r>
            </w:ins>
          </w:p>
        </w:tc>
      </w:tr>
      <w:tr w:rsidR="000C6DDC" w:rsidRPr="000C6DDC" w14:paraId="0096C8F4" w14:textId="77777777" w:rsidTr="000B28BE">
        <w:trPr>
          <w:trHeight w:val="493"/>
          <w:ins w:id="815" w:author="Gledis Guri" w:date="2026-05-04T16:56:00Z" w16du:dateUtc="2026-05-04T23:56:00Z"/>
          <w:trPrChange w:id="816" w:author="Gledis Guri" w:date="2026-05-04T20:36:00Z" w16du:dateUtc="2026-05-05T03:36:00Z">
            <w:trPr>
              <w:gridBefore w:val="1"/>
            </w:trPr>
          </w:trPrChange>
        </w:trPr>
        <w:tc>
          <w:tcPr>
            <w:tcW w:w="728" w:type="dxa"/>
            <w:vAlign w:val="bottom"/>
            <w:tcPrChange w:id="817" w:author="Gledis Guri" w:date="2026-05-04T20:36:00Z" w16du:dateUtc="2026-05-05T03:36:00Z">
              <w:tcPr>
                <w:tcW w:w="728" w:type="dxa"/>
                <w:gridSpan w:val="2"/>
                <w:vAlign w:val="bottom"/>
              </w:tcPr>
            </w:tcPrChange>
          </w:tcPr>
          <w:p w14:paraId="00293666" w14:textId="4B113D04" w:rsidR="000C6DDC" w:rsidRPr="00913374" w:rsidRDefault="000C6DDC" w:rsidP="00952A86">
            <w:pPr>
              <w:jc w:val="center"/>
              <w:rPr>
                <w:ins w:id="818" w:author="Gledis Guri" w:date="2026-05-04T16:56:00Z" w16du:dateUtc="2026-05-04T23:56:00Z"/>
                <w:rFonts w:ascii="Times New Roman" w:hAnsi="Times New Roman" w:cs="Times New Roman"/>
                <w:color w:val="000000"/>
                <w:rPrChange w:id="819" w:author="Gledis Guri" w:date="2026-05-04T16:58:00Z" w16du:dateUtc="2026-05-04T23:58:00Z">
                  <w:rPr>
                    <w:ins w:id="820" w:author="Gledis Guri" w:date="2026-05-04T16:56:00Z" w16du:dateUtc="2026-05-04T23:56:00Z"/>
                    <w:rFonts w:ascii="Aptos Narrow" w:hAnsi="Aptos Narrow"/>
                    <w:color w:val="000000"/>
                  </w:rPr>
                </w:rPrChange>
              </w:rPr>
              <w:pPrChange w:id="821" w:author="Gledis Guri" w:date="2026-05-04T17:12:00Z" w16du:dateUtc="2026-05-05T00:12:00Z">
                <w:pPr/>
              </w:pPrChange>
            </w:pPr>
            <w:ins w:id="822" w:author="Gledis Guri" w:date="2026-05-04T16:56:00Z" w16du:dateUtc="2026-05-04T23:56:00Z">
              <w:r w:rsidRPr="00913374">
                <w:rPr>
                  <w:rFonts w:ascii="Times New Roman" w:hAnsi="Times New Roman" w:cs="Times New Roman"/>
                  <w:color w:val="000000"/>
                  <w:rPrChange w:id="823" w:author="Gledis Guri" w:date="2026-05-04T16:58:00Z" w16du:dateUtc="2026-05-04T23:58:00Z">
                    <w:rPr>
                      <w:rFonts w:ascii="Aptos Narrow" w:hAnsi="Aptos Narrow"/>
                      <w:color w:val="000000"/>
                    </w:rPr>
                  </w:rPrChange>
                </w:rPr>
                <w:t>0</w:t>
              </w:r>
            </w:ins>
          </w:p>
        </w:tc>
        <w:tc>
          <w:tcPr>
            <w:tcW w:w="1234" w:type="dxa"/>
            <w:vAlign w:val="bottom"/>
            <w:tcPrChange w:id="824" w:author="Gledis Guri" w:date="2026-05-04T20:36:00Z" w16du:dateUtc="2026-05-05T03:36:00Z">
              <w:tcPr>
                <w:tcW w:w="1234" w:type="dxa"/>
                <w:gridSpan w:val="2"/>
                <w:vAlign w:val="bottom"/>
              </w:tcPr>
            </w:tcPrChange>
          </w:tcPr>
          <w:p w14:paraId="70C81DC7" w14:textId="1E2B3D90" w:rsidR="000C6DDC" w:rsidRPr="00913374" w:rsidRDefault="000C6DDC" w:rsidP="00952A86">
            <w:pPr>
              <w:jc w:val="center"/>
              <w:rPr>
                <w:ins w:id="825" w:author="Gledis Guri" w:date="2026-05-04T16:56:00Z" w16du:dateUtc="2026-05-04T23:56:00Z"/>
                <w:rFonts w:ascii="Times New Roman" w:hAnsi="Times New Roman" w:cs="Times New Roman"/>
                <w:color w:val="000000"/>
                <w:rPrChange w:id="826" w:author="Gledis Guri" w:date="2026-05-04T16:58:00Z" w16du:dateUtc="2026-05-04T23:58:00Z">
                  <w:rPr>
                    <w:ins w:id="827" w:author="Gledis Guri" w:date="2026-05-04T16:56:00Z" w16du:dateUtc="2026-05-04T23:56:00Z"/>
                    <w:rFonts w:ascii="Aptos Narrow" w:hAnsi="Aptos Narrow"/>
                    <w:color w:val="000000"/>
                  </w:rPr>
                </w:rPrChange>
              </w:rPr>
              <w:pPrChange w:id="828" w:author="Gledis Guri" w:date="2026-05-04T17:12:00Z" w16du:dateUtc="2026-05-05T00:12:00Z">
                <w:pPr/>
              </w:pPrChange>
            </w:pPr>
            <w:ins w:id="829" w:author="Gledis Guri" w:date="2026-05-04T16:56:00Z" w16du:dateUtc="2026-05-04T23:56:00Z">
              <w:r w:rsidRPr="00913374">
                <w:rPr>
                  <w:rFonts w:ascii="Times New Roman" w:hAnsi="Times New Roman" w:cs="Times New Roman"/>
                  <w:color w:val="000000"/>
                  <w:rPrChange w:id="830" w:author="Gledis Guri" w:date="2026-05-04T16:58:00Z" w16du:dateUtc="2026-05-04T23:58:00Z">
                    <w:rPr>
                      <w:rFonts w:ascii="Aptos Narrow" w:hAnsi="Aptos Narrow"/>
                      <w:color w:val="000000"/>
                    </w:rPr>
                  </w:rPrChange>
                </w:rPr>
                <w:t>1</w:t>
              </w:r>
            </w:ins>
          </w:p>
        </w:tc>
        <w:tc>
          <w:tcPr>
            <w:tcW w:w="1294" w:type="dxa"/>
            <w:vAlign w:val="bottom"/>
            <w:tcPrChange w:id="831" w:author="Gledis Guri" w:date="2026-05-04T20:36:00Z" w16du:dateUtc="2026-05-05T03:36:00Z">
              <w:tcPr>
                <w:tcW w:w="1368" w:type="dxa"/>
                <w:gridSpan w:val="3"/>
                <w:vAlign w:val="bottom"/>
              </w:tcPr>
            </w:tcPrChange>
          </w:tcPr>
          <w:p w14:paraId="482B56ED" w14:textId="7BE58803" w:rsidR="000C6DDC" w:rsidRPr="00913374" w:rsidRDefault="000C6DDC" w:rsidP="00952A86">
            <w:pPr>
              <w:jc w:val="center"/>
              <w:rPr>
                <w:ins w:id="832" w:author="Gledis Guri" w:date="2026-05-04T16:56:00Z" w16du:dateUtc="2026-05-04T23:56:00Z"/>
                <w:rFonts w:ascii="Times New Roman" w:hAnsi="Times New Roman" w:cs="Times New Roman"/>
                <w:color w:val="000000"/>
                <w:rPrChange w:id="833" w:author="Gledis Guri" w:date="2026-05-04T16:58:00Z" w16du:dateUtc="2026-05-04T23:58:00Z">
                  <w:rPr>
                    <w:ins w:id="834" w:author="Gledis Guri" w:date="2026-05-04T16:56:00Z" w16du:dateUtc="2026-05-04T23:56:00Z"/>
                    <w:rFonts w:ascii="Aptos Narrow" w:hAnsi="Aptos Narrow"/>
                    <w:color w:val="000000"/>
                  </w:rPr>
                </w:rPrChange>
              </w:rPr>
              <w:pPrChange w:id="835" w:author="Gledis Guri" w:date="2026-05-04T17:12:00Z" w16du:dateUtc="2026-05-05T00:12:00Z">
                <w:pPr/>
              </w:pPrChange>
            </w:pPr>
            <w:ins w:id="836" w:author="Gledis Guri" w:date="2026-05-04T16:56:00Z" w16du:dateUtc="2026-05-04T23:56:00Z">
              <w:r w:rsidRPr="00913374">
                <w:rPr>
                  <w:rFonts w:ascii="Times New Roman" w:hAnsi="Times New Roman" w:cs="Times New Roman"/>
                  <w:color w:val="000000"/>
                  <w:rPrChange w:id="837" w:author="Gledis Guri" w:date="2026-05-04T16:58:00Z" w16du:dateUtc="2026-05-04T23:58:00Z">
                    <w:rPr>
                      <w:rFonts w:ascii="Aptos Narrow" w:hAnsi="Aptos Narrow"/>
                      <w:color w:val="000000"/>
                    </w:rPr>
                  </w:rPrChange>
                </w:rPr>
                <w:t>0</w:t>
              </w:r>
            </w:ins>
          </w:p>
        </w:tc>
        <w:tc>
          <w:tcPr>
            <w:tcW w:w="708" w:type="dxa"/>
            <w:vAlign w:val="bottom"/>
            <w:tcPrChange w:id="838" w:author="Gledis Guri" w:date="2026-05-04T20:36:00Z" w16du:dateUtc="2026-05-05T03:36:00Z">
              <w:tcPr>
                <w:tcW w:w="1499" w:type="dxa"/>
                <w:gridSpan w:val="3"/>
                <w:vAlign w:val="bottom"/>
              </w:tcPr>
            </w:tcPrChange>
          </w:tcPr>
          <w:p w14:paraId="41B290B3" w14:textId="2F9FDEF7" w:rsidR="000C6DDC" w:rsidRPr="00913374" w:rsidRDefault="000C6DDC" w:rsidP="00952A86">
            <w:pPr>
              <w:jc w:val="center"/>
              <w:rPr>
                <w:ins w:id="839" w:author="Gledis Guri" w:date="2026-05-04T16:56:00Z" w16du:dateUtc="2026-05-04T23:56:00Z"/>
                <w:rFonts w:ascii="Times New Roman" w:hAnsi="Times New Roman" w:cs="Times New Roman"/>
                <w:color w:val="000000"/>
                <w:rPrChange w:id="840" w:author="Gledis Guri" w:date="2026-05-04T16:58:00Z" w16du:dateUtc="2026-05-04T23:58:00Z">
                  <w:rPr>
                    <w:ins w:id="841" w:author="Gledis Guri" w:date="2026-05-04T16:56:00Z" w16du:dateUtc="2026-05-04T23:56:00Z"/>
                    <w:rFonts w:ascii="Aptos Narrow" w:hAnsi="Aptos Narrow"/>
                    <w:color w:val="000000"/>
                  </w:rPr>
                </w:rPrChange>
              </w:rPr>
              <w:pPrChange w:id="842" w:author="Gledis Guri" w:date="2026-05-04T17:12:00Z" w16du:dateUtc="2026-05-05T00:12:00Z">
                <w:pPr/>
              </w:pPrChange>
            </w:pPr>
            <w:ins w:id="843" w:author="Gledis Guri" w:date="2026-05-04T16:56:00Z" w16du:dateUtc="2026-05-04T23:56:00Z">
              <w:r w:rsidRPr="00913374">
                <w:rPr>
                  <w:rFonts w:ascii="Times New Roman" w:hAnsi="Times New Roman" w:cs="Times New Roman"/>
                  <w:color w:val="000000"/>
                  <w:rPrChange w:id="844" w:author="Gledis Guri" w:date="2026-05-04T16:58:00Z" w16du:dateUtc="2026-05-04T23:58:00Z">
                    <w:rPr>
                      <w:rFonts w:ascii="Aptos Narrow" w:hAnsi="Aptos Narrow"/>
                      <w:color w:val="000000"/>
                    </w:rPr>
                  </w:rPrChange>
                </w:rPr>
                <w:t>1</w:t>
              </w:r>
            </w:ins>
          </w:p>
        </w:tc>
        <w:tc>
          <w:tcPr>
            <w:tcW w:w="1134" w:type="dxa"/>
            <w:vAlign w:val="bottom"/>
            <w:tcPrChange w:id="845" w:author="Gledis Guri" w:date="2026-05-04T20:36:00Z" w16du:dateUtc="2026-05-05T03:36:00Z">
              <w:tcPr>
                <w:tcW w:w="2000" w:type="dxa"/>
                <w:gridSpan w:val="5"/>
                <w:vAlign w:val="bottom"/>
              </w:tcPr>
            </w:tcPrChange>
          </w:tcPr>
          <w:p w14:paraId="7A65EB41" w14:textId="23397795" w:rsidR="000C6DDC" w:rsidRPr="00913374" w:rsidRDefault="000C6DDC" w:rsidP="00952A86">
            <w:pPr>
              <w:jc w:val="center"/>
              <w:rPr>
                <w:ins w:id="846" w:author="Gledis Guri" w:date="2026-05-04T16:56:00Z" w16du:dateUtc="2026-05-04T23:56:00Z"/>
                <w:rFonts w:ascii="Times New Roman" w:hAnsi="Times New Roman" w:cs="Times New Roman"/>
                <w:color w:val="000000"/>
                <w:rPrChange w:id="847" w:author="Gledis Guri" w:date="2026-05-04T16:58:00Z" w16du:dateUtc="2026-05-04T23:58:00Z">
                  <w:rPr>
                    <w:ins w:id="848" w:author="Gledis Guri" w:date="2026-05-04T16:56:00Z" w16du:dateUtc="2026-05-04T23:56:00Z"/>
                    <w:rFonts w:ascii="Aptos Narrow" w:hAnsi="Aptos Narrow"/>
                    <w:color w:val="000000"/>
                  </w:rPr>
                </w:rPrChange>
              </w:rPr>
              <w:pPrChange w:id="849" w:author="Gledis Guri" w:date="2026-05-04T17:12:00Z" w16du:dateUtc="2026-05-05T00:12:00Z">
                <w:pPr/>
              </w:pPrChange>
            </w:pPr>
            <w:ins w:id="850" w:author="Gledis Guri" w:date="2026-05-04T16:56:00Z" w16du:dateUtc="2026-05-04T23:56:00Z">
              <w:r w:rsidRPr="00913374">
                <w:rPr>
                  <w:rFonts w:ascii="Times New Roman" w:hAnsi="Times New Roman" w:cs="Times New Roman"/>
                  <w:color w:val="000000"/>
                  <w:rPrChange w:id="851" w:author="Gledis Guri" w:date="2026-05-04T16:58:00Z" w16du:dateUtc="2026-05-04T23:58:00Z">
                    <w:rPr>
                      <w:rFonts w:ascii="Aptos Narrow" w:hAnsi="Aptos Narrow"/>
                      <w:color w:val="000000"/>
                    </w:rPr>
                  </w:rPrChange>
                </w:rPr>
                <w:t>0</w:t>
              </w:r>
            </w:ins>
          </w:p>
        </w:tc>
        <w:tc>
          <w:tcPr>
            <w:tcW w:w="709" w:type="dxa"/>
            <w:vAlign w:val="bottom"/>
            <w:tcPrChange w:id="852" w:author="Gledis Guri" w:date="2026-05-04T20:36:00Z" w16du:dateUtc="2026-05-05T03:36:00Z">
              <w:tcPr>
                <w:tcW w:w="611" w:type="dxa"/>
                <w:vAlign w:val="bottom"/>
              </w:tcPr>
            </w:tcPrChange>
          </w:tcPr>
          <w:p w14:paraId="32FF20B7" w14:textId="6EAD5E67" w:rsidR="000C6DDC" w:rsidRPr="00913374" w:rsidRDefault="000C6DDC" w:rsidP="00952A86">
            <w:pPr>
              <w:jc w:val="center"/>
              <w:rPr>
                <w:ins w:id="853" w:author="Gledis Guri" w:date="2026-05-04T16:56:00Z" w16du:dateUtc="2026-05-04T23:56:00Z"/>
                <w:rFonts w:ascii="Times New Roman" w:hAnsi="Times New Roman" w:cs="Times New Roman"/>
                <w:color w:val="000000"/>
                <w:rPrChange w:id="854" w:author="Gledis Guri" w:date="2026-05-04T16:58:00Z" w16du:dateUtc="2026-05-04T23:58:00Z">
                  <w:rPr>
                    <w:ins w:id="855" w:author="Gledis Guri" w:date="2026-05-04T16:56:00Z" w16du:dateUtc="2026-05-04T23:56:00Z"/>
                    <w:rFonts w:ascii="Aptos Narrow" w:hAnsi="Aptos Narrow"/>
                    <w:color w:val="000000"/>
                  </w:rPr>
                </w:rPrChange>
              </w:rPr>
              <w:pPrChange w:id="856" w:author="Gledis Guri" w:date="2026-05-04T17:12:00Z" w16du:dateUtc="2026-05-05T00:12:00Z">
                <w:pPr/>
              </w:pPrChange>
            </w:pPr>
            <w:ins w:id="857" w:author="Gledis Guri" w:date="2026-05-04T16:56:00Z" w16du:dateUtc="2026-05-04T23:56:00Z">
              <w:r w:rsidRPr="00913374">
                <w:rPr>
                  <w:rFonts w:ascii="Times New Roman" w:hAnsi="Times New Roman" w:cs="Times New Roman"/>
                  <w:color w:val="000000"/>
                  <w:rPrChange w:id="858" w:author="Gledis Guri" w:date="2026-05-04T16:58:00Z" w16du:dateUtc="2026-05-04T23:58:00Z">
                    <w:rPr>
                      <w:rFonts w:ascii="Aptos Narrow" w:hAnsi="Aptos Narrow"/>
                      <w:color w:val="000000"/>
                    </w:rPr>
                  </w:rPrChange>
                </w:rPr>
                <w:t>81</w:t>
              </w:r>
            </w:ins>
          </w:p>
        </w:tc>
      </w:tr>
      <w:tr w:rsidR="000C6DDC" w:rsidRPr="000C6DDC" w14:paraId="75A24B82" w14:textId="77777777" w:rsidTr="000B28BE">
        <w:trPr>
          <w:trHeight w:val="493"/>
          <w:ins w:id="859" w:author="Gledis Guri" w:date="2026-05-04T16:56:00Z" w16du:dateUtc="2026-05-04T23:56:00Z"/>
          <w:trPrChange w:id="860" w:author="Gledis Guri" w:date="2026-05-04T20:36:00Z" w16du:dateUtc="2026-05-05T03:36:00Z">
            <w:trPr>
              <w:gridBefore w:val="1"/>
            </w:trPr>
          </w:trPrChange>
        </w:trPr>
        <w:tc>
          <w:tcPr>
            <w:tcW w:w="728" w:type="dxa"/>
            <w:vAlign w:val="bottom"/>
            <w:tcPrChange w:id="861" w:author="Gledis Guri" w:date="2026-05-04T20:36:00Z" w16du:dateUtc="2026-05-05T03:36:00Z">
              <w:tcPr>
                <w:tcW w:w="728" w:type="dxa"/>
                <w:gridSpan w:val="2"/>
                <w:vAlign w:val="bottom"/>
              </w:tcPr>
            </w:tcPrChange>
          </w:tcPr>
          <w:p w14:paraId="3E2A7712" w14:textId="0C0B7601" w:rsidR="000C6DDC" w:rsidRPr="00913374" w:rsidRDefault="000C6DDC" w:rsidP="00A21FF0">
            <w:pPr>
              <w:jc w:val="center"/>
              <w:rPr>
                <w:ins w:id="862" w:author="Gledis Guri" w:date="2026-05-04T16:56:00Z" w16du:dateUtc="2026-05-04T23:56:00Z"/>
                <w:rFonts w:ascii="Times New Roman" w:hAnsi="Times New Roman" w:cs="Times New Roman"/>
                <w:color w:val="000000"/>
                <w:rPrChange w:id="863" w:author="Gledis Guri" w:date="2026-05-04T16:58:00Z" w16du:dateUtc="2026-05-04T23:58:00Z">
                  <w:rPr>
                    <w:ins w:id="864" w:author="Gledis Guri" w:date="2026-05-04T16:56:00Z" w16du:dateUtc="2026-05-04T23:56:00Z"/>
                    <w:rFonts w:ascii="Aptos Narrow" w:hAnsi="Aptos Narrow"/>
                    <w:color w:val="000000"/>
                  </w:rPr>
                </w:rPrChange>
              </w:rPr>
              <w:pPrChange w:id="865" w:author="Gledis Guri" w:date="2026-05-04T17:17:00Z" w16du:dateUtc="2026-05-05T00:17:00Z">
                <w:pPr/>
              </w:pPrChange>
            </w:pPr>
            <w:ins w:id="866" w:author="Gledis Guri" w:date="2026-05-04T16:56:00Z" w16du:dateUtc="2026-05-04T23:56:00Z">
              <w:r w:rsidRPr="00913374">
                <w:rPr>
                  <w:rFonts w:ascii="Times New Roman" w:hAnsi="Times New Roman" w:cs="Times New Roman"/>
                  <w:color w:val="000000"/>
                  <w:rPrChange w:id="867" w:author="Gledis Guri" w:date="2026-05-04T16:58:00Z" w16du:dateUtc="2026-05-04T23:58:00Z">
                    <w:rPr>
                      <w:rFonts w:ascii="Aptos Narrow" w:hAnsi="Aptos Narrow"/>
                      <w:color w:val="000000"/>
                    </w:rPr>
                  </w:rPrChange>
                </w:rPr>
                <w:t>0</w:t>
              </w:r>
            </w:ins>
          </w:p>
        </w:tc>
        <w:tc>
          <w:tcPr>
            <w:tcW w:w="1234" w:type="dxa"/>
            <w:vAlign w:val="bottom"/>
            <w:tcPrChange w:id="868" w:author="Gledis Guri" w:date="2026-05-04T20:36:00Z" w16du:dateUtc="2026-05-05T03:36:00Z">
              <w:tcPr>
                <w:tcW w:w="1234" w:type="dxa"/>
                <w:gridSpan w:val="2"/>
                <w:vAlign w:val="bottom"/>
              </w:tcPr>
            </w:tcPrChange>
          </w:tcPr>
          <w:p w14:paraId="2EA7DDD6" w14:textId="4CF4BBB9" w:rsidR="000C6DDC" w:rsidRPr="00913374" w:rsidRDefault="000C6DDC" w:rsidP="00A21FF0">
            <w:pPr>
              <w:jc w:val="center"/>
              <w:rPr>
                <w:ins w:id="869" w:author="Gledis Guri" w:date="2026-05-04T16:56:00Z" w16du:dateUtc="2026-05-04T23:56:00Z"/>
                <w:rFonts w:ascii="Times New Roman" w:hAnsi="Times New Roman" w:cs="Times New Roman"/>
                <w:color w:val="000000"/>
                <w:rPrChange w:id="870" w:author="Gledis Guri" w:date="2026-05-04T16:58:00Z" w16du:dateUtc="2026-05-04T23:58:00Z">
                  <w:rPr>
                    <w:ins w:id="871" w:author="Gledis Guri" w:date="2026-05-04T16:56:00Z" w16du:dateUtc="2026-05-04T23:56:00Z"/>
                    <w:rFonts w:ascii="Aptos Narrow" w:hAnsi="Aptos Narrow"/>
                    <w:color w:val="000000"/>
                  </w:rPr>
                </w:rPrChange>
              </w:rPr>
              <w:pPrChange w:id="872" w:author="Gledis Guri" w:date="2026-05-04T17:17:00Z" w16du:dateUtc="2026-05-05T00:17:00Z">
                <w:pPr/>
              </w:pPrChange>
            </w:pPr>
            <w:ins w:id="873" w:author="Gledis Guri" w:date="2026-05-04T16:56:00Z" w16du:dateUtc="2026-05-04T23:56:00Z">
              <w:r w:rsidRPr="00913374">
                <w:rPr>
                  <w:rFonts w:ascii="Times New Roman" w:hAnsi="Times New Roman" w:cs="Times New Roman"/>
                  <w:color w:val="000000"/>
                  <w:rPrChange w:id="874" w:author="Gledis Guri" w:date="2026-05-04T16:58:00Z" w16du:dateUtc="2026-05-04T23:58:00Z">
                    <w:rPr>
                      <w:rFonts w:ascii="Aptos Narrow" w:hAnsi="Aptos Narrow"/>
                      <w:color w:val="000000"/>
                    </w:rPr>
                  </w:rPrChange>
                </w:rPr>
                <w:t>1</w:t>
              </w:r>
            </w:ins>
          </w:p>
        </w:tc>
        <w:tc>
          <w:tcPr>
            <w:tcW w:w="1294" w:type="dxa"/>
            <w:vAlign w:val="bottom"/>
            <w:tcPrChange w:id="875" w:author="Gledis Guri" w:date="2026-05-04T20:36:00Z" w16du:dateUtc="2026-05-05T03:36:00Z">
              <w:tcPr>
                <w:tcW w:w="1368" w:type="dxa"/>
                <w:gridSpan w:val="3"/>
                <w:vAlign w:val="bottom"/>
              </w:tcPr>
            </w:tcPrChange>
          </w:tcPr>
          <w:p w14:paraId="78F62F55" w14:textId="63D29407" w:rsidR="000C6DDC" w:rsidRPr="00913374" w:rsidRDefault="000C6DDC" w:rsidP="00A21FF0">
            <w:pPr>
              <w:jc w:val="center"/>
              <w:rPr>
                <w:ins w:id="876" w:author="Gledis Guri" w:date="2026-05-04T16:56:00Z" w16du:dateUtc="2026-05-04T23:56:00Z"/>
                <w:rFonts w:ascii="Times New Roman" w:hAnsi="Times New Roman" w:cs="Times New Roman"/>
                <w:color w:val="000000"/>
                <w:rPrChange w:id="877" w:author="Gledis Guri" w:date="2026-05-04T16:58:00Z" w16du:dateUtc="2026-05-04T23:58:00Z">
                  <w:rPr>
                    <w:ins w:id="878" w:author="Gledis Guri" w:date="2026-05-04T16:56:00Z" w16du:dateUtc="2026-05-04T23:56:00Z"/>
                    <w:rFonts w:ascii="Aptos Narrow" w:hAnsi="Aptos Narrow"/>
                    <w:color w:val="000000"/>
                  </w:rPr>
                </w:rPrChange>
              </w:rPr>
              <w:pPrChange w:id="879" w:author="Gledis Guri" w:date="2026-05-04T17:17:00Z" w16du:dateUtc="2026-05-05T00:17:00Z">
                <w:pPr/>
              </w:pPrChange>
            </w:pPr>
            <w:ins w:id="880" w:author="Gledis Guri" w:date="2026-05-04T16:56:00Z" w16du:dateUtc="2026-05-04T23:56:00Z">
              <w:r w:rsidRPr="00913374">
                <w:rPr>
                  <w:rFonts w:ascii="Times New Roman" w:hAnsi="Times New Roman" w:cs="Times New Roman"/>
                  <w:color w:val="000000"/>
                  <w:rPrChange w:id="881" w:author="Gledis Guri" w:date="2026-05-04T16:58:00Z" w16du:dateUtc="2026-05-04T23:58:00Z">
                    <w:rPr>
                      <w:rFonts w:ascii="Aptos Narrow" w:hAnsi="Aptos Narrow"/>
                      <w:color w:val="000000"/>
                    </w:rPr>
                  </w:rPrChange>
                </w:rPr>
                <w:t>0</w:t>
              </w:r>
            </w:ins>
          </w:p>
        </w:tc>
        <w:tc>
          <w:tcPr>
            <w:tcW w:w="708" w:type="dxa"/>
            <w:vAlign w:val="bottom"/>
            <w:tcPrChange w:id="882" w:author="Gledis Guri" w:date="2026-05-04T20:36:00Z" w16du:dateUtc="2026-05-05T03:36:00Z">
              <w:tcPr>
                <w:tcW w:w="1499" w:type="dxa"/>
                <w:gridSpan w:val="3"/>
                <w:vAlign w:val="bottom"/>
              </w:tcPr>
            </w:tcPrChange>
          </w:tcPr>
          <w:p w14:paraId="1782D2DB" w14:textId="2085B8FF" w:rsidR="000C6DDC" w:rsidRPr="00913374" w:rsidRDefault="000C6DDC" w:rsidP="00A21FF0">
            <w:pPr>
              <w:jc w:val="center"/>
              <w:rPr>
                <w:ins w:id="883" w:author="Gledis Guri" w:date="2026-05-04T16:56:00Z" w16du:dateUtc="2026-05-04T23:56:00Z"/>
                <w:rFonts w:ascii="Times New Roman" w:hAnsi="Times New Roman" w:cs="Times New Roman"/>
                <w:color w:val="000000"/>
                <w:rPrChange w:id="884" w:author="Gledis Guri" w:date="2026-05-04T16:58:00Z" w16du:dateUtc="2026-05-04T23:58:00Z">
                  <w:rPr>
                    <w:ins w:id="885" w:author="Gledis Guri" w:date="2026-05-04T16:56:00Z" w16du:dateUtc="2026-05-04T23:56:00Z"/>
                    <w:rFonts w:ascii="Aptos Narrow" w:hAnsi="Aptos Narrow"/>
                    <w:color w:val="000000"/>
                  </w:rPr>
                </w:rPrChange>
              </w:rPr>
              <w:pPrChange w:id="886" w:author="Gledis Guri" w:date="2026-05-04T17:17:00Z" w16du:dateUtc="2026-05-05T00:17:00Z">
                <w:pPr/>
              </w:pPrChange>
            </w:pPr>
            <w:ins w:id="887" w:author="Gledis Guri" w:date="2026-05-04T16:56:00Z" w16du:dateUtc="2026-05-04T23:56:00Z">
              <w:r w:rsidRPr="00913374">
                <w:rPr>
                  <w:rFonts w:ascii="Times New Roman" w:hAnsi="Times New Roman" w:cs="Times New Roman"/>
                  <w:color w:val="000000"/>
                  <w:rPrChange w:id="888" w:author="Gledis Guri" w:date="2026-05-04T16:58:00Z" w16du:dateUtc="2026-05-04T23:58:00Z">
                    <w:rPr>
                      <w:rFonts w:ascii="Aptos Narrow" w:hAnsi="Aptos Narrow"/>
                      <w:color w:val="000000"/>
                    </w:rPr>
                  </w:rPrChange>
                </w:rPr>
                <w:t>2</w:t>
              </w:r>
            </w:ins>
          </w:p>
        </w:tc>
        <w:tc>
          <w:tcPr>
            <w:tcW w:w="1134" w:type="dxa"/>
            <w:vAlign w:val="bottom"/>
            <w:tcPrChange w:id="889" w:author="Gledis Guri" w:date="2026-05-04T20:36:00Z" w16du:dateUtc="2026-05-05T03:36:00Z">
              <w:tcPr>
                <w:tcW w:w="2000" w:type="dxa"/>
                <w:gridSpan w:val="5"/>
                <w:vAlign w:val="bottom"/>
              </w:tcPr>
            </w:tcPrChange>
          </w:tcPr>
          <w:p w14:paraId="10DFE285" w14:textId="4516CA0E" w:rsidR="000C6DDC" w:rsidRPr="00913374" w:rsidRDefault="000C6DDC" w:rsidP="00A21FF0">
            <w:pPr>
              <w:jc w:val="center"/>
              <w:rPr>
                <w:ins w:id="890" w:author="Gledis Guri" w:date="2026-05-04T16:56:00Z" w16du:dateUtc="2026-05-04T23:56:00Z"/>
                <w:rFonts w:ascii="Times New Roman" w:hAnsi="Times New Roman" w:cs="Times New Roman"/>
                <w:color w:val="000000"/>
                <w:rPrChange w:id="891" w:author="Gledis Guri" w:date="2026-05-04T16:58:00Z" w16du:dateUtc="2026-05-04T23:58:00Z">
                  <w:rPr>
                    <w:ins w:id="892" w:author="Gledis Guri" w:date="2026-05-04T16:56:00Z" w16du:dateUtc="2026-05-04T23:56:00Z"/>
                    <w:rFonts w:ascii="Aptos Narrow" w:hAnsi="Aptos Narrow"/>
                    <w:color w:val="000000"/>
                  </w:rPr>
                </w:rPrChange>
              </w:rPr>
              <w:pPrChange w:id="893" w:author="Gledis Guri" w:date="2026-05-04T17:17:00Z" w16du:dateUtc="2026-05-05T00:17:00Z">
                <w:pPr/>
              </w:pPrChange>
            </w:pPr>
            <w:ins w:id="894" w:author="Gledis Guri" w:date="2026-05-04T16:56:00Z" w16du:dateUtc="2026-05-04T23:56:00Z">
              <w:r w:rsidRPr="00913374">
                <w:rPr>
                  <w:rFonts w:ascii="Times New Roman" w:hAnsi="Times New Roman" w:cs="Times New Roman"/>
                  <w:color w:val="000000"/>
                  <w:rPrChange w:id="895" w:author="Gledis Guri" w:date="2026-05-04T16:58:00Z" w16du:dateUtc="2026-05-04T23:58:00Z">
                    <w:rPr>
                      <w:rFonts w:ascii="Aptos Narrow" w:hAnsi="Aptos Narrow"/>
                      <w:color w:val="000000"/>
                    </w:rPr>
                  </w:rPrChange>
                </w:rPr>
                <w:t>0</w:t>
              </w:r>
            </w:ins>
          </w:p>
        </w:tc>
        <w:tc>
          <w:tcPr>
            <w:tcW w:w="709" w:type="dxa"/>
            <w:vAlign w:val="bottom"/>
            <w:tcPrChange w:id="896" w:author="Gledis Guri" w:date="2026-05-04T20:36:00Z" w16du:dateUtc="2026-05-05T03:36:00Z">
              <w:tcPr>
                <w:tcW w:w="611" w:type="dxa"/>
                <w:vAlign w:val="bottom"/>
              </w:tcPr>
            </w:tcPrChange>
          </w:tcPr>
          <w:p w14:paraId="7801BC50" w14:textId="16525680" w:rsidR="000C6DDC" w:rsidRPr="00913374" w:rsidRDefault="000C6DDC" w:rsidP="00A21FF0">
            <w:pPr>
              <w:jc w:val="center"/>
              <w:rPr>
                <w:ins w:id="897" w:author="Gledis Guri" w:date="2026-05-04T16:56:00Z" w16du:dateUtc="2026-05-04T23:56:00Z"/>
                <w:rFonts w:ascii="Times New Roman" w:hAnsi="Times New Roman" w:cs="Times New Roman"/>
                <w:color w:val="000000"/>
                <w:rPrChange w:id="898" w:author="Gledis Guri" w:date="2026-05-04T16:58:00Z" w16du:dateUtc="2026-05-04T23:58:00Z">
                  <w:rPr>
                    <w:ins w:id="899" w:author="Gledis Guri" w:date="2026-05-04T16:56:00Z" w16du:dateUtc="2026-05-04T23:56:00Z"/>
                    <w:rFonts w:ascii="Aptos Narrow" w:hAnsi="Aptos Narrow"/>
                    <w:color w:val="000000"/>
                  </w:rPr>
                </w:rPrChange>
              </w:rPr>
              <w:pPrChange w:id="900" w:author="Gledis Guri" w:date="2026-05-04T17:17:00Z" w16du:dateUtc="2026-05-05T00:17:00Z">
                <w:pPr/>
              </w:pPrChange>
            </w:pPr>
            <w:ins w:id="901" w:author="Gledis Guri" w:date="2026-05-04T16:56:00Z" w16du:dateUtc="2026-05-04T23:56:00Z">
              <w:r w:rsidRPr="00913374">
                <w:rPr>
                  <w:rFonts w:ascii="Times New Roman" w:hAnsi="Times New Roman" w:cs="Times New Roman"/>
                  <w:color w:val="000000"/>
                  <w:rPrChange w:id="902" w:author="Gledis Guri" w:date="2026-05-04T16:58:00Z" w16du:dateUtc="2026-05-04T23:58:00Z">
                    <w:rPr>
                      <w:rFonts w:ascii="Aptos Narrow" w:hAnsi="Aptos Narrow"/>
                      <w:color w:val="000000"/>
                    </w:rPr>
                  </w:rPrChange>
                </w:rPr>
                <w:t>70</w:t>
              </w:r>
            </w:ins>
          </w:p>
        </w:tc>
      </w:tr>
      <w:tr w:rsidR="000C6DDC" w:rsidRPr="000C6DDC" w14:paraId="0A1D0177" w14:textId="77777777" w:rsidTr="000B28BE">
        <w:trPr>
          <w:trHeight w:val="493"/>
          <w:ins w:id="903" w:author="Gledis Guri" w:date="2026-05-04T16:56:00Z" w16du:dateUtc="2026-05-04T23:56:00Z"/>
          <w:trPrChange w:id="904" w:author="Gledis Guri" w:date="2026-05-04T20:36:00Z" w16du:dateUtc="2026-05-05T03:36:00Z">
            <w:trPr>
              <w:gridBefore w:val="1"/>
            </w:trPr>
          </w:trPrChange>
        </w:trPr>
        <w:tc>
          <w:tcPr>
            <w:tcW w:w="728" w:type="dxa"/>
            <w:vAlign w:val="bottom"/>
            <w:tcPrChange w:id="905" w:author="Gledis Guri" w:date="2026-05-04T20:36:00Z" w16du:dateUtc="2026-05-05T03:36:00Z">
              <w:tcPr>
                <w:tcW w:w="728" w:type="dxa"/>
                <w:gridSpan w:val="2"/>
                <w:vAlign w:val="bottom"/>
              </w:tcPr>
            </w:tcPrChange>
          </w:tcPr>
          <w:p w14:paraId="7BA18D6C" w14:textId="6FCD370D" w:rsidR="000C6DDC" w:rsidRPr="00913374" w:rsidRDefault="000C6DDC" w:rsidP="00A21FF0">
            <w:pPr>
              <w:jc w:val="center"/>
              <w:rPr>
                <w:ins w:id="906" w:author="Gledis Guri" w:date="2026-05-04T16:56:00Z" w16du:dateUtc="2026-05-04T23:56:00Z"/>
                <w:rFonts w:ascii="Times New Roman" w:hAnsi="Times New Roman" w:cs="Times New Roman"/>
                <w:color w:val="000000"/>
                <w:rPrChange w:id="907" w:author="Gledis Guri" w:date="2026-05-04T16:58:00Z" w16du:dateUtc="2026-05-04T23:58:00Z">
                  <w:rPr>
                    <w:ins w:id="908" w:author="Gledis Guri" w:date="2026-05-04T16:56:00Z" w16du:dateUtc="2026-05-04T23:56:00Z"/>
                    <w:rFonts w:ascii="Aptos Narrow" w:hAnsi="Aptos Narrow"/>
                    <w:color w:val="000000"/>
                  </w:rPr>
                </w:rPrChange>
              </w:rPr>
              <w:pPrChange w:id="909" w:author="Gledis Guri" w:date="2026-05-04T17:17:00Z" w16du:dateUtc="2026-05-05T00:17:00Z">
                <w:pPr/>
              </w:pPrChange>
            </w:pPr>
            <w:ins w:id="910" w:author="Gledis Guri" w:date="2026-05-04T16:56:00Z" w16du:dateUtc="2026-05-04T23:56:00Z">
              <w:r w:rsidRPr="00913374">
                <w:rPr>
                  <w:rFonts w:ascii="Times New Roman" w:hAnsi="Times New Roman" w:cs="Times New Roman"/>
                  <w:color w:val="000000"/>
                  <w:rPrChange w:id="911" w:author="Gledis Guri" w:date="2026-05-04T16:58:00Z" w16du:dateUtc="2026-05-04T23:58:00Z">
                    <w:rPr>
                      <w:rFonts w:ascii="Aptos Narrow" w:hAnsi="Aptos Narrow"/>
                      <w:color w:val="000000"/>
                    </w:rPr>
                  </w:rPrChange>
                </w:rPr>
                <w:t>0</w:t>
              </w:r>
            </w:ins>
          </w:p>
        </w:tc>
        <w:tc>
          <w:tcPr>
            <w:tcW w:w="1234" w:type="dxa"/>
            <w:vAlign w:val="bottom"/>
            <w:tcPrChange w:id="912" w:author="Gledis Guri" w:date="2026-05-04T20:36:00Z" w16du:dateUtc="2026-05-05T03:36:00Z">
              <w:tcPr>
                <w:tcW w:w="1234" w:type="dxa"/>
                <w:gridSpan w:val="2"/>
                <w:vAlign w:val="bottom"/>
              </w:tcPr>
            </w:tcPrChange>
          </w:tcPr>
          <w:p w14:paraId="50132B5B" w14:textId="78BBA07C" w:rsidR="000C6DDC" w:rsidRPr="00913374" w:rsidRDefault="000C6DDC" w:rsidP="00A21FF0">
            <w:pPr>
              <w:jc w:val="center"/>
              <w:rPr>
                <w:ins w:id="913" w:author="Gledis Guri" w:date="2026-05-04T16:56:00Z" w16du:dateUtc="2026-05-04T23:56:00Z"/>
                <w:rFonts w:ascii="Times New Roman" w:hAnsi="Times New Roman" w:cs="Times New Roman"/>
                <w:color w:val="000000"/>
                <w:rPrChange w:id="914" w:author="Gledis Guri" w:date="2026-05-04T16:58:00Z" w16du:dateUtc="2026-05-04T23:58:00Z">
                  <w:rPr>
                    <w:ins w:id="915" w:author="Gledis Guri" w:date="2026-05-04T16:56:00Z" w16du:dateUtc="2026-05-04T23:56:00Z"/>
                    <w:rFonts w:ascii="Aptos Narrow" w:hAnsi="Aptos Narrow"/>
                    <w:color w:val="000000"/>
                  </w:rPr>
                </w:rPrChange>
              </w:rPr>
              <w:pPrChange w:id="916" w:author="Gledis Guri" w:date="2026-05-04T17:17:00Z" w16du:dateUtc="2026-05-05T00:17:00Z">
                <w:pPr/>
              </w:pPrChange>
            </w:pPr>
            <w:ins w:id="917" w:author="Gledis Guri" w:date="2026-05-04T16:56:00Z" w16du:dateUtc="2026-05-04T23:56:00Z">
              <w:r w:rsidRPr="00913374">
                <w:rPr>
                  <w:rFonts w:ascii="Times New Roman" w:hAnsi="Times New Roman" w:cs="Times New Roman"/>
                  <w:color w:val="000000"/>
                  <w:rPrChange w:id="918" w:author="Gledis Guri" w:date="2026-05-04T16:58:00Z" w16du:dateUtc="2026-05-04T23:58:00Z">
                    <w:rPr>
                      <w:rFonts w:ascii="Aptos Narrow" w:hAnsi="Aptos Narrow"/>
                      <w:color w:val="000000"/>
                    </w:rPr>
                  </w:rPrChange>
                </w:rPr>
                <w:t>1</w:t>
              </w:r>
            </w:ins>
          </w:p>
        </w:tc>
        <w:tc>
          <w:tcPr>
            <w:tcW w:w="1294" w:type="dxa"/>
            <w:vAlign w:val="bottom"/>
            <w:tcPrChange w:id="919" w:author="Gledis Guri" w:date="2026-05-04T20:36:00Z" w16du:dateUtc="2026-05-05T03:36:00Z">
              <w:tcPr>
                <w:tcW w:w="1368" w:type="dxa"/>
                <w:gridSpan w:val="3"/>
                <w:vAlign w:val="bottom"/>
              </w:tcPr>
            </w:tcPrChange>
          </w:tcPr>
          <w:p w14:paraId="0A731D8D" w14:textId="5108A9EF" w:rsidR="000C6DDC" w:rsidRPr="00913374" w:rsidRDefault="000C6DDC" w:rsidP="00A21FF0">
            <w:pPr>
              <w:jc w:val="center"/>
              <w:rPr>
                <w:ins w:id="920" w:author="Gledis Guri" w:date="2026-05-04T16:56:00Z" w16du:dateUtc="2026-05-04T23:56:00Z"/>
                <w:rFonts w:ascii="Times New Roman" w:hAnsi="Times New Roman" w:cs="Times New Roman"/>
                <w:color w:val="000000"/>
                <w:rPrChange w:id="921" w:author="Gledis Guri" w:date="2026-05-04T16:58:00Z" w16du:dateUtc="2026-05-04T23:58:00Z">
                  <w:rPr>
                    <w:ins w:id="922" w:author="Gledis Guri" w:date="2026-05-04T16:56:00Z" w16du:dateUtc="2026-05-04T23:56:00Z"/>
                    <w:rFonts w:ascii="Aptos Narrow" w:hAnsi="Aptos Narrow"/>
                    <w:color w:val="000000"/>
                  </w:rPr>
                </w:rPrChange>
              </w:rPr>
              <w:pPrChange w:id="923" w:author="Gledis Guri" w:date="2026-05-04T17:17:00Z" w16du:dateUtc="2026-05-05T00:17:00Z">
                <w:pPr/>
              </w:pPrChange>
            </w:pPr>
            <w:ins w:id="924" w:author="Gledis Guri" w:date="2026-05-04T16:56:00Z" w16du:dateUtc="2026-05-04T23:56:00Z">
              <w:r w:rsidRPr="00913374">
                <w:rPr>
                  <w:rFonts w:ascii="Times New Roman" w:hAnsi="Times New Roman" w:cs="Times New Roman"/>
                  <w:color w:val="000000"/>
                  <w:rPrChange w:id="925" w:author="Gledis Guri" w:date="2026-05-04T16:58:00Z" w16du:dateUtc="2026-05-04T23:58:00Z">
                    <w:rPr>
                      <w:rFonts w:ascii="Aptos Narrow" w:hAnsi="Aptos Narrow"/>
                      <w:color w:val="000000"/>
                    </w:rPr>
                  </w:rPrChange>
                </w:rPr>
                <w:t>0</w:t>
              </w:r>
            </w:ins>
          </w:p>
        </w:tc>
        <w:tc>
          <w:tcPr>
            <w:tcW w:w="708" w:type="dxa"/>
            <w:vAlign w:val="bottom"/>
            <w:tcPrChange w:id="926" w:author="Gledis Guri" w:date="2026-05-04T20:36:00Z" w16du:dateUtc="2026-05-05T03:36:00Z">
              <w:tcPr>
                <w:tcW w:w="1499" w:type="dxa"/>
                <w:gridSpan w:val="3"/>
                <w:vAlign w:val="bottom"/>
              </w:tcPr>
            </w:tcPrChange>
          </w:tcPr>
          <w:p w14:paraId="7D415561" w14:textId="546C1D73" w:rsidR="000C6DDC" w:rsidRPr="00913374" w:rsidRDefault="000C6DDC" w:rsidP="00A21FF0">
            <w:pPr>
              <w:jc w:val="center"/>
              <w:rPr>
                <w:ins w:id="927" w:author="Gledis Guri" w:date="2026-05-04T16:56:00Z" w16du:dateUtc="2026-05-04T23:56:00Z"/>
                <w:rFonts w:ascii="Times New Roman" w:hAnsi="Times New Roman" w:cs="Times New Roman"/>
                <w:color w:val="000000"/>
                <w:rPrChange w:id="928" w:author="Gledis Guri" w:date="2026-05-04T16:58:00Z" w16du:dateUtc="2026-05-04T23:58:00Z">
                  <w:rPr>
                    <w:ins w:id="929" w:author="Gledis Guri" w:date="2026-05-04T16:56:00Z" w16du:dateUtc="2026-05-04T23:56:00Z"/>
                    <w:rFonts w:ascii="Aptos Narrow" w:hAnsi="Aptos Narrow"/>
                    <w:color w:val="000000"/>
                  </w:rPr>
                </w:rPrChange>
              </w:rPr>
              <w:pPrChange w:id="930" w:author="Gledis Guri" w:date="2026-05-04T17:17:00Z" w16du:dateUtc="2026-05-05T00:17:00Z">
                <w:pPr/>
              </w:pPrChange>
            </w:pPr>
            <w:ins w:id="931" w:author="Gledis Guri" w:date="2026-05-04T16:56:00Z" w16du:dateUtc="2026-05-04T23:56:00Z">
              <w:r w:rsidRPr="00913374">
                <w:rPr>
                  <w:rFonts w:ascii="Times New Roman" w:hAnsi="Times New Roman" w:cs="Times New Roman"/>
                  <w:color w:val="000000"/>
                  <w:rPrChange w:id="932" w:author="Gledis Guri" w:date="2026-05-04T16:58:00Z" w16du:dateUtc="2026-05-04T23:58:00Z">
                    <w:rPr>
                      <w:rFonts w:ascii="Aptos Narrow" w:hAnsi="Aptos Narrow"/>
                      <w:color w:val="000000"/>
                    </w:rPr>
                  </w:rPrChange>
                </w:rPr>
                <w:t>3</w:t>
              </w:r>
            </w:ins>
          </w:p>
        </w:tc>
        <w:tc>
          <w:tcPr>
            <w:tcW w:w="1134" w:type="dxa"/>
            <w:vAlign w:val="bottom"/>
            <w:tcPrChange w:id="933" w:author="Gledis Guri" w:date="2026-05-04T20:36:00Z" w16du:dateUtc="2026-05-05T03:36:00Z">
              <w:tcPr>
                <w:tcW w:w="2000" w:type="dxa"/>
                <w:gridSpan w:val="5"/>
                <w:vAlign w:val="bottom"/>
              </w:tcPr>
            </w:tcPrChange>
          </w:tcPr>
          <w:p w14:paraId="4E755C0E" w14:textId="52B2A6A2" w:rsidR="000C6DDC" w:rsidRPr="00913374" w:rsidRDefault="000C6DDC" w:rsidP="00A21FF0">
            <w:pPr>
              <w:jc w:val="center"/>
              <w:rPr>
                <w:ins w:id="934" w:author="Gledis Guri" w:date="2026-05-04T16:56:00Z" w16du:dateUtc="2026-05-04T23:56:00Z"/>
                <w:rFonts w:ascii="Times New Roman" w:hAnsi="Times New Roman" w:cs="Times New Roman"/>
                <w:color w:val="000000"/>
                <w:rPrChange w:id="935" w:author="Gledis Guri" w:date="2026-05-04T16:58:00Z" w16du:dateUtc="2026-05-04T23:58:00Z">
                  <w:rPr>
                    <w:ins w:id="936" w:author="Gledis Guri" w:date="2026-05-04T16:56:00Z" w16du:dateUtc="2026-05-04T23:56:00Z"/>
                    <w:rFonts w:ascii="Aptos Narrow" w:hAnsi="Aptos Narrow"/>
                    <w:color w:val="000000"/>
                  </w:rPr>
                </w:rPrChange>
              </w:rPr>
              <w:pPrChange w:id="937" w:author="Gledis Guri" w:date="2026-05-04T17:17:00Z" w16du:dateUtc="2026-05-05T00:17:00Z">
                <w:pPr/>
              </w:pPrChange>
            </w:pPr>
            <w:ins w:id="938" w:author="Gledis Guri" w:date="2026-05-04T16:56:00Z" w16du:dateUtc="2026-05-04T23:56:00Z">
              <w:r w:rsidRPr="00913374">
                <w:rPr>
                  <w:rFonts w:ascii="Times New Roman" w:hAnsi="Times New Roman" w:cs="Times New Roman"/>
                  <w:color w:val="000000"/>
                  <w:rPrChange w:id="939" w:author="Gledis Guri" w:date="2026-05-04T16:58:00Z" w16du:dateUtc="2026-05-04T23:58:00Z">
                    <w:rPr>
                      <w:rFonts w:ascii="Aptos Narrow" w:hAnsi="Aptos Narrow"/>
                      <w:color w:val="000000"/>
                    </w:rPr>
                  </w:rPrChange>
                </w:rPr>
                <w:t>0</w:t>
              </w:r>
            </w:ins>
          </w:p>
        </w:tc>
        <w:tc>
          <w:tcPr>
            <w:tcW w:w="709" w:type="dxa"/>
            <w:vAlign w:val="bottom"/>
            <w:tcPrChange w:id="940" w:author="Gledis Guri" w:date="2026-05-04T20:36:00Z" w16du:dateUtc="2026-05-05T03:36:00Z">
              <w:tcPr>
                <w:tcW w:w="611" w:type="dxa"/>
                <w:vAlign w:val="bottom"/>
              </w:tcPr>
            </w:tcPrChange>
          </w:tcPr>
          <w:p w14:paraId="07595BA2" w14:textId="2AAF773C" w:rsidR="000C6DDC" w:rsidRPr="00913374" w:rsidRDefault="000C6DDC" w:rsidP="00A21FF0">
            <w:pPr>
              <w:jc w:val="center"/>
              <w:rPr>
                <w:ins w:id="941" w:author="Gledis Guri" w:date="2026-05-04T16:56:00Z" w16du:dateUtc="2026-05-04T23:56:00Z"/>
                <w:rFonts w:ascii="Times New Roman" w:hAnsi="Times New Roman" w:cs="Times New Roman"/>
                <w:color w:val="000000"/>
                <w:rPrChange w:id="942" w:author="Gledis Guri" w:date="2026-05-04T16:58:00Z" w16du:dateUtc="2026-05-04T23:58:00Z">
                  <w:rPr>
                    <w:ins w:id="943" w:author="Gledis Guri" w:date="2026-05-04T16:56:00Z" w16du:dateUtc="2026-05-04T23:56:00Z"/>
                    <w:rFonts w:ascii="Aptos Narrow" w:hAnsi="Aptos Narrow"/>
                    <w:color w:val="000000"/>
                  </w:rPr>
                </w:rPrChange>
              </w:rPr>
              <w:pPrChange w:id="944" w:author="Gledis Guri" w:date="2026-05-04T17:17:00Z" w16du:dateUtc="2026-05-05T00:17:00Z">
                <w:pPr/>
              </w:pPrChange>
            </w:pPr>
            <w:ins w:id="945" w:author="Gledis Guri" w:date="2026-05-04T16:56:00Z" w16du:dateUtc="2026-05-04T23:56:00Z">
              <w:r w:rsidRPr="00913374">
                <w:rPr>
                  <w:rFonts w:ascii="Times New Roman" w:hAnsi="Times New Roman" w:cs="Times New Roman"/>
                  <w:color w:val="000000"/>
                  <w:rPrChange w:id="946" w:author="Gledis Guri" w:date="2026-05-04T16:58:00Z" w16du:dateUtc="2026-05-04T23:58:00Z">
                    <w:rPr>
                      <w:rFonts w:ascii="Aptos Narrow" w:hAnsi="Aptos Narrow"/>
                      <w:color w:val="000000"/>
                    </w:rPr>
                  </w:rPrChange>
                </w:rPr>
                <w:t>54</w:t>
              </w:r>
            </w:ins>
          </w:p>
        </w:tc>
      </w:tr>
      <w:tr w:rsidR="000C6DDC" w:rsidRPr="000C6DDC" w14:paraId="0571B0AA" w14:textId="77777777" w:rsidTr="000B28BE">
        <w:trPr>
          <w:trHeight w:val="493"/>
          <w:ins w:id="947" w:author="Gledis Guri" w:date="2026-05-04T16:56:00Z" w16du:dateUtc="2026-05-04T23:56:00Z"/>
          <w:trPrChange w:id="948" w:author="Gledis Guri" w:date="2026-05-04T20:36:00Z" w16du:dateUtc="2026-05-05T03:36:00Z">
            <w:trPr>
              <w:gridBefore w:val="1"/>
            </w:trPr>
          </w:trPrChange>
        </w:trPr>
        <w:tc>
          <w:tcPr>
            <w:tcW w:w="728" w:type="dxa"/>
            <w:vAlign w:val="bottom"/>
            <w:tcPrChange w:id="949" w:author="Gledis Guri" w:date="2026-05-04T20:36:00Z" w16du:dateUtc="2026-05-05T03:36:00Z">
              <w:tcPr>
                <w:tcW w:w="728" w:type="dxa"/>
                <w:gridSpan w:val="2"/>
                <w:vAlign w:val="bottom"/>
              </w:tcPr>
            </w:tcPrChange>
          </w:tcPr>
          <w:p w14:paraId="3646417B" w14:textId="287DFF3B" w:rsidR="000C6DDC" w:rsidRPr="00913374" w:rsidRDefault="000C6DDC" w:rsidP="00A21FF0">
            <w:pPr>
              <w:jc w:val="center"/>
              <w:rPr>
                <w:ins w:id="950" w:author="Gledis Guri" w:date="2026-05-04T16:56:00Z" w16du:dateUtc="2026-05-04T23:56:00Z"/>
                <w:rFonts w:ascii="Times New Roman" w:hAnsi="Times New Roman" w:cs="Times New Roman"/>
                <w:color w:val="000000"/>
                <w:rPrChange w:id="951" w:author="Gledis Guri" w:date="2026-05-04T16:58:00Z" w16du:dateUtc="2026-05-04T23:58:00Z">
                  <w:rPr>
                    <w:ins w:id="952" w:author="Gledis Guri" w:date="2026-05-04T16:56:00Z" w16du:dateUtc="2026-05-04T23:56:00Z"/>
                    <w:rFonts w:ascii="Aptos Narrow" w:hAnsi="Aptos Narrow"/>
                    <w:color w:val="000000"/>
                  </w:rPr>
                </w:rPrChange>
              </w:rPr>
              <w:pPrChange w:id="953" w:author="Gledis Guri" w:date="2026-05-04T17:17:00Z" w16du:dateUtc="2026-05-05T00:17:00Z">
                <w:pPr/>
              </w:pPrChange>
            </w:pPr>
            <w:ins w:id="954" w:author="Gledis Guri" w:date="2026-05-04T16:56:00Z" w16du:dateUtc="2026-05-04T23:56:00Z">
              <w:r w:rsidRPr="00913374">
                <w:rPr>
                  <w:rFonts w:ascii="Times New Roman" w:hAnsi="Times New Roman" w:cs="Times New Roman"/>
                  <w:color w:val="000000"/>
                  <w:rPrChange w:id="955" w:author="Gledis Guri" w:date="2026-05-04T16:58:00Z" w16du:dateUtc="2026-05-04T23:58:00Z">
                    <w:rPr>
                      <w:rFonts w:ascii="Aptos Narrow" w:hAnsi="Aptos Narrow"/>
                      <w:color w:val="000000"/>
                    </w:rPr>
                  </w:rPrChange>
                </w:rPr>
                <w:t>0</w:t>
              </w:r>
            </w:ins>
          </w:p>
        </w:tc>
        <w:tc>
          <w:tcPr>
            <w:tcW w:w="1234" w:type="dxa"/>
            <w:vAlign w:val="bottom"/>
            <w:tcPrChange w:id="956" w:author="Gledis Guri" w:date="2026-05-04T20:36:00Z" w16du:dateUtc="2026-05-05T03:36:00Z">
              <w:tcPr>
                <w:tcW w:w="1234" w:type="dxa"/>
                <w:gridSpan w:val="2"/>
                <w:vAlign w:val="bottom"/>
              </w:tcPr>
            </w:tcPrChange>
          </w:tcPr>
          <w:p w14:paraId="143758A6" w14:textId="39F3642C" w:rsidR="000C6DDC" w:rsidRPr="00913374" w:rsidRDefault="000C6DDC" w:rsidP="00A21FF0">
            <w:pPr>
              <w:jc w:val="center"/>
              <w:rPr>
                <w:ins w:id="957" w:author="Gledis Guri" w:date="2026-05-04T16:56:00Z" w16du:dateUtc="2026-05-04T23:56:00Z"/>
                <w:rFonts w:ascii="Times New Roman" w:hAnsi="Times New Roman" w:cs="Times New Roman"/>
                <w:color w:val="000000"/>
                <w:rPrChange w:id="958" w:author="Gledis Guri" w:date="2026-05-04T16:58:00Z" w16du:dateUtc="2026-05-04T23:58:00Z">
                  <w:rPr>
                    <w:ins w:id="959" w:author="Gledis Guri" w:date="2026-05-04T16:56:00Z" w16du:dateUtc="2026-05-04T23:56:00Z"/>
                    <w:rFonts w:ascii="Aptos Narrow" w:hAnsi="Aptos Narrow"/>
                    <w:color w:val="000000"/>
                  </w:rPr>
                </w:rPrChange>
              </w:rPr>
              <w:pPrChange w:id="960" w:author="Gledis Guri" w:date="2026-05-04T17:17:00Z" w16du:dateUtc="2026-05-05T00:17:00Z">
                <w:pPr/>
              </w:pPrChange>
            </w:pPr>
            <w:ins w:id="961" w:author="Gledis Guri" w:date="2026-05-04T16:56:00Z" w16du:dateUtc="2026-05-04T23:56:00Z">
              <w:r w:rsidRPr="00913374">
                <w:rPr>
                  <w:rFonts w:ascii="Times New Roman" w:hAnsi="Times New Roman" w:cs="Times New Roman"/>
                  <w:color w:val="000000"/>
                  <w:rPrChange w:id="962" w:author="Gledis Guri" w:date="2026-05-04T16:58:00Z" w16du:dateUtc="2026-05-04T23:58:00Z">
                    <w:rPr>
                      <w:rFonts w:ascii="Aptos Narrow" w:hAnsi="Aptos Narrow"/>
                      <w:color w:val="000000"/>
                    </w:rPr>
                  </w:rPrChange>
                </w:rPr>
                <w:t>1</w:t>
              </w:r>
            </w:ins>
          </w:p>
        </w:tc>
        <w:tc>
          <w:tcPr>
            <w:tcW w:w="1294" w:type="dxa"/>
            <w:vAlign w:val="bottom"/>
            <w:tcPrChange w:id="963" w:author="Gledis Guri" w:date="2026-05-04T20:36:00Z" w16du:dateUtc="2026-05-05T03:36:00Z">
              <w:tcPr>
                <w:tcW w:w="1368" w:type="dxa"/>
                <w:gridSpan w:val="3"/>
                <w:vAlign w:val="bottom"/>
              </w:tcPr>
            </w:tcPrChange>
          </w:tcPr>
          <w:p w14:paraId="2A508E2E" w14:textId="4956CC44" w:rsidR="000C6DDC" w:rsidRPr="00913374" w:rsidRDefault="000C6DDC" w:rsidP="00A21FF0">
            <w:pPr>
              <w:jc w:val="center"/>
              <w:rPr>
                <w:ins w:id="964" w:author="Gledis Guri" w:date="2026-05-04T16:56:00Z" w16du:dateUtc="2026-05-04T23:56:00Z"/>
                <w:rFonts w:ascii="Times New Roman" w:hAnsi="Times New Roman" w:cs="Times New Roman"/>
                <w:color w:val="000000"/>
                <w:rPrChange w:id="965" w:author="Gledis Guri" w:date="2026-05-04T16:58:00Z" w16du:dateUtc="2026-05-04T23:58:00Z">
                  <w:rPr>
                    <w:ins w:id="966" w:author="Gledis Guri" w:date="2026-05-04T16:56:00Z" w16du:dateUtc="2026-05-04T23:56:00Z"/>
                    <w:rFonts w:ascii="Aptos Narrow" w:hAnsi="Aptos Narrow"/>
                    <w:color w:val="000000"/>
                  </w:rPr>
                </w:rPrChange>
              </w:rPr>
              <w:pPrChange w:id="967" w:author="Gledis Guri" w:date="2026-05-04T17:17:00Z" w16du:dateUtc="2026-05-05T00:17:00Z">
                <w:pPr/>
              </w:pPrChange>
            </w:pPr>
            <w:ins w:id="968" w:author="Gledis Guri" w:date="2026-05-04T16:56:00Z" w16du:dateUtc="2026-05-04T23:56:00Z">
              <w:r w:rsidRPr="00913374">
                <w:rPr>
                  <w:rFonts w:ascii="Times New Roman" w:hAnsi="Times New Roman" w:cs="Times New Roman"/>
                  <w:color w:val="000000"/>
                  <w:rPrChange w:id="969" w:author="Gledis Guri" w:date="2026-05-04T16:58:00Z" w16du:dateUtc="2026-05-04T23:58:00Z">
                    <w:rPr>
                      <w:rFonts w:ascii="Aptos Narrow" w:hAnsi="Aptos Narrow"/>
                      <w:color w:val="000000"/>
                    </w:rPr>
                  </w:rPrChange>
                </w:rPr>
                <w:t>0</w:t>
              </w:r>
            </w:ins>
          </w:p>
        </w:tc>
        <w:tc>
          <w:tcPr>
            <w:tcW w:w="708" w:type="dxa"/>
            <w:vAlign w:val="bottom"/>
            <w:tcPrChange w:id="970" w:author="Gledis Guri" w:date="2026-05-04T20:36:00Z" w16du:dateUtc="2026-05-05T03:36:00Z">
              <w:tcPr>
                <w:tcW w:w="1499" w:type="dxa"/>
                <w:gridSpan w:val="3"/>
                <w:vAlign w:val="bottom"/>
              </w:tcPr>
            </w:tcPrChange>
          </w:tcPr>
          <w:p w14:paraId="6F6B4530" w14:textId="21E73634" w:rsidR="000C6DDC" w:rsidRPr="00913374" w:rsidRDefault="000C6DDC" w:rsidP="00A21FF0">
            <w:pPr>
              <w:jc w:val="center"/>
              <w:rPr>
                <w:ins w:id="971" w:author="Gledis Guri" w:date="2026-05-04T16:56:00Z" w16du:dateUtc="2026-05-04T23:56:00Z"/>
                <w:rFonts w:ascii="Times New Roman" w:hAnsi="Times New Roman" w:cs="Times New Roman"/>
                <w:color w:val="000000"/>
                <w:rPrChange w:id="972" w:author="Gledis Guri" w:date="2026-05-04T16:58:00Z" w16du:dateUtc="2026-05-04T23:58:00Z">
                  <w:rPr>
                    <w:ins w:id="973" w:author="Gledis Guri" w:date="2026-05-04T16:56:00Z" w16du:dateUtc="2026-05-04T23:56:00Z"/>
                    <w:rFonts w:ascii="Aptos Narrow" w:hAnsi="Aptos Narrow"/>
                    <w:color w:val="000000"/>
                  </w:rPr>
                </w:rPrChange>
              </w:rPr>
              <w:pPrChange w:id="974" w:author="Gledis Guri" w:date="2026-05-04T17:17:00Z" w16du:dateUtc="2026-05-05T00:17:00Z">
                <w:pPr/>
              </w:pPrChange>
            </w:pPr>
            <w:ins w:id="975" w:author="Gledis Guri" w:date="2026-05-04T16:56:00Z" w16du:dateUtc="2026-05-04T23:56:00Z">
              <w:r w:rsidRPr="00913374">
                <w:rPr>
                  <w:rFonts w:ascii="Times New Roman" w:hAnsi="Times New Roman" w:cs="Times New Roman"/>
                  <w:color w:val="000000"/>
                  <w:rPrChange w:id="976" w:author="Gledis Guri" w:date="2026-05-04T16:58:00Z" w16du:dateUtc="2026-05-04T23:58:00Z">
                    <w:rPr>
                      <w:rFonts w:ascii="Aptos Narrow" w:hAnsi="Aptos Narrow"/>
                      <w:color w:val="000000"/>
                    </w:rPr>
                  </w:rPrChange>
                </w:rPr>
                <w:t>4</w:t>
              </w:r>
            </w:ins>
          </w:p>
        </w:tc>
        <w:tc>
          <w:tcPr>
            <w:tcW w:w="1134" w:type="dxa"/>
            <w:vAlign w:val="bottom"/>
            <w:tcPrChange w:id="977" w:author="Gledis Guri" w:date="2026-05-04T20:36:00Z" w16du:dateUtc="2026-05-05T03:36:00Z">
              <w:tcPr>
                <w:tcW w:w="2000" w:type="dxa"/>
                <w:gridSpan w:val="5"/>
                <w:vAlign w:val="bottom"/>
              </w:tcPr>
            </w:tcPrChange>
          </w:tcPr>
          <w:p w14:paraId="014A3169" w14:textId="3E173924" w:rsidR="000C6DDC" w:rsidRPr="00913374" w:rsidRDefault="000C6DDC" w:rsidP="00A21FF0">
            <w:pPr>
              <w:jc w:val="center"/>
              <w:rPr>
                <w:ins w:id="978" w:author="Gledis Guri" w:date="2026-05-04T16:56:00Z" w16du:dateUtc="2026-05-04T23:56:00Z"/>
                <w:rFonts w:ascii="Times New Roman" w:hAnsi="Times New Roman" w:cs="Times New Roman"/>
                <w:color w:val="000000"/>
                <w:rPrChange w:id="979" w:author="Gledis Guri" w:date="2026-05-04T16:58:00Z" w16du:dateUtc="2026-05-04T23:58:00Z">
                  <w:rPr>
                    <w:ins w:id="980" w:author="Gledis Guri" w:date="2026-05-04T16:56:00Z" w16du:dateUtc="2026-05-04T23:56:00Z"/>
                    <w:rFonts w:ascii="Aptos Narrow" w:hAnsi="Aptos Narrow"/>
                    <w:color w:val="000000"/>
                  </w:rPr>
                </w:rPrChange>
              </w:rPr>
              <w:pPrChange w:id="981" w:author="Gledis Guri" w:date="2026-05-04T17:17:00Z" w16du:dateUtc="2026-05-05T00:17:00Z">
                <w:pPr/>
              </w:pPrChange>
            </w:pPr>
            <w:ins w:id="982" w:author="Gledis Guri" w:date="2026-05-04T16:56:00Z" w16du:dateUtc="2026-05-04T23:56:00Z">
              <w:r w:rsidRPr="00913374">
                <w:rPr>
                  <w:rFonts w:ascii="Times New Roman" w:hAnsi="Times New Roman" w:cs="Times New Roman"/>
                  <w:color w:val="000000"/>
                  <w:rPrChange w:id="983" w:author="Gledis Guri" w:date="2026-05-04T16:58:00Z" w16du:dateUtc="2026-05-04T23:58:00Z">
                    <w:rPr>
                      <w:rFonts w:ascii="Aptos Narrow" w:hAnsi="Aptos Narrow"/>
                      <w:color w:val="000000"/>
                    </w:rPr>
                  </w:rPrChange>
                </w:rPr>
                <w:t>0</w:t>
              </w:r>
            </w:ins>
          </w:p>
        </w:tc>
        <w:tc>
          <w:tcPr>
            <w:tcW w:w="709" w:type="dxa"/>
            <w:vAlign w:val="bottom"/>
            <w:tcPrChange w:id="984" w:author="Gledis Guri" w:date="2026-05-04T20:36:00Z" w16du:dateUtc="2026-05-05T03:36:00Z">
              <w:tcPr>
                <w:tcW w:w="611" w:type="dxa"/>
                <w:vAlign w:val="bottom"/>
              </w:tcPr>
            </w:tcPrChange>
          </w:tcPr>
          <w:p w14:paraId="16563D13" w14:textId="1BF7E229" w:rsidR="000C6DDC" w:rsidRPr="00913374" w:rsidRDefault="000C6DDC" w:rsidP="00A21FF0">
            <w:pPr>
              <w:jc w:val="center"/>
              <w:rPr>
                <w:ins w:id="985" w:author="Gledis Guri" w:date="2026-05-04T16:56:00Z" w16du:dateUtc="2026-05-04T23:56:00Z"/>
                <w:rFonts w:ascii="Times New Roman" w:hAnsi="Times New Roman" w:cs="Times New Roman"/>
                <w:color w:val="000000"/>
                <w:rPrChange w:id="986" w:author="Gledis Guri" w:date="2026-05-04T16:58:00Z" w16du:dateUtc="2026-05-04T23:58:00Z">
                  <w:rPr>
                    <w:ins w:id="987" w:author="Gledis Guri" w:date="2026-05-04T16:56:00Z" w16du:dateUtc="2026-05-04T23:56:00Z"/>
                    <w:rFonts w:ascii="Aptos Narrow" w:hAnsi="Aptos Narrow"/>
                    <w:color w:val="000000"/>
                  </w:rPr>
                </w:rPrChange>
              </w:rPr>
              <w:pPrChange w:id="988" w:author="Gledis Guri" w:date="2026-05-04T17:17:00Z" w16du:dateUtc="2026-05-05T00:17:00Z">
                <w:pPr/>
              </w:pPrChange>
            </w:pPr>
            <w:ins w:id="989" w:author="Gledis Guri" w:date="2026-05-04T16:56:00Z" w16du:dateUtc="2026-05-04T23:56:00Z">
              <w:r w:rsidRPr="00913374">
                <w:rPr>
                  <w:rFonts w:ascii="Times New Roman" w:hAnsi="Times New Roman" w:cs="Times New Roman"/>
                  <w:color w:val="000000"/>
                  <w:rPrChange w:id="990" w:author="Gledis Guri" w:date="2026-05-04T16:58:00Z" w16du:dateUtc="2026-05-04T23:58:00Z">
                    <w:rPr>
                      <w:rFonts w:ascii="Aptos Narrow" w:hAnsi="Aptos Narrow"/>
                      <w:color w:val="000000"/>
                    </w:rPr>
                  </w:rPrChange>
                </w:rPr>
                <w:t>36</w:t>
              </w:r>
            </w:ins>
          </w:p>
        </w:tc>
      </w:tr>
      <w:tr w:rsidR="000C6DDC" w:rsidRPr="000C6DDC" w14:paraId="1A8EC7AC" w14:textId="77777777" w:rsidTr="000B28BE">
        <w:trPr>
          <w:trHeight w:val="493"/>
          <w:ins w:id="991" w:author="Gledis Guri" w:date="2026-05-04T16:56:00Z" w16du:dateUtc="2026-05-04T23:56:00Z"/>
          <w:trPrChange w:id="992" w:author="Gledis Guri" w:date="2026-05-04T20:36:00Z" w16du:dateUtc="2026-05-05T03:36:00Z">
            <w:trPr>
              <w:gridBefore w:val="1"/>
            </w:trPr>
          </w:trPrChange>
        </w:trPr>
        <w:tc>
          <w:tcPr>
            <w:tcW w:w="728" w:type="dxa"/>
            <w:vAlign w:val="bottom"/>
            <w:tcPrChange w:id="993" w:author="Gledis Guri" w:date="2026-05-04T20:36:00Z" w16du:dateUtc="2026-05-05T03:36:00Z">
              <w:tcPr>
                <w:tcW w:w="728" w:type="dxa"/>
                <w:gridSpan w:val="2"/>
                <w:vAlign w:val="bottom"/>
              </w:tcPr>
            </w:tcPrChange>
          </w:tcPr>
          <w:p w14:paraId="02E316E4" w14:textId="0476D38D" w:rsidR="000C6DDC" w:rsidRPr="00913374" w:rsidRDefault="000C6DDC" w:rsidP="00A21FF0">
            <w:pPr>
              <w:jc w:val="center"/>
              <w:rPr>
                <w:ins w:id="994" w:author="Gledis Guri" w:date="2026-05-04T16:56:00Z" w16du:dateUtc="2026-05-04T23:56:00Z"/>
                <w:rFonts w:ascii="Times New Roman" w:hAnsi="Times New Roman" w:cs="Times New Roman"/>
                <w:color w:val="000000"/>
                <w:rPrChange w:id="995" w:author="Gledis Guri" w:date="2026-05-04T16:58:00Z" w16du:dateUtc="2026-05-04T23:58:00Z">
                  <w:rPr>
                    <w:ins w:id="996" w:author="Gledis Guri" w:date="2026-05-04T16:56:00Z" w16du:dateUtc="2026-05-04T23:56:00Z"/>
                    <w:rFonts w:ascii="Aptos Narrow" w:hAnsi="Aptos Narrow"/>
                    <w:color w:val="000000"/>
                  </w:rPr>
                </w:rPrChange>
              </w:rPr>
              <w:pPrChange w:id="997" w:author="Gledis Guri" w:date="2026-05-04T17:17:00Z" w16du:dateUtc="2026-05-05T00:17:00Z">
                <w:pPr/>
              </w:pPrChange>
            </w:pPr>
            <w:ins w:id="998" w:author="Gledis Guri" w:date="2026-05-04T16:57:00Z" w16du:dateUtc="2026-05-04T23:57:00Z">
              <w:r w:rsidRPr="00913374">
                <w:rPr>
                  <w:rFonts w:ascii="Times New Roman" w:hAnsi="Times New Roman" w:cs="Times New Roman"/>
                  <w:color w:val="000000"/>
                  <w:rPrChange w:id="999" w:author="Gledis Guri" w:date="2026-05-04T16:58:00Z" w16du:dateUtc="2026-05-04T23:58:00Z">
                    <w:rPr>
                      <w:rFonts w:ascii="Aptos Narrow" w:hAnsi="Aptos Narrow"/>
                      <w:color w:val="000000"/>
                    </w:rPr>
                  </w:rPrChange>
                </w:rPr>
                <w:t>0</w:t>
              </w:r>
            </w:ins>
          </w:p>
        </w:tc>
        <w:tc>
          <w:tcPr>
            <w:tcW w:w="1234" w:type="dxa"/>
            <w:vAlign w:val="bottom"/>
            <w:tcPrChange w:id="1000" w:author="Gledis Guri" w:date="2026-05-04T20:36:00Z" w16du:dateUtc="2026-05-05T03:36:00Z">
              <w:tcPr>
                <w:tcW w:w="1234" w:type="dxa"/>
                <w:gridSpan w:val="2"/>
                <w:vAlign w:val="bottom"/>
              </w:tcPr>
            </w:tcPrChange>
          </w:tcPr>
          <w:p w14:paraId="4286F193" w14:textId="247DADE2" w:rsidR="000C6DDC" w:rsidRPr="00913374" w:rsidRDefault="000C6DDC" w:rsidP="00A21FF0">
            <w:pPr>
              <w:jc w:val="center"/>
              <w:rPr>
                <w:ins w:id="1001" w:author="Gledis Guri" w:date="2026-05-04T16:56:00Z" w16du:dateUtc="2026-05-04T23:56:00Z"/>
                <w:rFonts w:ascii="Times New Roman" w:hAnsi="Times New Roman" w:cs="Times New Roman"/>
                <w:color w:val="000000"/>
                <w:rPrChange w:id="1002" w:author="Gledis Guri" w:date="2026-05-04T16:58:00Z" w16du:dateUtc="2026-05-04T23:58:00Z">
                  <w:rPr>
                    <w:ins w:id="1003" w:author="Gledis Guri" w:date="2026-05-04T16:56:00Z" w16du:dateUtc="2026-05-04T23:56:00Z"/>
                    <w:rFonts w:ascii="Aptos Narrow" w:hAnsi="Aptos Narrow"/>
                    <w:color w:val="000000"/>
                  </w:rPr>
                </w:rPrChange>
              </w:rPr>
              <w:pPrChange w:id="1004" w:author="Gledis Guri" w:date="2026-05-04T17:17:00Z" w16du:dateUtc="2026-05-05T00:17:00Z">
                <w:pPr/>
              </w:pPrChange>
            </w:pPr>
            <w:ins w:id="1005" w:author="Gledis Guri" w:date="2026-05-04T16:57:00Z" w16du:dateUtc="2026-05-04T23:57:00Z">
              <w:r w:rsidRPr="00913374">
                <w:rPr>
                  <w:rFonts w:ascii="Times New Roman" w:hAnsi="Times New Roman" w:cs="Times New Roman"/>
                  <w:color w:val="000000"/>
                  <w:rPrChange w:id="1006" w:author="Gledis Guri" w:date="2026-05-04T16:58:00Z" w16du:dateUtc="2026-05-04T23:58:00Z">
                    <w:rPr>
                      <w:rFonts w:ascii="Aptos Narrow" w:hAnsi="Aptos Narrow"/>
                      <w:color w:val="000000"/>
                    </w:rPr>
                  </w:rPrChange>
                </w:rPr>
                <w:t>1</w:t>
              </w:r>
            </w:ins>
          </w:p>
        </w:tc>
        <w:tc>
          <w:tcPr>
            <w:tcW w:w="1294" w:type="dxa"/>
            <w:vAlign w:val="bottom"/>
            <w:tcPrChange w:id="1007" w:author="Gledis Guri" w:date="2026-05-04T20:36:00Z" w16du:dateUtc="2026-05-05T03:36:00Z">
              <w:tcPr>
                <w:tcW w:w="1368" w:type="dxa"/>
                <w:gridSpan w:val="3"/>
                <w:vAlign w:val="bottom"/>
              </w:tcPr>
            </w:tcPrChange>
          </w:tcPr>
          <w:p w14:paraId="4DEE7330" w14:textId="04847080" w:rsidR="000C6DDC" w:rsidRPr="00913374" w:rsidRDefault="000C6DDC" w:rsidP="00A21FF0">
            <w:pPr>
              <w:jc w:val="center"/>
              <w:rPr>
                <w:ins w:id="1008" w:author="Gledis Guri" w:date="2026-05-04T16:56:00Z" w16du:dateUtc="2026-05-04T23:56:00Z"/>
                <w:rFonts w:ascii="Times New Roman" w:hAnsi="Times New Roman" w:cs="Times New Roman"/>
                <w:color w:val="000000"/>
                <w:rPrChange w:id="1009" w:author="Gledis Guri" w:date="2026-05-04T16:58:00Z" w16du:dateUtc="2026-05-04T23:58:00Z">
                  <w:rPr>
                    <w:ins w:id="1010" w:author="Gledis Guri" w:date="2026-05-04T16:56:00Z" w16du:dateUtc="2026-05-04T23:56:00Z"/>
                    <w:rFonts w:ascii="Aptos Narrow" w:hAnsi="Aptos Narrow"/>
                    <w:color w:val="000000"/>
                  </w:rPr>
                </w:rPrChange>
              </w:rPr>
              <w:pPrChange w:id="1011" w:author="Gledis Guri" w:date="2026-05-04T17:17:00Z" w16du:dateUtc="2026-05-05T00:17:00Z">
                <w:pPr/>
              </w:pPrChange>
            </w:pPr>
            <w:ins w:id="1012" w:author="Gledis Guri" w:date="2026-05-04T16:57:00Z" w16du:dateUtc="2026-05-04T23:57:00Z">
              <w:r w:rsidRPr="00913374">
                <w:rPr>
                  <w:rFonts w:ascii="Times New Roman" w:hAnsi="Times New Roman" w:cs="Times New Roman"/>
                  <w:color w:val="000000"/>
                  <w:rPrChange w:id="1013" w:author="Gledis Guri" w:date="2026-05-04T16:58:00Z" w16du:dateUtc="2026-05-04T23:58:00Z">
                    <w:rPr>
                      <w:rFonts w:ascii="Aptos Narrow" w:hAnsi="Aptos Narrow"/>
                      <w:color w:val="000000"/>
                    </w:rPr>
                  </w:rPrChange>
                </w:rPr>
                <w:t>0</w:t>
              </w:r>
            </w:ins>
          </w:p>
        </w:tc>
        <w:tc>
          <w:tcPr>
            <w:tcW w:w="708" w:type="dxa"/>
            <w:vAlign w:val="bottom"/>
            <w:tcPrChange w:id="1014" w:author="Gledis Guri" w:date="2026-05-04T20:36:00Z" w16du:dateUtc="2026-05-05T03:36:00Z">
              <w:tcPr>
                <w:tcW w:w="1499" w:type="dxa"/>
                <w:gridSpan w:val="3"/>
                <w:vAlign w:val="bottom"/>
              </w:tcPr>
            </w:tcPrChange>
          </w:tcPr>
          <w:p w14:paraId="4FC5C9A9" w14:textId="67DC9738" w:rsidR="000C6DDC" w:rsidRPr="00913374" w:rsidRDefault="000C6DDC" w:rsidP="00A21FF0">
            <w:pPr>
              <w:jc w:val="center"/>
              <w:rPr>
                <w:ins w:id="1015" w:author="Gledis Guri" w:date="2026-05-04T16:56:00Z" w16du:dateUtc="2026-05-04T23:56:00Z"/>
                <w:rFonts w:ascii="Times New Roman" w:hAnsi="Times New Roman" w:cs="Times New Roman"/>
                <w:color w:val="000000"/>
                <w:rPrChange w:id="1016" w:author="Gledis Guri" w:date="2026-05-04T16:58:00Z" w16du:dateUtc="2026-05-04T23:58:00Z">
                  <w:rPr>
                    <w:ins w:id="1017" w:author="Gledis Guri" w:date="2026-05-04T16:56:00Z" w16du:dateUtc="2026-05-04T23:56:00Z"/>
                    <w:rFonts w:ascii="Aptos Narrow" w:hAnsi="Aptos Narrow"/>
                    <w:color w:val="000000"/>
                  </w:rPr>
                </w:rPrChange>
              </w:rPr>
              <w:pPrChange w:id="1018" w:author="Gledis Guri" w:date="2026-05-04T17:17:00Z" w16du:dateUtc="2026-05-05T00:17:00Z">
                <w:pPr/>
              </w:pPrChange>
            </w:pPr>
            <w:ins w:id="1019" w:author="Gledis Guri" w:date="2026-05-04T16:57:00Z" w16du:dateUtc="2026-05-04T23:57:00Z">
              <w:r w:rsidRPr="00913374">
                <w:rPr>
                  <w:rFonts w:ascii="Times New Roman" w:hAnsi="Times New Roman" w:cs="Times New Roman"/>
                  <w:color w:val="000000"/>
                  <w:rPrChange w:id="1020" w:author="Gledis Guri" w:date="2026-05-04T16:58:00Z" w16du:dateUtc="2026-05-04T23:58:00Z">
                    <w:rPr>
                      <w:rFonts w:ascii="Aptos Narrow" w:hAnsi="Aptos Narrow"/>
                      <w:color w:val="000000"/>
                    </w:rPr>
                  </w:rPrChange>
                </w:rPr>
                <w:t>6</w:t>
              </w:r>
            </w:ins>
          </w:p>
        </w:tc>
        <w:tc>
          <w:tcPr>
            <w:tcW w:w="1134" w:type="dxa"/>
            <w:vAlign w:val="bottom"/>
            <w:tcPrChange w:id="1021" w:author="Gledis Guri" w:date="2026-05-04T20:36:00Z" w16du:dateUtc="2026-05-05T03:36:00Z">
              <w:tcPr>
                <w:tcW w:w="2000" w:type="dxa"/>
                <w:gridSpan w:val="5"/>
                <w:vAlign w:val="bottom"/>
              </w:tcPr>
            </w:tcPrChange>
          </w:tcPr>
          <w:p w14:paraId="71D62E56" w14:textId="14A22C71" w:rsidR="000C6DDC" w:rsidRPr="00913374" w:rsidRDefault="000C6DDC" w:rsidP="00A21FF0">
            <w:pPr>
              <w:jc w:val="center"/>
              <w:rPr>
                <w:ins w:id="1022" w:author="Gledis Guri" w:date="2026-05-04T16:56:00Z" w16du:dateUtc="2026-05-04T23:56:00Z"/>
                <w:rFonts w:ascii="Times New Roman" w:hAnsi="Times New Roman" w:cs="Times New Roman"/>
                <w:color w:val="000000"/>
                <w:rPrChange w:id="1023" w:author="Gledis Guri" w:date="2026-05-04T16:58:00Z" w16du:dateUtc="2026-05-04T23:58:00Z">
                  <w:rPr>
                    <w:ins w:id="1024" w:author="Gledis Guri" w:date="2026-05-04T16:56:00Z" w16du:dateUtc="2026-05-04T23:56:00Z"/>
                    <w:rFonts w:ascii="Aptos Narrow" w:hAnsi="Aptos Narrow"/>
                    <w:color w:val="000000"/>
                  </w:rPr>
                </w:rPrChange>
              </w:rPr>
              <w:pPrChange w:id="1025" w:author="Gledis Guri" w:date="2026-05-04T17:17:00Z" w16du:dateUtc="2026-05-05T00:17:00Z">
                <w:pPr/>
              </w:pPrChange>
            </w:pPr>
            <w:ins w:id="1026" w:author="Gledis Guri" w:date="2026-05-04T16:57:00Z" w16du:dateUtc="2026-05-04T23:57:00Z">
              <w:r w:rsidRPr="00913374">
                <w:rPr>
                  <w:rFonts w:ascii="Times New Roman" w:hAnsi="Times New Roman" w:cs="Times New Roman"/>
                  <w:color w:val="000000"/>
                  <w:rPrChange w:id="1027" w:author="Gledis Guri" w:date="2026-05-04T16:58:00Z" w16du:dateUtc="2026-05-04T23:58:00Z">
                    <w:rPr>
                      <w:rFonts w:ascii="Aptos Narrow" w:hAnsi="Aptos Narrow"/>
                      <w:color w:val="000000"/>
                    </w:rPr>
                  </w:rPrChange>
                </w:rPr>
                <w:t>0</w:t>
              </w:r>
            </w:ins>
          </w:p>
        </w:tc>
        <w:tc>
          <w:tcPr>
            <w:tcW w:w="709" w:type="dxa"/>
            <w:vAlign w:val="bottom"/>
            <w:tcPrChange w:id="1028" w:author="Gledis Guri" w:date="2026-05-04T20:36:00Z" w16du:dateUtc="2026-05-05T03:36:00Z">
              <w:tcPr>
                <w:tcW w:w="611" w:type="dxa"/>
                <w:vAlign w:val="bottom"/>
              </w:tcPr>
            </w:tcPrChange>
          </w:tcPr>
          <w:p w14:paraId="40BC8032" w14:textId="2C8FB083" w:rsidR="000C6DDC" w:rsidRPr="00913374" w:rsidRDefault="000C6DDC" w:rsidP="00A21FF0">
            <w:pPr>
              <w:jc w:val="center"/>
              <w:rPr>
                <w:ins w:id="1029" w:author="Gledis Guri" w:date="2026-05-04T16:56:00Z" w16du:dateUtc="2026-05-04T23:56:00Z"/>
                <w:rFonts w:ascii="Times New Roman" w:hAnsi="Times New Roman" w:cs="Times New Roman"/>
                <w:color w:val="000000"/>
                <w:rPrChange w:id="1030" w:author="Gledis Guri" w:date="2026-05-04T16:58:00Z" w16du:dateUtc="2026-05-04T23:58:00Z">
                  <w:rPr>
                    <w:ins w:id="1031" w:author="Gledis Guri" w:date="2026-05-04T16:56:00Z" w16du:dateUtc="2026-05-04T23:56:00Z"/>
                    <w:rFonts w:ascii="Aptos Narrow" w:hAnsi="Aptos Narrow"/>
                    <w:color w:val="000000"/>
                  </w:rPr>
                </w:rPrChange>
              </w:rPr>
              <w:pPrChange w:id="1032" w:author="Gledis Guri" w:date="2026-05-04T17:17:00Z" w16du:dateUtc="2026-05-05T00:17:00Z">
                <w:pPr/>
              </w:pPrChange>
            </w:pPr>
            <w:ins w:id="1033" w:author="Gledis Guri" w:date="2026-05-04T16:57:00Z" w16du:dateUtc="2026-05-04T23:57:00Z">
              <w:r w:rsidRPr="00913374">
                <w:rPr>
                  <w:rFonts w:ascii="Times New Roman" w:hAnsi="Times New Roman" w:cs="Times New Roman"/>
                  <w:color w:val="000000"/>
                  <w:rPrChange w:id="1034" w:author="Gledis Guri" w:date="2026-05-04T16:58:00Z" w16du:dateUtc="2026-05-04T23:58:00Z">
                    <w:rPr>
                      <w:rFonts w:ascii="Aptos Narrow" w:hAnsi="Aptos Narrow"/>
                      <w:color w:val="000000"/>
                    </w:rPr>
                  </w:rPrChange>
                </w:rPr>
                <w:t>12</w:t>
              </w:r>
            </w:ins>
          </w:p>
        </w:tc>
      </w:tr>
      <w:tr w:rsidR="000C6DDC" w:rsidRPr="000C6DDC" w14:paraId="7899531F" w14:textId="77777777" w:rsidTr="000B28BE">
        <w:trPr>
          <w:trHeight w:val="493"/>
          <w:ins w:id="1035" w:author="Gledis Guri" w:date="2026-05-04T16:56:00Z" w16du:dateUtc="2026-05-04T23:56:00Z"/>
          <w:trPrChange w:id="1036" w:author="Gledis Guri" w:date="2026-05-04T20:36:00Z" w16du:dateUtc="2026-05-05T03:36:00Z">
            <w:trPr>
              <w:gridBefore w:val="1"/>
            </w:trPr>
          </w:trPrChange>
        </w:trPr>
        <w:tc>
          <w:tcPr>
            <w:tcW w:w="728" w:type="dxa"/>
            <w:vAlign w:val="bottom"/>
            <w:tcPrChange w:id="1037" w:author="Gledis Guri" w:date="2026-05-04T20:36:00Z" w16du:dateUtc="2026-05-05T03:36:00Z">
              <w:tcPr>
                <w:tcW w:w="728" w:type="dxa"/>
                <w:gridSpan w:val="2"/>
                <w:vAlign w:val="bottom"/>
              </w:tcPr>
            </w:tcPrChange>
          </w:tcPr>
          <w:p w14:paraId="6F65DF66" w14:textId="1F7353AE" w:rsidR="000C6DDC" w:rsidRPr="00913374" w:rsidRDefault="000C6DDC" w:rsidP="00A21FF0">
            <w:pPr>
              <w:jc w:val="center"/>
              <w:rPr>
                <w:ins w:id="1038" w:author="Gledis Guri" w:date="2026-05-04T16:56:00Z" w16du:dateUtc="2026-05-04T23:56:00Z"/>
                <w:rFonts w:ascii="Times New Roman" w:hAnsi="Times New Roman" w:cs="Times New Roman"/>
                <w:color w:val="000000"/>
                <w:rPrChange w:id="1039" w:author="Gledis Guri" w:date="2026-05-04T16:58:00Z" w16du:dateUtc="2026-05-04T23:58:00Z">
                  <w:rPr>
                    <w:ins w:id="1040" w:author="Gledis Guri" w:date="2026-05-04T16:56:00Z" w16du:dateUtc="2026-05-04T23:56:00Z"/>
                    <w:rFonts w:ascii="Aptos Narrow" w:hAnsi="Aptos Narrow"/>
                    <w:color w:val="000000"/>
                  </w:rPr>
                </w:rPrChange>
              </w:rPr>
              <w:pPrChange w:id="1041" w:author="Gledis Guri" w:date="2026-05-04T17:17:00Z" w16du:dateUtc="2026-05-05T00:17:00Z">
                <w:pPr/>
              </w:pPrChange>
            </w:pPr>
            <w:ins w:id="1042" w:author="Gledis Guri" w:date="2026-05-04T16:57:00Z" w16du:dateUtc="2026-05-04T23:57:00Z">
              <w:r w:rsidRPr="00913374">
                <w:rPr>
                  <w:rFonts w:ascii="Times New Roman" w:hAnsi="Times New Roman" w:cs="Times New Roman"/>
                  <w:color w:val="000000"/>
                  <w:rPrChange w:id="1043" w:author="Gledis Guri" w:date="2026-05-04T16:58:00Z" w16du:dateUtc="2026-05-04T23:58:00Z">
                    <w:rPr>
                      <w:rFonts w:ascii="Aptos Narrow" w:hAnsi="Aptos Narrow"/>
                      <w:color w:val="000000"/>
                    </w:rPr>
                  </w:rPrChange>
                </w:rPr>
                <w:t>1</w:t>
              </w:r>
            </w:ins>
          </w:p>
        </w:tc>
        <w:tc>
          <w:tcPr>
            <w:tcW w:w="1234" w:type="dxa"/>
            <w:vAlign w:val="bottom"/>
            <w:tcPrChange w:id="1044" w:author="Gledis Guri" w:date="2026-05-04T20:36:00Z" w16du:dateUtc="2026-05-05T03:36:00Z">
              <w:tcPr>
                <w:tcW w:w="1234" w:type="dxa"/>
                <w:gridSpan w:val="2"/>
                <w:vAlign w:val="bottom"/>
              </w:tcPr>
            </w:tcPrChange>
          </w:tcPr>
          <w:p w14:paraId="344577FD" w14:textId="7DA4FCE6" w:rsidR="000C6DDC" w:rsidRPr="00913374" w:rsidRDefault="000C6DDC" w:rsidP="00A21FF0">
            <w:pPr>
              <w:jc w:val="center"/>
              <w:rPr>
                <w:ins w:id="1045" w:author="Gledis Guri" w:date="2026-05-04T16:56:00Z" w16du:dateUtc="2026-05-04T23:56:00Z"/>
                <w:rFonts w:ascii="Times New Roman" w:hAnsi="Times New Roman" w:cs="Times New Roman"/>
                <w:color w:val="000000"/>
                <w:rPrChange w:id="1046" w:author="Gledis Guri" w:date="2026-05-04T16:58:00Z" w16du:dateUtc="2026-05-04T23:58:00Z">
                  <w:rPr>
                    <w:ins w:id="1047" w:author="Gledis Guri" w:date="2026-05-04T16:56:00Z" w16du:dateUtc="2026-05-04T23:56:00Z"/>
                    <w:rFonts w:ascii="Aptos Narrow" w:hAnsi="Aptos Narrow"/>
                    <w:color w:val="000000"/>
                  </w:rPr>
                </w:rPrChange>
              </w:rPr>
              <w:pPrChange w:id="1048" w:author="Gledis Guri" w:date="2026-05-04T17:17:00Z" w16du:dateUtc="2026-05-05T00:17:00Z">
                <w:pPr/>
              </w:pPrChange>
            </w:pPr>
            <w:ins w:id="1049" w:author="Gledis Guri" w:date="2026-05-04T16:57:00Z" w16du:dateUtc="2026-05-04T23:57:00Z">
              <w:r w:rsidRPr="00913374">
                <w:rPr>
                  <w:rFonts w:ascii="Times New Roman" w:hAnsi="Times New Roman" w:cs="Times New Roman"/>
                  <w:color w:val="000000"/>
                  <w:rPrChange w:id="1050" w:author="Gledis Guri" w:date="2026-05-04T16:58:00Z" w16du:dateUtc="2026-05-04T23:58:00Z">
                    <w:rPr>
                      <w:rFonts w:ascii="Aptos Narrow" w:hAnsi="Aptos Narrow"/>
                      <w:color w:val="000000"/>
                    </w:rPr>
                  </w:rPrChange>
                </w:rPr>
                <w:t>0</w:t>
              </w:r>
            </w:ins>
          </w:p>
        </w:tc>
        <w:tc>
          <w:tcPr>
            <w:tcW w:w="1294" w:type="dxa"/>
            <w:vAlign w:val="bottom"/>
            <w:tcPrChange w:id="1051" w:author="Gledis Guri" w:date="2026-05-04T20:36:00Z" w16du:dateUtc="2026-05-05T03:36:00Z">
              <w:tcPr>
                <w:tcW w:w="1368" w:type="dxa"/>
                <w:gridSpan w:val="3"/>
                <w:vAlign w:val="bottom"/>
              </w:tcPr>
            </w:tcPrChange>
          </w:tcPr>
          <w:p w14:paraId="6818E20D" w14:textId="3D86F479" w:rsidR="000C6DDC" w:rsidRPr="00913374" w:rsidRDefault="000C6DDC" w:rsidP="00A21FF0">
            <w:pPr>
              <w:jc w:val="center"/>
              <w:rPr>
                <w:ins w:id="1052" w:author="Gledis Guri" w:date="2026-05-04T16:56:00Z" w16du:dateUtc="2026-05-04T23:56:00Z"/>
                <w:rFonts w:ascii="Times New Roman" w:hAnsi="Times New Roman" w:cs="Times New Roman"/>
                <w:color w:val="000000"/>
                <w:rPrChange w:id="1053" w:author="Gledis Guri" w:date="2026-05-04T16:58:00Z" w16du:dateUtc="2026-05-04T23:58:00Z">
                  <w:rPr>
                    <w:ins w:id="1054" w:author="Gledis Guri" w:date="2026-05-04T16:56:00Z" w16du:dateUtc="2026-05-04T23:56:00Z"/>
                    <w:rFonts w:ascii="Aptos Narrow" w:hAnsi="Aptos Narrow"/>
                    <w:color w:val="000000"/>
                  </w:rPr>
                </w:rPrChange>
              </w:rPr>
              <w:pPrChange w:id="1055" w:author="Gledis Guri" w:date="2026-05-04T17:17:00Z" w16du:dateUtc="2026-05-05T00:17:00Z">
                <w:pPr/>
              </w:pPrChange>
            </w:pPr>
            <w:ins w:id="1056" w:author="Gledis Guri" w:date="2026-05-04T16:57:00Z" w16du:dateUtc="2026-05-04T23:57:00Z">
              <w:r w:rsidRPr="00913374">
                <w:rPr>
                  <w:rFonts w:ascii="Times New Roman" w:hAnsi="Times New Roman" w:cs="Times New Roman"/>
                  <w:color w:val="000000"/>
                  <w:rPrChange w:id="1057" w:author="Gledis Guri" w:date="2026-05-04T16:58:00Z" w16du:dateUtc="2026-05-04T23:58:00Z">
                    <w:rPr>
                      <w:rFonts w:ascii="Aptos Narrow" w:hAnsi="Aptos Narrow"/>
                      <w:color w:val="000000"/>
                    </w:rPr>
                  </w:rPrChange>
                </w:rPr>
                <w:t>0</w:t>
              </w:r>
            </w:ins>
          </w:p>
        </w:tc>
        <w:tc>
          <w:tcPr>
            <w:tcW w:w="708" w:type="dxa"/>
            <w:vAlign w:val="bottom"/>
            <w:tcPrChange w:id="1058" w:author="Gledis Guri" w:date="2026-05-04T20:36:00Z" w16du:dateUtc="2026-05-05T03:36:00Z">
              <w:tcPr>
                <w:tcW w:w="1499" w:type="dxa"/>
                <w:gridSpan w:val="3"/>
                <w:vAlign w:val="bottom"/>
              </w:tcPr>
            </w:tcPrChange>
          </w:tcPr>
          <w:p w14:paraId="1DA4EEF5" w14:textId="7D5D959A" w:rsidR="000C6DDC" w:rsidRPr="00913374" w:rsidRDefault="000C6DDC" w:rsidP="00A21FF0">
            <w:pPr>
              <w:jc w:val="center"/>
              <w:rPr>
                <w:ins w:id="1059" w:author="Gledis Guri" w:date="2026-05-04T16:56:00Z" w16du:dateUtc="2026-05-04T23:56:00Z"/>
                <w:rFonts w:ascii="Times New Roman" w:hAnsi="Times New Roman" w:cs="Times New Roman"/>
                <w:color w:val="000000"/>
                <w:rPrChange w:id="1060" w:author="Gledis Guri" w:date="2026-05-04T16:58:00Z" w16du:dateUtc="2026-05-04T23:58:00Z">
                  <w:rPr>
                    <w:ins w:id="1061" w:author="Gledis Guri" w:date="2026-05-04T16:56:00Z" w16du:dateUtc="2026-05-04T23:56:00Z"/>
                    <w:rFonts w:ascii="Aptos Narrow" w:hAnsi="Aptos Narrow"/>
                    <w:color w:val="000000"/>
                  </w:rPr>
                </w:rPrChange>
              </w:rPr>
              <w:pPrChange w:id="1062" w:author="Gledis Guri" w:date="2026-05-04T17:17:00Z" w16du:dateUtc="2026-05-05T00:17:00Z">
                <w:pPr/>
              </w:pPrChange>
            </w:pPr>
            <w:ins w:id="1063" w:author="Gledis Guri" w:date="2026-05-04T16:57:00Z" w16du:dateUtc="2026-05-04T23:57:00Z">
              <w:r w:rsidRPr="00913374">
                <w:rPr>
                  <w:rFonts w:ascii="Times New Roman" w:hAnsi="Times New Roman" w:cs="Times New Roman"/>
                  <w:color w:val="000000"/>
                  <w:rPrChange w:id="1064" w:author="Gledis Guri" w:date="2026-05-04T16:58:00Z" w16du:dateUtc="2026-05-04T23:58:00Z">
                    <w:rPr>
                      <w:rFonts w:ascii="Aptos Narrow" w:hAnsi="Aptos Narrow"/>
                      <w:color w:val="000000"/>
                    </w:rPr>
                  </w:rPrChange>
                </w:rPr>
                <w:t>0</w:t>
              </w:r>
            </w:ins>
          </w:p>
        </w:tc>
        <w:tc>
          <w:tcPr>
            <w:tcW w:w="1134" w:type="dxa"/>
            <w:vAlign w:val="bottom"/>
            <w:tcPrChange w:id="1065" w:author="Gledis Guri" w:date="2026-05-04T20:36:00Z" w16du:dateUtc="2026-05-05T03:36:00Z">
              <w:tcPr>
                <w:tcW w:w="2000" w:type="dxa"/>
                <w:gridSpan w:val="5"/>
                <w:vAlign w:val="bottom"/>
              </w:tcPr>
            </w:tcPrChange>
          </w:tcPr>
          <w:p w14:paraId="5B6FE580" w14:textId="0A413860" w:rsidR="000C6DDC" w:rsidRPr="00913374" w:rsidRDefault="000C6DDC" w:rsidP="00A21FF0">
            <w:pPr>
              <w:jc w:val="center"/>
              <w:rPr>
                <w:ins w:id="1066" w:author="Gledis Guri" w:date="2026-05-04T16:56:00Z" w16du:dateUtc="2026-05-04T23:56:00Z"/>
                <w:rFonts w:ascii="Times New Roman" w:hAnsi="Times New Roman" w:cs="Times New Roman"/>
                <w:color w:val="000000"/>
                <w:rPrChange w:id="1067" w:author="Gledis Guri" w:date="2026-05-04T16:58:00Z" w16du:dateUtc="2026-05-04T23:58:00Z">
                  <w:rPr>
                    <w:ins w:id="1068" w:author="Gledis Guri" w:date="2026-05-04T16:56:00Z" w16du:dateUtc="2026-05-04T23:56:00Z"/>
                    <w:rFonts w:ascii="Aptos Narrow" w:hAnsi="Aptos Narrow"/>
                    <w:color w:val="000000"/>
                  </w:rPr>
                </w:rPrChange>
              </w:rPr>
              <w:pPrChange w:id="1069" w:author="Gledis Guri" w:date="2026-05-04T17:17:00Z" w16du:dateUtc="2026-05-05T00:17:00Z">
                <w:pPr/>
              </w:pPrChange>
            </w:pPr>
            <w:ins w:id="1070" w:author="Gledis Guri" w:date="2026-05-04T16:57:00Z" w16du:dateUtc="2026-05-04T23:57:00Z">
              <w:r w:rsidRPr="00913374">
                <w:rPr>
                  <w:rFonts w:ascii="Times New Roman" w:hAnsi="Times New Roman" w:cs="Times New Roman"/>
                  <w:color w:val="000000"/>
                  <w:rPrChange w:id="1071" w:author="Gledis Guri" w:date="2026-05-04T16:58:00Z" w16du:dateUtc="2026-05-04T23:58:00Z">
                    <w:rPr>
                      <w:rFonts w:ascii="Aptos Narrow" w:hAnsi="Aptos Narrow"/>
                      <w:color w:val="000000"/>
                    </w:rPr>
                  </w:rPrChange>
                </w:rPr>
                <w:t>0</w:t>
              </w:r>
            </w:ins>
          </w:p>
        </w:tc>
        <w:tc>
          <w:tcPr>
            <w:tcW w:w="709" w:type="dxa"/>
            <w:vAlign w:val="bottom"/>
            <w:tcPrChange w:id="1072" w:author="Gledis Guri" w:date="2026-05-04T20:36:00Z" w16du:dateUtc="2026-05-05T03:36:00Z">
              <w:tcPr>
                <w:tcW w:w="611" w:type="dxa"/>
                <w:vAlign w:val="bottom"/>
              </w:tcPr>
            </w:tcPrChange>
          </w:tcPr>
          <w:p w14:paraId="6EC437B0" w14:textId="031C5EEB" w:rsidR="000C6DDC" w:rsidRPr="00913374" w:rsidRDefault="000C6DDC" w:rsidP="00A21FF0">
            <w:pPr>
              <w:jc w:val="center"/>
              <w:rPr>
                <w:ins w:id="1073" w:author="Gledis Guri" w:date="2026-05-04T16:56:00Z" w16du:dateUtc="2026-05-04T23:56:00Z"/>
                <w:rFonts w:ascii="Times New Roman" w:hAnsi="Times New Roman" w:cs="Times New Roman"/>
                <w:color w:val="000000"/>
                <w:rPrChange w:id="1074" w:author="Gledis Guri" w:date="2026-05-04T16:58:00Z" w16du:dateUtc="2026-05-04T23:58:00Z">
                  <w:rPr>
                    <w:ins w:id="1075" w:author="Gledis Guri" w:date="2026-05-04T16:56:00Z" w16du:dateUtc="2026-05-04T23:56:00Z"/>
                    <w:rFonts w:ascii="Aptos Narrow" w:hAnsi="Aptos Narrow"/>
                    <w:color w:val="000000"/>
                  </w:rPr>
                </w:rPrChange>
              </w:rPr>
              <w:pPrChange w:id="1076" w:author="Gledis Guri" w:date="2026-05-04T17:17:00Z" w16du:dateUtc="2026-05-05T00:17:00Z">
                <w:pPr/>
              </w:pPrChange>
            </w:pPr>
            <w:ins w:id="1077" w:author="Gledis Guri" w:date="2026-05-04T16:57:00Z" w16du:dateUtc="2026-05-04T23:57:00Z">
              <w:r w:rsidRPr="00913374">
                <w:rPr>
                  <w:rFonts w:ascii="Times New Roman" w:hAnsi="Times New Roman" w:cs="Times New Roman"/>
                  <w:color w:val="000000"/>
                  <w:rPrChange w:id="1078" w:author="Gledis Guri" w:date="2026-05-04T16:58:00Z" w16du:dateUtc="2026-05-04T23:58:00Z">
                    <w:rPr>
                      <w:rFonts w:ascii="Aptos Narrow" w:hAnsi="Aptos Narrow"/>
                      <w:color w:val="000000"/>
                    </w:rPr>
                  </w:rPrChange>
                </w:rPr>
                <w:t>65</w:t>
              </w:r>
            </w:ins>
          </w:p>
        </w:tc>
      </w:tr>
      <w:tr w:rsidR="000C6DDC" w:rsidRPr="000C6DDC" w14:paraId="138FCEC2" w14:textId="77777777" w:rsidTr="000B28BE">
        <w:trPr>
          <w:trHeight w:val="493"/>
          <w:ins w:id="1079" w:author="Gledis Guri" w:date="2026-05-04T16:56:00Z" w16du:dateUtc="2026-05-04T23:56:00Z"/>
          <w:trPrChange w:id="1080" w:author="Gledis Guri" w:date="2026-05-04T20:36:00Z" w16du:dateUtc="2026-05-05T03:36:00Z">
            <w:trPr>
              <w:gridBefore w:val="1"/>
            </w:trPr>
          </w:trPrChange>
        </w:trPr>
        <w:tc>
          <w:tcPr>
            <w:tcW w:w="728" w:type="dxa"/>
            <w:vAlign w:val="bottom"/>
            <w:tcPrChange w:id="1081" w:author="Gledis Guri" w:date="2026-05-04T20:36:00Z" w16du:dateUtc="2026-05-05T03:36:00Z">
              <w:tcPr>
                <w:tcW w:w="728" w:type="dxa"/>
                <w:gridSpan w:val="2"/>
                <w:vAlign w:val="bottom"/>
              </w:tcPr>
            </w:tcPrChange>
          </w:tcPr>
          <w:p w14:paraId="06747A0F" w14:textId="5290EF66" w:rsidR="000C6DDC" w:rsidRPr="00913374" w:rsidRDefault="000C6DDC" w:rsidP="00A21FF0">
            <w:pPr>
              <w:jc w:val="center"/>
              <w:rPr>
                <w:ins w:id="1082" w:author="Gledis Guri" w:date="2026-05-04T16:56:00Z" w16du:dateUtc="2026-05-04T23:56:00Z"/>
                <w:rFonts w:ascii="Times New Roman" w:hAnsi="Times New Roman" w:cs="Times New Roman"/>
                <w:color w:val="000000"/>
                <w:rPrChange w:id="1083" w:author="Gledis Guri" w:date="2026-05-04T16:58:00Z" w16du:dateUtc="2026-05-04T23:58:00Z">
                  <w:rPr>
                    <w:ins w:id="1084" w:author="Gledis Guri" w:date="2026-05-04T16:56:00Z" w16du:dateUtc="2026-05-04T23:56:00Z"/>
                    <w:rFonts w:ascii="Aptos Narrow" w:hAnsi="Aptos Narrow"/>
                    <w:color w:val="000000"/>
                  </w:rPr>
                </w:rPrChange>
              </w:rPr>
              <w:pPrChange w:id="1085" w:author="Gledis Guri" w:date="2026-05-04T17:17:00Z" w16du:dateUtc="2026-05-05T00:17:00Z">
                <w:pPr/>
              </w:pPrChange>
            </w:pPr>
            <w:ins w:id="1086" w:author="Gledis Guri" w:date="2026-05-04T16:57:00Z" w16du:dateUtc="2026-05-04T23:57:00Z">
              <w:r w:rsidRPr="00913374">
                <w:rPr>
                  <w:rFonts w:ascii="Times New Roman" w:hAnsi="Times New Roman" w:cs="Times New Roman"/>
                  <w:color w:val="000000"/>
                  <w:rPrChange w:id="1087" w:author="Gledis Guri" w:date="2026-05-04T16:58:00Z" w16du:dateUtc="2026-05-04T23:58:00Z">
                    <w:rPr>
                      <w:rFonts w:ascii="Aptos Narrow" w:hAnsi="Aptos Narrow"/>
                      <w:color w:val="000000"/>
                    </w:rPr>
                  </w:rPrChange>
                </w:rPr>
                <w:t>1</w:t>
              </w:r>
            </w:ins>
          </w:p>
        </w:tc>
        <w:tc>
          <w:tcPr>
            <w:tcW w:w="1234" w:type="dxa"/>
            <w:vAlign w:val="bottom"/>
            <w:tcPrChange w:id="1088" w:author="Gledis Guri" w:date="2026-05-04T20:36:00Z" w16du:dateUtc="2026-05-05T03:36:00Z">
              <w:tcPr>
                <w:tcW w:w="1234" w:type="dxa"/>
                <w:gridSpan w:val="2"/>
                <w:vAlign w:val="bottom"/>
              </w:tcPr>
            </w:tcPrChange>
          </w:tcPr>
          <w:p w14:paraId="3CB9CDA6" w14:textId="4944663F" w:rsidR="000C6DDC" w:rsidRPr="00913374" w:rsidRDefault="000C6DDC" w:rsidP="00A21FF0">
            <w:pPr>
              <w:jc w:val="center"/>
              <w:rPr>
                <w:ins w:id="1089" w:author="Gledis Guri" w:date="2026-05-04T16:56:00Z" w16du:dateUtc="2026-05-04T23:56:00Z"/>
                <w:rFonts w:ascii="Times New Roman" w:hAnsi="Times New Roman" w:cs="Times New Roman"/>
                <w:color w:val="000000"/>
                <w:rPrChange w:id="1090" w:author="Gledis Guri" w:date="2026-05-04T16:58:00Z" w16du:dateUtc="2026-05-04T23:58:00Z">
                  <w:rPr>
                    <w:ins w:id="1091" w:author="Gledis Guri" w:date="2026-05-04T16:56:00Z" w16du:dateUtc="2026-05-04T23:56:00Z"/>
                    <w:rFonts w:ascii="Aptos Narrow" w:hAnsi="Aptos Narrow"/>
                    <w:color w:val="000000"/>
                  </w:rPr>
                </w:rPrChange>
              </w:rPr>
              <w:pPrChange w:id="1092" w:author="Gledis Guri" w:date="2026-05-04T17:17:00Z" w16du:dateUtc="2026-05-05T00:17:00Z">
                <w:pPr/>
              </w:pPrChange>
            </w:pPr>
            <w:ins w:id="1093" w:author="Gledis Guri" w:date="2026-05-04T16:57:00Z" w16du:dateUtc="2026-05-04T23:57:00Z">
              <w:r w:rsidRPr="00913374">
                <w:rPr>
                  <w:rFonts w:ascii="Times New Roman" w:hAnsi="Times New Roman" w:cs="Times New Roman"/>
                  <w:color w:val="000000"/>
                  <w:rPrChange w:id="1094" w:author="Gledis Guri" w:date="2026-05-04T16:58:00Z" w16du:dateUtc="2026-05-04T23:58:00Z">
                    <w:rPr>
                      <w:rFonts w:ascii="Aptos Narrow" w:hAnsi="Aptos Narrow"/>
                      <w:color w:val="000000"/>
                    </w:rPr>
                  </w:rPrChange>
                </w:rPr>
                <w:t>0</w:t>
              </w:r>
            </w:ins>
          </w:p>
        </w:tc>
        <w:tc>
          <w:tcPr>
            <w:tcW w:w="1294" w:type="dxa"/>
            <w:vAlign w:val="bottom"/>
            <w:tcPrChange w:id="1095" w:author="Gledis Guri" w:date="2026-05-04T20:36:00Z" w16du:dateUtc="2026-05-05T03:36:00Z">
              <w:tcPr>
                <w:tcW w:w="1368" w:type="dxa"/>
                <w:gridSpan w:val="3"/>
                <w:vAlign w:val="bottom"/>
              </w:tcPr>
            </w:tcPrChange>
          </w:tcPr>
          <w:p w14:paraId="3F133B3D" w14:textId="601367A3" w:rsidR="000C6DDC" w:rsidRPr="00913374" w:rsidRDefault="000C6DDC" w:rsidP="00A21FF0">
            <w:pPr>
              <w:jc w:val="center"/>
              <w:rPr>
                <w:ins w:id="1096" w:author="Gledis Guri" w:date="2026-05-04T16:56:00Z" w16du:dateUtc="2026-05-04T23:56:00Z"/>
                <w:rFonts w:ascii="Times New Roman" w:hAnsi="Times New Roman" w:cs="Times New Roman"/>
                <w:color w:val="000000"/>
                <w:rPrChange w:id="1097" w:author="Gledis Guri" w:date="2026-05-04T16:58:00Z" w16du:dateUtc="2026-05-04T23:58:00Z">
                  <w:rPr>
                    <w:ins w:id="1098" w:author="Gledis Guri" w:date="2026-05-04T16:56:00Z" w16du:dateUtc="2026-05-04T23:56:00Z"/>
                    <w:rFonts w:ascii="Aptos Narrow" w:hAnsi="Aptos Narrow"/>
                    <w:color w:val="000000"/>
                  </w:rPr>
                </w:rPrChange>
              </w:rPr>
              <w:pPrChange w:id="1099" w:author="Gledis Guri" w:date="2026-05-04T17:17:00Z" w16du:dateUtc="2026-05-05T00:17:00Z">
                <w:pPr/>
              </w:pPrChange>
            </w:pPr>
            <w:ins w:id="1100" w:author="Gledis Guri" w:date="2026-05-04T16:57:00Z" w16du:dateUtc="2026-05-04T23:57:00Z">
              <w:r w:rsidRPr="00913374">
                <w:rPr>
                  <w:rFonts w:ascii="Times New Roman" w:hAnsi="Times New Roman" w:cs="Times New Roman"/>
                  <w:color w:val="000000"/>
                  <w:rPrChange w:id="1101" w:author="Gledis Guri" w:date="2026-05-04T16:58:00Z" w16du:dateUtc="2026-05-04T23:58:00Z">
                    <w:rPr>
                      <w:rFonts w:ascii="Aptos Narrow" w:hAnsi="Aptos Narrow"/>
                      <w:color w:val="000000"/>
                    </w:rPr>
                  </w:rPrChange>
                </w:rPr>
                <w:t>0</w:t>
              </w:r>
            </w:ins>
          </w:p>
        </w:tc>
        <w:tc>
          <w:tcPr>
            <w:tcW w:w="708" w:type="dxa"/>
            <w:vAlign w:val="bottom"/>
            <w:tcPrChange w:id="1102" w:author="Gledis Guri" w:date="2026-05-04T20:36:00Z" w16du:dateUtc="2026-05-05T03:36:00Z">
              <w:tcPr>
                <w:tcW w:w="1499" w:type="dxa"/>
                <w:gridSpan w:val="3"/>
                <w:vAlign w:val="bottom"/>
              </w:tcPr>
            </w:tcPrChange>
          </w:tcPr>
          <w:p w14:paraId="5FD45625" w14:textId="637BAF81" w:rsidR="000C6DDC" w:rsidRPr="00913374" w:rsidRDefault="000C6DDC" w:rsidP="00A21FF0">
            <w:pPr>
              <w:jc w:val="center"/>
              <w:rPr>
                <w:ins w:id="1103" w:author="Gledis Guri" w:date="2026-05-04T16:56:00Z" w16du:dateUtc="2026-05-04T23:56:00Z"/>
                <w:rFonts w:ascii="Times New Roman" w:hAnsi="Times New Roman" w:cs="Times New Roman"/>
                <w:color w:val="000000"/>
                <w:rPrChange w:id="1104" w:author="Gledis Guri" w:date="2026-05-04T16:58:00Z" w16du:dateUtc="2026-05-04T23:58:00Z">
                  <w:rPr>
                    <w:ins w:id="1105" w:author="Gledis Guri" w:date="2026-05-04T16:56:00Z" w16du:dateUtc="2026-05-04T23:56:00Z"/>
                    <w:rFonts w:ascii="Aptos Narrow" w:hAnsi="Aptos Narrow"/>
                    <w:color w:val="000000"/>
                  </w:rPr>
                </w:rPrChange>
              </w:rPr>
              <w:pPrChange w:id="1106" w:author="Gledis Guri" w:date="2026-05-04T17:17:00Z" w16du:dateUtc="2026-05-05T00:17:00Z">
                <w:pPr/>
              </w:pPrChange>
            </w:pPr>
            <w:ins w:id="1107" w:author="Gledis Guri" w:date="2026-05-04T16:57:00Z" w16du:dateUtc="2026-05-04T23:57:00Z">
              <w:r w:rsidRPr="00913374">
                <w:rPr>
                  <w:rFonts w:ascii="Times New Roman" w:hAnsi="Times New Roman" w:cs="Times New Roman"/>
                  <w:color w:val="000000"/>
                  <w:rPrChange w:id="1108" w:author="Gledis Guri" w:date="2026-05-04T16:58:00Z" w16du:dateUtc="2026-05-04T23:58:00Z">
                    <w:rPr>
                      <w:rFonts w:ascii="Aptos Narrow" w:hAnsi="Aptos Narrow"/>
                      <w:color w:val="000000"/>
                    </w:rPr>
                  </w:rPrChange>
                </w:rPr>
                <w:t>1</w:t>
              </w:r>
            </w:ins>
          </w:p>
        </w:tc>
        <w:tc>
          <w:tcPr>
            <w:tcW w:w="1134" w:type="dxa"/>
            <w:vAlign w:val="bottom"/>
            <w:tcPrChange w:id="1109" w:author="Gledis Guri" w:date="2026-05-04T20:36:00Z" w16du:dateUtc="2026-05-05T03:36:00Z">
              <w:tcPr>
                <w:tcW w:w="2000" w:type="dxa"/>
                <w:gridSpan w:val="5"/>
                <w:vAlign w:val="bottom"/>
              </w:tcPr>
            </w:tcPrChange>
          </w:tcPr>
          <w:p w14:paraId="6FF9B21D" w14:textId="1B08D928" w:rsidR="000C6DDC" w:rsidRPr="00913374" w:rsidRDefault="000C6DDC" w:rsidP="00A21FF0">
            <w:pPr>
              <w:jc w:val="center"/>
              <w:rPr>
                <w:ins w:id="1110" w:author="Gledis Guri" w:date="2026-05-04T16:56:00Z" w16du:dateUtc="2026-05-04T23:56:00Z"/>
                <w:rFonts w:ascii="Times New Roman" w:hAnsi="Times New Roman" w:cs="Times New Roman"/>
                <w:color w:val="000000"/>
                <w:rPrChange w:id="1111" w:author="Gledis Guri" w:date="2026-05-04T16:58:00Z" w16du:dateUtc="2026-05-04T23:58:00Z">
                  <w:rPr>
                    <w:ins w:id="1112" w:author="Gledis Guri" w:date="2026-05-04T16:56:00Z" w16du:dateUtc="2026-05-04T23:56:00Z"/>
                    <w:rFonts w:ascii="Aptos Narrow" w:hAnsi="Aptos Narrow"/>
                    <w:color w:val="000000"/>
                  </w:rPr>
                </w:rPrChange>
              </w:rPr>
              <w:pPrChange w:id="1113" w:author="Gledis Guri" w:date="2026-05-04T17:17:00Z" w16du:dateUtc="2026-05-05T00:17:00Z">
                <w:pPr/>
              </w:pPrChange>
            </w:pPr>
            <w:ins w:id="1114" w:author="Gledis Guri" w:date="2026-05-04T16:57:00Z" w16du:dateUtc="2026-05-04T23:57:00Z">
              <w:r w:rsidRPr="00913374">
                <w:rPr>
                  <w:rFonts w:ascii="Times New Roman" w:hAnsi="Times New Roman" w:cs="Times New Roman"/>
                  <w:color w:val="000000"/>
                  <w:rPrChange w:id="1115" w:author="Gledis Guri" w:date="2026-05-04T16:58:00Z" w16du:dateUtc="2026-05-04T23:58:00Z">
                    <w:rPr>
                      <w:rFonts w:ascii="Aptos Narrow" w:hAnsi="Aptos Narrow"/>
                      <w:color w:val="000000"/>
                    </w:rPr>
                  </w:rPrChange>
                </w:rPr>
                <w:t>0</w:t>
              </w:r>
            </w:ins>
          </w:p>
        </w:tc>
        <w:tc>
          <w:tcPr>
            <w:tcW w:w="709" w:type="dxa"/>
            <w:vAlign w:val="bottom"/>
            <w:tcPrChange w:id="1116" w:author="Gledis Guri" w:date="2026-05-04T20:36:00Z" w16du:dateUtc="2026-05-05T03:36:00Z">
              <w:tcPr>
                <w:tcW w:w="611" w:type="dxa"/>
                <w:vAlign w:val="bottom"/>
              </w:tcPr>
            </w:tcPrChange>
          </w:tcPr>
          <w:p w14:paraId="5932F938" w14:textId="3D7F9F95" w:rsidR="000C6DDC" w:rsidRPr="00913374" w:rsidRDefault="000C6DDC" w:rsidP="00A21FF0">
            <w:pPr>
              <w:jc w:val="center"/>
              <w:rPr>
                <w:ins w:id="1117" w:author="Gledis Guri" w:date="2026-05-04T16:56:00Z" w16du:dateUtc="2026-05-04T23:56:00Z"/>
                <w:rFonts w:ascii="Times New Roman" w:hAnsi="Times New Roman" w:cs="Times New Roman"/>
                <w:color w:val="000000"/>
                <w:rPrChange w:id="1118" w:author="Gledis Guri" w:date="2026-05-04T16:58:00Z" w16du:dateUtc="2026-05-04T23:58:00Z">
                  <w:rPr>
                    <w:ins w:id="1119" w:author="Gledis Guri" w:date="2026-05-04T16:56:00Z" w16du:dateUtc="2026-05-04T23:56:00Z"/>
                    <w:rFonts w:ascii="Aptos Narrow" w:hAnsi="Aptos Narrow"/>
                    <w:color w:val="000000"/>
                  </w:rPr>
                </w:rPrChange>
              </w:rPr>
              <w:pPrChange w:id="1120" w:author="Gledis Guri" w:date="2026-05-04T17:17:00Z" w16du:dateUtc="2026-05-05T00:17:00Z">
                <w:pPr/>
              </w:pPrChange>
            </w:pPr>
            <w:ins w:id="1121" w:author="Gledis Guri" w:date="2026-05-04T16:57:00Z" w16du:dateUtc="2026-05-04T23:57:00Z">
              <w:r w:rsidRPr="00913374">
                <w:rPr>
                  <w:rFonts w:ascii="Times New Roman" w:hAnsi="Times New Roman" w:cs="Times New Roman"/>
                  <w:color w:val="000000"/>
                  <w:rPrChange w:id="1122" w:author="Gledis Guri" w:date="2026-05-04T16:58:00Z" w16du:dateUtc="2026-05-04T23:58:00Z">
                    <w:rPr>
                      <w:rFonts w:ascii="Aptos Narrow" w:hAnsi="Aptos Narrow"/>
                      <w:color w:val="000000"/>
                    </w:rPr>
                  </w:rPrChange>
                </w:rPr>
                <w:t>122</w:t>
              </w:r>
            </w:ins>
          </w:p>
        </w:tc>
      </w:tr>
      <w:tr w:rsidR="000C6DDC" w:rsidRPr="000C6DDC" w14:paraId="33CEC3C3" w14:textId="77777777" w:rsidTr="000B28BE">
        <w:trPr>
          <w:trHeight w:val="493"/>
          <w:ins w:id="1123" w:author="Gledis Guri" w:date="2026-05-04T16:56:00Z" w16du:dateUtc="2026-05-04T23:56:00Z"/>
          <w:trPrChange w:id="1124" w:author="Gledis Guri" w:date="2026-05-04T20:36:00Z" w16du:dateUtc="2026-05-05T03:36:00Z">
            <w:trPr>
              <w:gridBefore w:val="1"/>
            </w:trPr>
          </w:trPrChange>
        </w:trPr>
        <w:tc>
          <w:tcPr>
            <w:tcW w:w="728" w:type="dxa"/>
            <w:vAlign w:val="bottom"/>
            <w:tcPrChange w:id="1125" w:author="Gledis Guri" w:date="2026-05-04T20:36:00Z" w16du:dateUtc="2026-05-05T03:36:00Z">
              <w:tcPr>
                <w:tcW w:w="728" w:type="dxa"/>
                <w:gridSpan w:val="2"/>
                <w:vAlign w:val="bottom"/>
              </w:tcPr>
            </w:tcPrChange>
          </w:tcPr>
          <w:p w14:paraId="7C7B7295" w14:textId="6419FEFA" w:rsidR="000C6DDC" w:rsidRPr="00913374" w:rsidRDefault="000C6DDC" w:rsidP="00A21FF0">
            <w:pPr>
              <w:jc w:val="center"/>
              <w:rPr>
                <w:ins w:id="1126" w:author="Gledis Guri" w:date="2026-05-04T16:56:00Z" w16du:dateUtc="2026-05-04T23:56:00Z"/>
                <w:rFonts w:ascii="Times New Roman" w:hAnsi="Times New Roman" w:cs="Times New Roman"/>
                <w:color w:val="000000"/>
                <w:rPrChange w:id="1127" w:author="Gledis Guri" w:date="2026-05-04T16:58:00Z" w16du:dateUtc="2026-05-04T23:58:00Z">
                  <w:rPr>
                    <w:ins w:id="1128" w:author="Gledis Guri" w:date="2026-05-04T16:56:00Z" w16du:dateUtc="2026-05-04T23:56:00Z"/>
                    <w:rFonts w:ascii="Aptos Narrow" w:hAnsi="Aptos Narrow"/>
                    <w:color w:val="000000"/>
                  </w:rPr>
                </w:rPrChange>
              </w:rPr>
              <w:pPrChange w:id="1129" w:author="Gledis Guri" w:date="2026-05-04T17:17:00Z" w16du:dateUtc="2026-05-05T00:17:00Z">
                <w:pPr/>
              </w:pPrChange>
            </w:pPr>
            <w:ins w:id="1130" w:author="Gledis Guri" w:date="2026-05-04T16:57:00Z" w16du:dateUtc="2026-05-04T23:57:00Z">
              <w:r w:rsidRPr="00913374">
                <w:rPr>
                  <w:rFonts w:ascii="Times New Roman" w:hAnsi="Times New Roman" w:cs="Times New Roman"/>
                  <w:color w:val="000000"/>
                  <w:rPrChange w:id="1131" w:author="Gledis Guri" w:date="2026-05-04T16:58:00Z" w16du:dateUtc="2026-05-04T23:58:00Z">
                    <w:rPr>
                      <w:rFonts w:ascii="Aptos Narrow" w:hAnsi="Aptos Narrow"/>
                      <w:color w:val="000000"/>
                    </w:rPr>
                  </w:rPrChange>
                </w:rPr>
                <w:t>1</w:t>
              </w:r>
            </w:ins>
          </w:p>
        </w:tc>
        <w:tc>
          <w:tcPr>
            <w:tcW w:w="1234" w:type="dxa"/>
            <w:vAlign w:val="bottom"/>
            <w:tcPrChange w:id="1132" w:author="Gledis Guri" w:date="2026-05-04T20:36:00Z" w16du:dateUtc="2026-05-05T03:36:00Z">
              <w:tcPr>
                <w:tcW w:w="1234" w:type="dxa"/>
                <w:gridSpan w:val="2"/>
                <w:vAlign w:val="bottom"/>
              </w:tcPr>
            </w:tcPrChange>
          </w:tcPr>
          <w:p w14:paraId="20615860" w14:textId="43913126" w:rsidR="000C6DDC" w:rsidRPr="00913374" w:rsidRDefault="000C6DDC" w:rsidP="00A21FF0">
            <w:pPr>
              <w:jc w:val="center"/>
              <w:rPr>
                <w:ins w:id="1133" w:author="Gledis Guri" w:date="2026-05-04T16:56:00Z" w16du:dateUtc="2026-05-04T23:56:00Z"/>
                <w:rFonts w:ascii="Times New Roman" w:hAnsi="Times New Roman" w:cs="Times New Roman"/>
                <w:color w:val="000000"/>
                <w:rPrChange w:id="1134" w:author="Gledis Guri" w:date="2026-05-04T16:58:00Z" w16du:dateUtc="2026-05-04T23:58:00Z">
                  <w:rPr>
                    <w:ins w:id="1135" w:author="Gledis Guri" w:date="2026-05-04T16:56:00Z" w16du:dateUtc="2026-05-04T23:56:00Z"/>
                    <w:rFonts w:ascii="Aptos Narrow" w:hAnsi="Aptos Narrow"/>
                    <w:color w:val="000000"/>
                  </w:rPr>
                </w:rPrChange>
              </w:rPr>
              <w:pPrChange w:id="1136" w:author="Gledis Guri" w:date="2026-05-04T17:17:00Z" w16du:dateUtc="2026-05-05T00:17:00Z">
                <w:pPr/>
              </w:pPrChange>
            </w:pPr>
            <w:ins w:id="1137" w:author="Gledis Guri" w:date="2026-05-04T16:57:00Z" w16du:dateUtc="2026-05-04T23:57:00Z">
              <w:r w:rsidRPr="00913374">
                <w:rPr>
                  <w:rFonts w:ascii="Times New Roman" w:hAnsi="Times New Roman" w:cs="Times New Roman"/>
                  <w:color w:val="000000"/>
                  <w:rPrChange w:id="1138" w:author="Gledis Guri" w:date="2026-05-04T16:58:00Z" w16du:dateUtc="2026-05-04T23:58:00Z">
                    <w:rPr>
                      <w:rFonts w:ascii="Aptos Narrow" w:hAnsi="Aptos Narrow"/>
                      <w:color w:val="000000"/>
                    </w:rPr>
                  </w:rPrChange>
                </w:rPr>
                <w:t>0</w:t>
              </w:r>
            </w:ins>
          </w:p>
        </w:tc>
        <w:tc>
          <w:tcPr>
            <w:tcW w:w="1294" w:type="dxa"/>
            <w:vAlign w:val="bottom"/>
            <w:tcPrChange w:id="1139" w:author="Gledis Guri" w:date="2026-05-04T20:36:00Z" w16du:dateUtc="2026-05-05T03:36:00Z">
              <w:tcPr>
                <w:tcW w:w="1368" w:type="dxa"/>
                <w:gridSpan w:val="3"/>
                <w:vAlign w:val="bottom"/>
              </w:tcPr>
            </w:tcPrChange>
          </w:tcPr>
          <w:p w14:paraId="51882AE6" w14:textId="3417465D" w:rsidR="000C6DDC" w:rsidRPr="00913374" w:rsidRDefault="000C6DDC" w:rsidP="00A21FF0">
            <w:pPr>
              <w:jc w:val="center"/>
              <w:rPr>
                <w:ins w:id="1140" w:author="Gledis Guri" w:date="2026-05-04T16:56:00Z" w16du:dateUtc="2026-05-04T23:56:00Z"/>
                <w:rFonts w:ascii="Times New Roman" w:hAnsi="Times New Roman" w:cs="Times New Roman"/>
                <w:color w:val="000000"/>
                <w:rPrChange w:id="1141" w:author="Gledis Guri" w:date="2026-05-04T16:58:00Z" w16du:dateUtc="2026-05-04T23:58:00Z">
                  <w:rPr>
                    <w:ins w:id="1142" w:author="Gledis Guri" w:date="2026-05-04T16:56:00Z" w16du:dateUtc="2026-05-04T23:56:00Z"/>
                    <w:rFonts w:ascii="Aptos Narrow" w:hAnsi="Aptos Narrow"/>
                    <w:color w:val="000000"/>
                  </w:rPr>
                </w:rPrChange>
              </w:rPr>
              <w:pPrChange w:id="1143" w:author="Gledis Guri" w:date="2026-05-04T17:17:00Z" w16du:dateUtc="2026-05-05T00:17:00Z">
                <w:pPr/>
              </w:pPrChange>
            </w:pPr>
            <w:ins w:id="1144" w:author="Gledis Guri" w:date="2026-05-04T16:57:00Z" w16du:dateUtc="2026-05-04T23:57:00Z">
              <w:r w:rsidRPr="00913374">
                <w:rPr>
                  <w:rFonts w:ascii="Times New Roman" w:hAnsi="Times New Roman" w:cs="Times New Roman"/>
                  <w:color w:val="000000"/>
                  <w:rPrChange w:id="1145" w:author="Gledis Guri" w:date="2026-05-04T16:58:00Z" w16du:dateUtc="2026-05-04T23:58:00Z">
                    <w:rPr>
                      <w:rFonts w:ascii="Aptos Narrow" w:hAnsi="Aptos Narrow"/>
                      <w:color w:val="000000"/>
                    </w:rPr>
                  </w:rPrChange>
                </w:rPr>
                <w:t>0</w:t>
              </w:r>
            </w:ins>
          </w:p>
        </w:tc>
        <w:tc>
          <w:tcPr>
            <w:tcW w:w="708" w:type="dxa"/>
            <w:vAlign w:val="bottom"/>
            <w:tcPrChange w:id="1146" w:author="Gledis Guri" w:date="2026-05-04T20:36:00Z" w16du:dateUtc="2026-05-05T03:36:00Z">
              <w:tcPr>
                <w:tcW w:w="1499" w:type="dxa"/>
                <w:gridSpan w:val="3"/>
                <w:vAlign w:val="bottom"/>
              </w:tcPr>
            </w:tcPrChange>
          </w:tcPr>
          <w:p w14:paraId="6FE29317" w14:textId="7BF3232A" w:rsidR="000C6DDC" w:rsidRPr="00913374" w:rsidRDefault="000C6DDC" w:rsidP="00A21FF0">
            <w:pPr>
              <w:jc w:val="center"/>
              <w:rPr>
                <w:ins w:id="1147" w:author="Gledis Guri" w:date="2026-05-04T16:56:00Z" w16du:dateUtc="2026-05-04T23:56:00Z"/>
                <w:rFonts w:ascii="Times New Roman" w:hAnsi="Times New Roman" w:cs="Times New Roman"/>
                <w:color w:val="000000"/>
                <w:rPrChange w:id="1148" w:author="Gledis Guri" w:date="2026-05-04T16:58:00Z" w16du:dateUtc="2026-05-04T23:58:00Z">
                  <w:rPr>
                    <w:ins w:id="1149" w:author="Gledis Guri" w:date="2026-05-04T16:56:00Z" w16du:dateUtc="2026-05-04T23:56:00Z"/>
                    <w:rFonts w:ascii="Aptos Narrow" w:hAnsi="Aptos Narrow"/>
                    <w:color w:val="000000"/>
                  </w:rPr>
                </w:rPrChange>
              </w:rPr>
              <w:pPrChange w:id="1150" w:author="Gledis Guri" w:date="2026-05-04T17:17:00Z" w16du:dateUtc="2026-05-05T00:17:00Z">
                <w:pPr/>
              </w:pPrChange>
            </w:pPr>
            <w:ins w:id="1151" w:author="Gledis Guri" w:date="2026-05-04T16:57:00Z" w16du:dateUtc="2026-05-04T23:57:00Z">
              <w:r w:rsidRPr="00913374">
                <w:rPr>
                  <w:rFonts w:ascii="Times New Roman" w:hAnsi="Times New Roman" w:cs="Times New Roman"/>
                  <w:color w:val="000000"/>
                  <w:rPrChange w:id="1152" w:author="Gledis Guri" w:date="2026-05-04T16:58:00Z" w16du:dateUtc="2026-05-04T23:58:00Z">
                    <w:rPr>
                      <w:rFonts w:ascii="Aptos Narrow" w:hAnsi="Aptos Narrow"/>
                      <w:color w:val="000000"/>
                    </w:rPr>
                  </w:rPrChange>
                </w:rPr>
                <w:t>2</w:t>
              </w:r>
            </w:ins>
          </w:p>
        </w:tc>
        <w:tc>
          <w:tcPr>
            <w:tcW w:w="1134" w:type="dxa"/>
            <w:vAlign w:val="bottom"/>
            <w:tcPrChange w:id="1153" w:author="Gledis Guri" w:date="2026-05-04T20:36:00Z" w16du:dateUtc="2026-05-05T03:36:00Z">
              <w:tcPr>
                <w:tcW w:w="2000" w:type="dxa"/>
                <w:gridSpan w:val="5"/>
                <w:vAlign w:val="bottom"/>
              </w:tcPr>
            </w:tcPrChange>
          </w:tcPr>
          <w:p w14:paraId="6231DBE1" w14:textId="39990A1B" w:rsidR="000C6DDC" w:rsidRPr="00913374" w:rsidRDefault="000C6DDC" w:rsidP="00A21FF0">
            <w:pPr>
              <w:jc w:val="center"/>
              <w:rPr>
                <w:ins w:id="1154" w:author="Gledis Guri" w:date="2026-05-04T16:56:00Z" w16du:dateUtc="2026-05-04T23:56:00Z"/>
                <w:rFonts w:ascii="Times New Roman" w:hAnsi="Times New Roman" w:cs="Times New Roman"/>
                <w:color w:val="000000"/>
                <w:rPrChange w:id="1155" w:author="Gledis Guri" w:date="2026-05-04T16:58:00Z" w16du:dateUtc="2026-05-04T23:58:00Z">
                  <w:rPr>
                    <w:ins w:id="1156" w:author="Gledis Guri" w:date="2026-05-04T16:56:00Z" w16du:dateUtc="2026-05-04T23:56:00Z"/>
                    <w:rFonts w:ascii="Aptos Narrow" w:hAnsi="Aptos Narrow"/>
                    <w:color w:val="000000"/>
                  </w:rPr>
                </w:rPrChange>
              </w:rPr>
              <w:pPrChange w:id="1157" w:author="Gledis Guri" w:date="2026-05-04T17:17:00Z" w16du:dateUtc="2026-05-05T00:17:00Z">
                <w:pPr/>
              </w:pPrChange>
            </w:pPr>
            <w:ins w:id="1158" w:author="Gledis Guri" w:date="2026-05-04T16:57:00Z" w16du:dateUtc="2026-05-04T23:57:00Z">
              <w:r w:rsidRPr="00913374">
                <w:rPr>
                  <w:rFonts w:ascii="Times New Roman" w:hAnsi="Times New Roman" w:cs="Times New Roman"/>
                  <w:color w:val="000000"/>
                  <w:rPrChange w:id="1159" w:author="Gledis Guri" w:date="2026-05-04T16:58:00Z" w16du:dateUtc="2026-05-04T23:58:00Z">
                    <w:rPr>
                      <w:rFonts w:ascii="Aptos Narrow" w:hAnsi="Aptos Narrow"/>
                      <w:color w:val="000000"/>
                    </w:rPr>
                  </w:rPrChange>
                </w:rPr>
                <w:t>0</w:t>
              </w:r>
            </w:ins>
          </w:p>
        </w:tc>
        <w:tc>
          <w:tcPr>
            <w:tcW w:w="709" w:type="dxa"/>
            <w:vAlign w:val="bottom"/>
            <w:tcPrChange w:id="1160" w:author="Gledis Guri" w:date="2026-05-04T20:36:00Z" w16du:dateUtc="2026-05-05T03:36:00Z">
              <w:tcPr>
                <w:tcW w:w="611" w:type="dxa"/>
                <w:vAlign w:val="bottom"/>
              </w:tcPr>
            </w:tcPrChange>
          </w:tcPr>
          <w:p w14:paraId="2DCD309D" w14:textId="3F256D6C" w:rsidR="000C6DDC" w:rsidRPr="00913374" w:rsidRDefault="000C6DDC" w:rsidP="00A21FF0">
            <w:pPr>
              <w:jc w:val="center"/>
              <w:rPr>
                <w:ins w:id="1161" w:author="Gledis Guri" w:date="2026-05-04T16:56:00Z" w16du:dateUtc="2026-05-04T23:56:00Z"/>
                <w:rFonts w:ascii="Times New Roman" w:hAnsi="Times New Roman" w:cs="Times New Roman"/>
                <w:color w:val="000000"/>
                <w:rPrChange w:id="1162" w:author="Gledis Guri" w:date="2026-05-04T16:58:00Z" w16du:dateUtc="2026-05-04T23:58:00Z">
                  <w:rPr>
                    <w:ins w:id="1163" w:author="Gledis Guri" w:date="2026-05-04T16:56:00Z" w16du:dateUtc="2026-05-04T23:56:00Z"/>
                    <w:rFonts w:ascii="Aptos Narrow" w:hAnsi="Aptos Narrow"/>
                    <w:color w:val="000000"/>
                  </w:rPr>
                </w:rPrChange>
              </w:rPr>
              <w:pPrChange w:id="1164" w:author="Gledis Guri" w:date="2026-05-04T17:17:00Z" w16du:dateUtc="2026-05-05T00:17:00Z">
                <w:pPr/>
              </w:pPrChange>
            </w:pPr>
            <w:ins w:id="1165" w:author="Gledis Guri" w:date="2026-05-04T16:57:00Z" w16du:dateUtc="2026-05-04T23:57:00Z">
              <w:r w:rsidRPr="00913374">
                <w:rPr>
                  <w:rFonts w:ascii="Times New Roman" w:hAnsi="Times New Roman" w:cs="Times New Roman"/>
                  <w:color w:val="000000"/>
                  <w:rPrChange w:id="1166" w:author="Gledis Guri" w:date="2026-05-04T16:58:00Z" w16du:dateUtc="2026-05-04T23:58:00Z">
                    <w:rPr>
                      <w:rFonts w:ascii="Aptos Narrow" w:hAnsi="Aptos Narrow"/>
                      <w:color w:val="000000"/>
                    </w:rPr>
                  </w:rPrChange>
                </w:rPr>
                <w:t>111</w:t>
              </w:r>
            </w:ins>
          </w:p>
        </w:tc>
      </w:tr>
      <w:tr w:rsidR="000C6DDC" w:rsidRPr="000C6DDC" w14:paraId="71A087DD" w14:textId="77777777" w:rsidTr="000B28BE">
        <w:trPr>
          <w:trHeight w:val="493"/>
          <w:ins w:id="1167" w:author="Gledis Guri" w:date="2026-05-04T16:56:00Z" w16du:dateUtc="2026-05-04T23:56:00Z"/>
          <w:trPrChange w:id="1168" w:author="Gledis Guri" w:date="2026-05-04T20:36:00Z" w16du:dateUtc="2026-05-05T03:36:00Z">
            <w:trPr>
              <w:gridBefore w:val="1"/>
            </w:trPr>
          </w:trPrChange>
        </w:trPr>
        <w:tc>
          <w:tcPr>
            <w:tcW w:w="728" w:type="dxa"/>
            <w:vAlign w:val="bottom"/>
            <w:tcPrChange w:id="1169" w:author="Gledis Guri" w:date="2026-05-04T20:36:00Z" w16du:dateUtc="2026-05-05T03:36:00Z">
              <w:tcPr>
                <w:tcW w:w="728" w:type="dxa"/>
                <w:gridSpan w:val="2"/>
                <w:vAlign w:val="bottom"/>
              </w:tcPr>
            </w:tcPrChange>
          </w:tcPr>
          <w:p w14:paraId="19B80AAF" w14:textId="19E3AA3E" w:rsidR="000C6DDC" w:rsidRPr="00913374" w:rsidRDefault="000C6DDC" w:rsidP="00A21FF0">
            <w:pPr>
              <w:jc w:val="center"/>
              <w:rPr>
                <w:ins w:id="1170" w:author="Gledis Guri" w:date="2026-05-04T16:56:00Z" w16du:dateUtc="2026-05-04T23:56:00Z"/>
                <w:rFonts w:ascii="Times New Roman" w:hAnsi="Times New Roman" w:cs="Times New Roman"/>
                <w:color w:val="000000"/>
                <w:rPrChange w:id="1171" w:author="Gledis Guri" w:date="2026-05-04T16:58:00Z" w16du:dateUtc="2026-05-04T23:58:00Z">
                  <w:rPr>
                    <w:ins w:id="1172" w:author="Gledis Guri" w:date="2026-05-04T16:56:00Z" w16du:dateUtc="2026-05-04T23:56:00Z"/>
                    <w:rFonts w:ascii="Aptos Narrow" w:hAnsi="Aptos Narrow"/>
                    <w:color w:val="000000"/>
                  </w:rPr>
                </w:rPrChange>
              </w:rPr>
              <w:pPrChange w:id="1173" w:author="Gledis Guri" w:date="2026-05-04T17:17:00Z" w16du:dateUtc="2026-05-05T00:17:00Z">
                <w:pPr/>
              </w:pPrChange>
            </w:pPr>
            <w:ins w:id="1174" w:author="Gledis Guri" w:date="2026-05-04T16:57:00Z" w16du:dateUtc="2026-05-04T23:57:00Z">
              <w:r w:rsidRPr="00913374">
                <w:rPr>
                  <w:rFonts w:ascii="Times New Roman" w:hAnsi="Times New Roman" w:cs="Times New Roman"/>
                  <w:color w:val="000000"/>
                  <w:rPrChange w:id="1175" w:author="Gledis Guri" w:date="2026-05-04T16:58:00Z" w16du:dateUtc="2026-05-04T23:58:00Z">
                    <w:rPr>
                      <w:rFonts w:ascii="Aptos Narrow" w:hAnsi="Aptos Narrow"/>
                      <w:color w:val="000000"/>
                    </w:rPr>
                  </w:rPrChange>
                </w:rPr>
                <w:t>1</w:t>
              </w:r>
            </w:ins>
          </w:p>
        </w:tc>
        <w:tc>
          <w:tcPr>
            <w:tcW w:w="1234" w:type="dxa"/>
            <w:vAlign w:val="bottom"/>
            <w:tcPrChange w:id="1176" w:author="Gledis Guri" w:date="2026-05-04T20:36:00Z" w16du:dateUtc="2026-05-05T03:36:00Z">
              <w:tcPr>
                <w:tcW w:w="1234" w:type="dxa"/>
                <w:gridSpan w:val="2"/>
                <w:vAlign w:val="bottom"/>
              </w:tcPr>
            </w:tcPrChange>
          </w:tcPr>
          <w:p w14:paraId="45A1BEA3" w14:textId="775EEADF" w:rsidR="000C6DDC" w:rsidRPr="00913374" w:rsidRDefault="000C6DDC" w:rsidP="00A21FF0">
            <w:pPr>
              <w:jc w:val="center"/>
              <w:rPr>
                <w:ins w:id="1177" w:author="Gledis Guri" w:date="2026-05-04T16:56:00Z" w16du:dateUtc="2026-05-04T23:56:00Z"/>
                <w:rFonts w:ascii="Times New Roman" w:hAnsi="Times New Roman" w:cs="Times New Roman"/>
                <w:color w:val="000000"/>
                <w:rPrChange w:id="1178" w:author="Gledis Guri" w:date="2026-05-04T16:58:00Z" w16du:dateUtc="2026-05-04T23:58:00Z">
                  <w:rPr>
                    <w:ins w:id="1179" w:author="Gledis Guri" w:date="2026-05-04T16:56:00Z" w16du:dateUtc="2026-05-04T23:56:00Z"/>
                    <w:rFonts w:ascii="Aptos Narrow" w:hAnsi="Aptos Narrow"/>
                    <w:color w:val="000000"/>
                  </w:rPr>
                </w:rPrChange>
              </w:rPr>
              <w:pPrChange w:id="1180" w:author="Gledis Guri" w:date="2026-05-04T17:17:00Z" w16du:dateUtc="2026-05-05T00:17:00Z">
                <w:pPr/>
              </w:pPrChange>
            </w:pPr>
            <w:ins w:id="1181" w:author="Gledis Guri" w:date="2026-05-04T16:57:00Z" w16du:dateUtc="2026-05-04T23:57:00Z">
              <w:r w:rsidRPr="00913374">
                <w:rPr>
                  <w:rFonts w:ascii="Times New Roman" w:hAnsi="Times New Roman" w:cs="Times New Roman"/>
                  <w:color w:val="000000"/>
                  <w:rPrChange w:id="1182" w:author="Gledis Guri" w:date="2026-05-04T16:58:00Z" w16du:dateUtc="2026-05-04T23:58:00Z">
                    <w:rPr>
                      <w:rFonts w:ascii="Aptos Narrow" w:hAnsi="Aptos Narrow"/>
                      <w:color w:val="000000"/>
                    </w:rPr>
                  </w:rPrChange>
                </w:rPr>
                <w:t>0</w:t>
              </w:r>
            </w:ins>
          </w:p>
        </w:tc>
        <w:tc>
          <w:tcPr>
            <w:tcW w:w="1294" w:type="dxa"/>
            <w:vAlign w:val="bottom"/>
            <w:tcPrChange w:id="1183" w:author="Gledis Guri" w:date="2026-05-04T20:36:00Z" w16du:dateUtc="2026-05-05T03:36:00Z">
              <w:tcPr>
                <w:tcW w:w="1368" w:type="dxa"/>
                <w:gridSpan w:val="3"/>
                <w:vAlign w:val="bottom"/>
              </w:tcPr>
            </w:tcPrChange>
          </w:tcPr>
          <w:p w14:paraId="691B4D34" w14:textId="0F656413" w:rsidR="000C6DDC" w:rsidRPr="00913374" w:rsidRDefault="000C6DDC" w:rsidP="00A21FF0">
            <w:pPr>
              <w:jc w:val="center"/>
              <w:rPr>
                <w:ins w:id="1184" w:author="Gledis Guri" w:date="2026-05-04T16:56:00Z" w16du:dateUtc="2026-05-04T23:56:00Z"/>
                <w:rFonts w:ascii="Times New Roman" w:hAnsi="Times New Roman" w:cs="Times New Roman"/>
                <w:color w:val="000000"/>
                <w:rPrChange w:id="1185" w:author="Gledis Guri" w:date="2026-05-04T16:58:00Z" w16du:dateUtc="2026-05-04T23:58:00Z">
                  <w:rPr>
                    <w:ins w:id="1186" w:author="Gledis Guri" w:date="2026-05-04T16:56:00Z" w16du:dateUtc="2026-05-04T23:56:00Z"/>
                    <w:rFonts w:ascii="Aptos Narrow" w:hAnsi="Aptos Narrow"/>
                    <w:color w:val="000000"/>
                  </w:rPr>
                </w:rPrChange>
              </w:rPr>
              <w:pPrChange w:id="1187" w:author="Gledis Guri" w:date="2026-05-04T17:17:00Z" w16du:dateUtc="2026-05-05T00:17:00Z">
                <w:pPr/>
              </w:pPrChange>
            </w:pPr>
            <w:ins w:id="1188" w:author="Gledis Guri" w:date="2026-05-04T16:57:00Z" w16du:dateUtc="2026-05-04T23:57:00Z">
              <w:r w:rsidRPr="00913374">
                <w:rPr>
                  <w:rFonts w:ascii="Times New Roman" w:hAnsi="Times New Roman" w:cs="Times New Roman"/>
                  <w:color w:val="000000"/>
                  <w:rPrChange w:id="1189" w:author="Gledis Guri" w:date="2026-05-04T16:58:00Z" w16du:dateUtc="2026-05-04T23:58:00Z">
                    <w:rPr>
                      <w:rFonts w:ascii="Aptos Narrow" w:hAnsi="Aptos Narrow"/>
                      <w:color w:val="000000"/>
                    </w:rPr>
                  </w:rPrChange>
                </w:rPr>
                <w:t>0</w:t>
              </w:r>
            </w:ins>
          </w:p>
        </w:tc>
        <w:tc>
          <w:tcPr>
            <w:tcW w:w="708" w:type="dxa"/>
            <w:vAlign w:val="bottom"/>
            <w:tcPrChange w:id="1190" w:author="Gledis Guri" w:date="2026-05-04T20:36:00Z" w16du:dateUtc="2026-05-05T03:36:00Z">
              <w:tcPr>
                <w:tcW w:w="1499" w:type="dxa"/>
                <w:gridSpan w:val="3"/>
                <w:vAlign w:val="bottom"/>
              </w:tcPr>
            </w:tcPrChange>
          </w:tcPr>
          <w:p w14:paraId="576DA37F" w14:textId="3FBCF881" w:rsidR="000C6DDC" w:rsidRPr="00913374" w:rsidRDefault="000C6DDC" w:rsidP="00A21FF0">
            <w:pPr>
              <w:jc w:val="center"/>
              <w:rPr>
                <w:ins w:id="1191" w:author="Gledis Guri" w:date="2026-05-04T16:56:00Z" w16du:dateUtc="2026-05-04T23:56:00Z"/>
                <w:rFonts w:ascii="Times New Roman" w:hAnsi="Times New Roman" w:cs="Times New Roman"/>
                <w:color w:val="000000"/>
                <w:rPrChange w:id="1192" w:author="Gledis Guri" w:date="2026-05-04T16:58:00Z" w16du:dateUtc="2026-05-04T23:58:00Z">
                  <w:rPr>
                    <w:ins w:id="1193" w:author="Gledis Guri" w:date="2026-05-04T16:56:00Z" w16du:dateUtc="2026-05-04T23:56:00Z"/>
                    <w:rFonts w:ascii="Aptos Narrow" w:hAnsi="Aptos Narrow"/>
                    <w:color w:val="000000"/>
                  </w:rPr>
                </w:rPrChange>
              </w:rPr>
              <w:pPrChange w:id="1194" w:author="Gledis Guri" w:date="2026-05-04T17:17:00Z" w16du:dateUtc="2026-05-05T00:17:00Z">
                <w:pPr/>
              </w:pPrChange>
            </w:pPr>
            <w:ins w:id="1195" w:author="Gledis Guri" w:date="2026-05-04T16:57:00Z" w16du:dateUtc="2026-05-04T23:57:00Z">
              <w:r w:rsidRPr="00913374">
                <w:rPr>
                  <w:rFonts w:ascii="Times New Roman" w:hAnsi="Times New Roman" w:cs="Times New Roman"/>
                  <w:color w:val="000000"/>
                  <w:rPrChange w:id="1196" w:author="Gledis Guri" w:date="2026-05-04T16:58:00Z" w16du:dateUtc="2026-05-04T23:58:00Z">
                    <w:rPr>
                      <w:rFonts w:ascii="Aptos Narrow" w:hAnsi="Aptos Narrow"/>
                      <w:color w:val="000000"/>
                    </w:rPr>
                  </w:rPrChange>
                </w:rPr>
                <w:t>3</w:t>
              </w:r>
            </w:ins>
          </w:p>
        </w:tc>
        <w:tc>
          <w:tcPr>
            <w:tcW w:w="1134" w:type="dxa"/>
            <w:vAlign w:val="bottom"/>
            <w:tcPrChange w:id="1197" w:author="Gledis Guri" w:date="2026-05-04T20:36:00Z" w16du:dateUtc="2026-05-05T03:36:00Z">
              <w:tcPr>
                <w:tcW w:w="2000" w:type="dxa"/>
                <w:gridSpan w:val="5"/>
                <w:vAlign w:val="bottom"/>
              </w:tcPr>
            </w:tcPrChange>
          </w:tcPr>
          <w:p w14:paraId="242636A6" w14:textId="4F965144" w:rsidR="000C6DDC" w:rsidRPr="00913374" w:rsidRDefault="000C6DDC" w:rsidP="00A21FF0">
            <w:pPr>
              <w:jc w:val="center"/>
              <w:rPr>
                <w:ins w:id="1198" w:author="Gledis Guri" w:date="2026-05-04T16:56:00Z" w16du:dateUtc="2026-05-04T23:56:00Z"/>
                <w:rFonts w:ascii="Times New Roman" w:hAnsi="Times New Roman" w:cs="Times New Roman"/>
                <w:color w:val="000000"/>
                <w:rPrChange w:id="1199" w:author="Gledis Guri" w:date="2026-05-04T16:58:00Z" w16du:dateUtc="2026-05-04T23:58:00Z">
                  <w:rPr>
                    <w:ins w:id="1200" w:author="Gledis Guri" w:date="2026-05-04T16:56:00Z" w16du:dateUtc="2026-05-04T23:56:00Z"/>
                    <w:rFonts w:ascii="Aptos Narrow" w:hAnsi="Aptos Narrow"/>
                    <w:color w:val="000000"/>
                  </w:rPr>
                </w:rPrChange>
              </w:rPr>
              <w:pPrChange w:id="1201" w:author="Gledis Guri" w:date="2026-05-04T17:17:00Z" w16du:dateUtc="2026-05-05T00:17:00Z">
                <w:pPr/>
              </w:pPrChange>
            </w:pPr>
            <w:ins w:id="1202" w:author="Gledis Guri" w:date="2026-05-04T16:57:00Z" w16du:dateUtc="2026-05-04T23:57:00Z">
              <w:r w:rsidRPr="00913374">
                <w:rPr>
                  <w:rFonts w:ascii="Times New Roman" w:hAnsi="Times New Roman" w:cs="Times New Roman"/>
                  <w:color w:val="000000"/>
                  <w:rPrChange w:id="1203" w:author="Gledis Guri" w:date="2026-05-04T16:58:00Z" w16du:dateUtc="2026-05-04T23:58:00Z">
                    <w:rPr>
                      <w:rFonts w:ascii="Aptos Narrow" w:hAnsi="Aptos Narrow"/>
                      <w:color w:val="000000"/>
                    </w:rPr>
                  </w:rPrChange>
                </w:rPr>
                <w:t>0</w:t>
              </w:r>
            </w:ins>
          </w:p>
        </w:tc>
        <w:tc>
          <w:tcPr>
            <w:tcW w:w="709" w:type="dxa"/>
            <w:vAlign w:val="bottom"/>
            <w:tcPrChange w:id="1204" w:author="Gledis Guri" w:date="2026-05-04T20:36:00Z" w16du:dateUtc="2026-05-05T03:36:00Z">
              <w:tcPr>
                <w:tcW w:w="611" w:type="dxa"/>
                <w:vAlign w:val="bottom"/>
              </w:tcPr>
            </w:tcPrChange>
          </w:tcPr>
          <w:p w14:paraId="690B4D47" w14:textId="54B886D4" w:rsidR="000C6DDC" w:rsidRPr="00913374" w:rsidRDefault="000C6DDC" w:rsidP="00A21FF0">
            <w:pPr>
              <w:jc w:val="center"/>
              <w:rPr>
                <w:ins w:id="1205" w:author="Gledis Guri" w:date="2026-05-04T16:56:00Z" w16du:dateUtc="2026-05-04T23:56:00Z"/>
                <w:rFonts w:ascii="Times New Roman" w:hAnsi="Times New Roman" w:cs="Times New Roman"/>
                <w:color w:val="000000"/>
                <w:rPrChange w:id="1206" w:author="Gledis Guri" w:date="2026-05-04T16:58:00Z" w16du:dateUtc="2026-05-04T23:58:00Z">
                  <w:rPr>
                    <w:ins w:id="1207" w:author="Gledis Guri" w:date="2026-05-04T16:56:00Z" w16du:dateUtc="2026-05-04T23:56:00Z"/>
                    <w:rFonts w:ascii="Aptos Narrow" w:hAnsi="Aptos Narrow"/>
                    <w:color w:val="000000"/>
                  </w:rPr>
                </w:rPrChange>
              </w:rPr>
              <w:pPrChange w:id="1208" w:author="Gledis Guri" w:date="2026-05-04T17:17:00Z" w16du:dateUtc="2026-05-05T00:17:00Z">
                <w:pPr/>
              </w:pPrChange>
            </w:pPr>
            <w:ins w:id="1209" w:author="Gledis Guri" w:date="2026-05-04T16:57:00Z" w16du:dateUtc="2026-05-04T23:57:00Z">
              <w:r w:rsidRPr="00913374">
                <w:rPr>
                  <w:rFonts w:ascii="Times New Roman" w:hAnsi="Times New Roman" w:cs="Times New Roman"/>
                  <w:color w:val="000000"/>
                  <w:rPrChange w:id="1210" w:author="Gledis Guri" w:date="2026-05-04T16:58:00Z" w16du:dateUtc="2026-05-04T23:58:00Z">
                    <w:rPr>
                      <w:rFonts w:ascii="Aptos Narrow" w:hAnsi="Aptos Narrow"/>
                      <w:color w:val="000000"/>
                    </w:rPr>
                  </w:rPrChange>
                </w:rPr>
                <w:t>80</w:t>
              </w:r>
            </w:ins>
          </w:p>
        </w:tc>
      </w:tr>
      <w:tr w:rsidR="000C6DDC" w:rsidRPr="000C6DDC" w14:paraId="1CDCF265" w14:textId="77777777" w:rsidTr="000B28BE">
        <w:trPr>
          <w:trHeight w:val="493"/>
          <w:ins w:id="1211" w:author="Gledis Guri" w:date="2026-05-04T16:56:00Z" w16du:dateUtc="2026-05-04T23:56:00Z"/>
          <w:trPrChange w:id="1212" w:author="Gledis Guri" w:date="2026-05-04T20:36:00Z" w16du:dateUtc="2026-05-05T03:36:00Z">
            <w:trPr>
              <w:gridBefore w:val="1"/>
            </w:trPr>
          </w:trPrChange>
        </w:trPr>
        <w:tc>
          <w:tcPr>
            <w:tcW w:w="728" w:type="dxa"/>
            <w:vAlign w:val="bottom"/>
            <w:tcPrChange w:id="1213" w:author="Gledis Guri" w:date="2026-05-04T20:36:00Z" w16du:dateUtc="2026-05-05T03:36:00Z">
              <w:tcPr>
                <w:tcW w:w="728" w:type="dxa"/>
                <w:gridSpan w:val="2"/>
                <w:vAlign w:val="bottom"/>
              </w:tcPr>
            </w:tcPrChange>
          </w:tcPr>
          <w:p w14:paraId="39F6B40B" w14:textId="461946C9" w:rsidR="000C6DDC" w:rsidRPr="00913374" w:rsidRDefault="000C6DDC" w:rsidP="00A21FF0">
            <w:pPr>
              <w:jc w:val="center"/>
              <w:rPr>
                <w:ins w:id="1214" w:author="Gledis Guri" w:date="2026-05-04T16:56:00Z" w16du:dateUtc="2026-05-04T23:56:00Z"/>
                <w:rFonts w:ascii="Times New Roman" w:hAnsi="Times New Roman" w:cs="Times New Roman"/>
                <w:color w:val="000000"/>
                <w:rPrChange w:id="1215" w:author="Gledis Guri" w:date="2026-05-04T16:58:00Z" w16du:dateUtc="2026-05-04T23:58:00Z">
                  <w:rPr>
                    <w:ins w:id="1216" w:author="Gledis Guri" w:date="2026-05-04T16:56:00Z" w16du:dateUtc="2026-05-04T23:56:00Z"/>
                    <w:rFonts w:ascii="Aptos Narrow" w:hAnsi="Aptos Narrow"/>
                    <w:color w:val="000000"/>
                  </w:rPr>
                </w:rPrChange>
              </w:rPr>
              <w:pPrChange w:id="1217" w:author="Gledis Guri" w:date="2026-05-04T17:17:00Z" w16du:dateUtc="2026-05-05T00:17:00Z">
                <w:pPr/>
              </w:pPrChange>
            </w:pPr>
            <w:ins w:id="1218" w:author="Gledis Guri" w:date="2026-05-04T16:57:00Z" w16du:dateUtc="2026-05-04T23:57:00Z">
              <w:r w:rsidRPr="00913374">
                <w:rPr>
                  <w:rFonts w:ascii="Times New Roman" w:hAnsi="Times New Roman" w:cs="Times New Roman"/>
                  <w:color w:val="000000"/>
                  <w:rPrChange w:id="1219" w:author="Gledis Guri" w:date="2026-05-04T16:58:00Z" w16du:dateUtc="2026-05-04T23:58:00Z">
                    <w:rPr>
                      <w:rFonts w:ascii="Aptos Narrow" w:hAnsi="Aptos Narrow"/>
                      <w:color w:val="000000"/>
                    </w:rPr>
                  </w:rPrChange>
                </w:rPr>
                <w:t>1</w:t>
              </w:r>
            </w:ins>
          </w:p>
        </w:tc>
        <w:tc>
          <w:tcPr>
            <w:tcW w:w="1234" w:type="dxa"/>
            <w:vAlign w:val="bottom"/>
            <w:tcPrChange w:id="1220" w:author="Gledis Guri" w:date="2026-05-04T20:36:00Z" w16du:dateUtc="2026-05-05T03:36:00Z">
              <w:tcPr>
                <w:tcW w:w="1234" w:type="dxa"/>
                <w:gridSpan w:val="2"/>
                <w:vAlign w:val="bottom"/>
              </w:tcPr>
            </w:tcPrChange>
          </w:tcPr>
          <w:p w14:paraId="03FA076C" w14:textId="478D12AE" w:rsidR="000C6DDC" w:rsidRPr="00913374" w:rsidRDefault="000C6DDC" w:rsidP="00A21FF0">
            <w:pPr>
              <w:jc w:val="center"/>
              <w:rPr>
                <w:ins w:id="1221" w:author="Gledis Guri" w:date="2026-05-04T16:56:00Z" w16du:dateUtc="2026-05-04T23:56:00Z"/>
                <w:rFonts w:ascii="Times New Roman" w:hAnsi="Times New Roman" w:cs="Times New Roman"/>
                <w:color w:val="000000"/>
                <w:rPrChange w:id="1222" w:author="Gledis Guri" w:date="2026-05-04T16:58:00Z" w16du:dateUtc="2026-05-04T23:58:00Z">
                  <w:rPr>
                    <w:ins w:id="1223" w:author="Gledis Guri" w:date="2026-05-04T16:56:00Z" w16du:dateUtc="2026-05-04T23:56:00Z"/>
                    <w:rFonts w:ascii="Aptos Narrow" w:hAnsi="Aptos Narrow"/>
                    <w:color w:val="000000"/>
                  </w:rPr>
                </w:rPrChange>
              </w:rPr>
              <w:pPrChange w:id="1224" w:author="Gledis Guri" w:date="2026-05-04T17:17:00Z" w16du:dateUtc="2026-05-05T00:17:00Z">
                <w:pPr/>
              </w:pPrChange>
            </w:pPr>
            <w:ins w:id="1225" w:author="Gledis Guri" w:date="2026-05-04T16:57:00Z" w16du:dateUtc="2026-05-04T23:57:00Z">
              <w:r w:rsidRPr="00913374">
                <w:rPr>
                  <w:rFonts w:ascii="Times New Roman" w:hAnsi="Times New Roman" w:cs="Times New Roman"/>
                  <w:color w:val="000000"/>
                  <w:rPrChange w:id="1226" w:author="Gledis Guri" w:date="2026-05-04T16:58:00Z" w16du:dateUtc="2026-05-04T23:58:00Z">
                    <w:rPr>
                      <w:rFonts w:ascii="Aptos Narrow" w:hAnsi="Aptos Narrow"/>
                      <w:color w:val="000000"/>
                    </w:rPr>
                  </w:rPrChange>
                </w:rPr>
                <w:t>0</w:t>
              </w:r>
            </w:ins>
          </w:p>
        </w:tc>
        <w:tc>
          <w:tcPr>
            <w:tcW w:w="1294" w:type="dxa"/>
            <w:vAlign w:val="bottom"/>
            <w:tcPrChange w:id="1227" w:author="Gledis Guri" w:date="2026-05-04T20:36:00Z" w16du:dateUtc="2026-05-05T03:36:00Z">
              <w:tcPr>
                <w:tcW w:w="1368" w:type="dxa"/>
                <w:gridSpan w:val="3"/>
                <w:vAlign w:val="bottom"/>
              </w:tcPr>
            </w:tcPrChange>
          </w:tcPr>
          <w:p w14:paraId="29FB7BF3" w14:textId="0A127375" w:rsidR="000C6DDC" w:rsidRPr="00913374" w:rsidRDefault="000C6DDC" w:rsidP="00A21FF0">
            <w:pPr>
              <w:jc w:val="center"/>
              <w:rPr>
                <w:ins w:id="1228" w:author="Gledis Guri" w:date="2026-05-04T16:56:00Z" w16du:dateUtc="2026-05-04T23:56:00Z"/>
                <w:rFonts w:ascii="Times New Roman" w:hAnsi="Times New Roman" w:cs="Times New Roman"/>
                <w:color w:val="000000"/>
                <w:rPrChange w:id="1229" w:author="Gledis Guri" w:date="2026-05-04T16:58:00Z" w16du:dateUtc="2026-05-04T23:58:00Z">
                  <w:rPr>
                    <w:ins w:id="1230" w:author="Gledis Guri" w:date="2026-05-04T16:56:00Z" w16du:dateUtc="2026-05-04T23:56:00Z"/>
                    <w:rFonts w:ascii="Aptos Narrow" w:hAnsi="Aptos Narrow"/>
                    <w:color w:val="000000"/>
                  </w:rPr>
                </w:rPrChange>
              </w:rPr>
              <w:pPrChange w:id="1231" w:author="Gledis Guri" w:date="2026-05-04T17:17:00Z" w16du:dateUtc="2026-05-05T00:17:00Z">
                <w:pPr/>
              </w:pPrChange>
            </w:pPr>
            <w:ins w:id="1232" w:author="Gledis Guri" w:date="2026-05-04T16:57:00Z" w16du:dateUtc="2026-05-04T23:57:00Z">
              <w:r w:rsidRPr="00913374">
                <w:rPr>
                  <w:rFonts w:ascii="Times New Roman" w:hAnsi="Times New Roman" w:cs="Times New Roman"/>
                  <w:color w:val="000000"/>
                  <w:rPrChange w:id="1233" w:author="Gledis Guri" w:date="2026-05-04T16:58:00Z" w16du:dateUtc="2026-05-04T23:58:00Z">
                    <w:rPr>
                      <w:rFonts w:ascii="Aptos Narrow" w:hAnsi="Aptos Narrow"/>
                      <w:color w:val="000000"/>
                    </w:rPr>
                  </w:rPrChange>
                </w:rPr>
                <w:t>0</w:t>
              </w:r>
            </w:ins>
          </w:p>
        </w:tc>
        <w:tc>
          <w:tcPr>
            <w:tcW w:w="708" w:type="dxa"/>
            <w:vAlign w:val="bottom"/>
            <w:tcPrChange w:id="1234" w:author="Gledis Guri" w:date="2026-05-04T20:36:00Z" w16du:dateUtc="2026-05-05T03:36:00Z">
              <w:tcPr>
                <w:tcW w:w="1499" w:type="dxa"/>
                <w:gridSpan w:val="3"/>
                <w:vAlign w:val="bottom"/>
              </w:tcPr>
            </w:tcPrChange>
          </w:tcPr>
          <w:p w14:paraId="2FCED838" w14:textId="00E4059B" w:rsidR="000C6DDC" w:rsidRPr="00913374" w:rsidRDefault="000C6DDC" w:rsidP="00A21FF0">
            <w:pPr>
              <w:jc w:val="center"/>
              <w:rPr>
                <w:ins w:id="1235" w:author="Gledis Guri" w:date="2026-05-04T16:56:00Z" w16du:dateUtc="2026-05-04T23:56:00Z"/>
                <w:rFonts w:ascii="Times New Roman" w:hAnsi="Times New Roman" w:cs="Times New Roman"/>
                <w:color w:val="000000"/>
                <w:rPrChange w:id="1236" w:author="Gledis Guri" w:date="2026-05-04T16:58:00Z" w16du:dateUtc="2026-05-04T23:58:00Z">
                  <w:rPr>
                    <w:ins w:id="1237" w:author="Gledis Guri" w:date="2026-05-04T16:56:00Z" w16du:dateUtc="2026-05-04T23:56:00Z"/>
                    <w:rFonts w:ascii="Aptos Narrow" w:hAnsi="Aptos Narrow"/>
                    <w:color w:val="000000"/>
                  </w:rPr>
                </w:rPrChange>
              </w:rPr>
              <w:pPrChange w:id="1238" w:author="Gledis Guri" w:date="2026-05-04T17:17:00Z" w16du:dateUtc="2026-05-05T00:17:00Z">
                <w:pPr/>
              </w:pPrChange>
            </w:pPr>
            <w:ins w:id="1239" w:author="Gledis Guri" w:date="2026-05-04T16:57:00Z" w16du:dateUtc="2026-05-04T23:57:00Z">
              <w:r w:rsidRPr="00913374">
                <w:rPr>
                  <w:rFonts w:ascii="Times New Roman" w:hAnsi="Times New Roman" w:cs="Times New Roman"/>
                  <w:color w:val="000000"/>
                  <w:rPrChange w:id="1240" w:author="Gledis Guri" w:date="2026-05-04T16:58:00Z" w16du:dateUtc="2026-05-04T23:58:00Z">
                    <w:rPr>
                      <w:rFonts w:ascii="Aptos Narrow" w:hAnsi="Aptos Narrow"/>
                      <w:color w:val="000000"/>
                    </w:rPr>
                  </w:rPrChange>
                </w:rPr>
                <w:t>4</w:t>
              </w:r>
            </w:ins>
          </w:p>
        </w:tc>
        <w:tc>
          <w:tcPr>
            <w:tcW w:w="1134" w:type="dxa"/>
            <w:vAlign w:val="bottom"/>
            <w:tcPrChange w:id="1241" w:author="Gledis Guri" w:date="2026-05-04T20:36:00Z" w16du:dateUtc="2026-05-05T03:36:00Z">
              <w:tcPr>
                <w:tcW w:w="2000" w:type="dxa"/>
                <w:gridSpan w:val="5"/>
                <w:vAlign w:val="bottom"/>
              </w:tcPr>
            </w:tcPrChange>
          </w:tcPr>
          <w:p w14:paraId="2D49A600" w14:textId="46B7C454" w:rsidR="000C6DDC" w:rsidRPr="00913374" w:rsidRDefault="000C6DDC" w:rsidP="00A21FF0">
            <w:pPr>
              <w:jc w:val="center"/>
              <w:rPr>
                <w:ins w:id="1242" w:author="Gledis Guri" w:date="2026-05-04T16:56:00Z" w16du:dateUtc="2026-05-04T23:56:00Z"/>
                <w:rFonts w:ascii="Times New Roman" w:hAnsi="Times New Roman" w:cs="Times New Roman"/>
                <w:color w:val="000000"/>
                <w:rPrChange w:id="1243" w:author="Gledis Guri" w:date="2026-05-04T16:58:00Z" w16du:dateUtc="2026-05-04T23:58:00Z">
                  <w:rPr>
                    <w:ins w:id="1244" w:author="Gledis Guri" w:date="2026-05-04T16:56:00Z" w16du:dateUtc="2026-05-04T23:56:00Z"/>
                    <w:rFonts w:ascii="Aptos Narrow" w:hAnsi="Aptos Narrow"/>
                    <w:color w:val="000000"/>
                  </w:rPr>
                </w:rPrChange>
              </w:rPr>
              <w:pPrChange w:id="1245" w:author="Gledis Guri" w:date="2026-05-04T17:17:00Z" w16du:dateUtc="2026-05-05T00:17:00Z">
                <w:pPr/>
              </w:pPrChange>
            </w:pPr>
            <w:ins w:id="1246" w:author="Gledis Guri" w:date="2026-05-04T16:57:00Z" w16du:dateUtc="2026-05-04T23:57:00Z">
              <w:r w:rsidRPr="00913374">
                <w:rPr>
                  <w:rFonts w:ascii="Times New Roman" w:hAnsi="Times New Roman" w:cs="Times New Roman"/>
                  <w:color w:val="000000"/>
                  <w:rPrChange w:id="1247" w:author="Gledis Guri" w:date="2026-05-04T16:58:00Z" w16du:dateUtc="2026-05-04T23:58:00Z">
                    <w:rPr>
                      <w:rFonts w:ascii="Aptos Narrow" w:hAnsi="Aptos Narrow"/>
                      <w:color w:val="000000"/>
                    </w:rPr>
                  </w:rPrChange>
                </w:rPr>
                <w:t>0</w:t>
              </w:r>
            </w:ins>
          </w:p>
        </w:tc>
        <w:tc>
          <w:tcPr>
            <w:tcW w:w="709" w:type="dxa"/>
            <w:vAlign w:val="bottom"/>
            <w:tcPrChange w:id="1248" w:author="Gledis Guri" w:date="2026-05-04T20:36:00Z" w16du:dateUtc="2026-05-05T03:36:00Z">
              <w:tcPr>
                <w:tcW w:w="611" w:type="dxa"/>
                <w:vAlign w:val="bottom"/>
              </w:tcPr>
            </w:tcPrChange>
          </w:tcPr>
          <w:p w14:paraId="7D7216AD" w14:textId="12F3AD20" w:rsidR="000C6DDC" w:rsidRPr="00913374" w:rsidRDefault="000C6DDC" w:rsidP="00A21FF0">
            <w:pPr>
              <w:jc w:val="center"/>
              <w:rPr>
                <w:ins w:id="1249" w:author="Gledis Guri" w:date="2026-05-04T16:56:00Z" w16du:dateUtc="2026-05-04T23:56:00Z"/>
                <w:rFonts w:ascii="Times New Roman" w:hAnsi="Times New Roman" w:cs="Times New Roman"/>
                <w:color w:val="000000"/>
                <w:rPrChange w:id="1250" w:author="Gledis Guri" w:date="2026-05-04T16:58:00Z" w16du:dateUtc="2026-05-04T23:58:00Z">
                  <w:rPr>
                    <w:ins w:id="1251" w:author="Gledis Guri" w:date="2026-05-04T16:56:00Z" w16du:dateUtc="2026-05-04T23:56:00Z"/>
                    <w:rFonts w:ascii="Aptos Narrow" w:hAnsi="Aptos Narrow"/>
                    <w:color w:val="000000"/>
                  </w:rPr>
                </w:rPrChange>
              </w:rPr>
              <w:pPrChange w:id="1252" w:author="Gledis Guri" w:date="2026-05-04T17:17:00Z" w16du:dateUtc="2026-05-05T00:17:00Z">
                <w:pPr/>
              </w:pPrChange>
            </w:pPr>
            <w:ins w:id="1253" w:author="Gledis Guri" w:date="2026-05-04T16:57:00Z" w16du:dateUtc="2026-05-04T23:57:00Z">
              <w:r w:rsidRPr="00913374">
                <w:rPr>
                  <w:rFonts w:ascii="Times New Roman" w:hAnsi="Times New Roman" w:cs="Times New Roman"/>
                  <w:color w:val="000000"/>
                  <w:rPrChange w:id="1254" w:author="Gledis Guri" w:date="2026-05-04T16:58:00Z" w16du:dateUtc="2026-05-04T23:58:00Z">
                    <w:rPr>
                      <w:rFonts w:ascii="Aptos Narrow" w:hAnsi="Aptos Narrow"/>
                      <w:color w:val="000000"/>
                    </w:rPr>
                  </w:rPrChange>
                </w:rPr>
                <w:t>60</w:t>
              </w:r>
            </w:ins>
          </w:p>
        </w:tc>
      </w:tr>
      <w:tr w:rsidR="000C6DDC" w:rsidRPr="000C6DDC" w14:paraId="07468110" w14:textId="77777777" w:rsidTr="000B28BE">
        <w:trPr>
          <w:trHeight w:val="493"/>
          <w:ins w:id="1255" w:author="Gledis Guri" w:date="2026-05-04T16:56:00Z" w16du:dateUtc="2026-05-04T23:56:00Z"/>
          <w:trPrChange w:id="1256" w:author="Gledis Guri" w:date="2026-05-04T20:36:00Z" w16du:dateUtc="2026-05-05T03:36:00Z">
            <w:trPr>
              <w:gridBefore w:val="1"/>
            </w:trPr>
          </w:trPrChange>
        </w:trPr>
        <w:tc>
          <w:tcPr>
            <w:tcW w:w="728" w:type="dxa"/>
            <w:vAlign w:val="bottom"/>
            <w:tcPrChange w:id="1257" w:author="Gledis Guri" w:date="2026-05-04T20:36:00Z" w16du:dateUtc="2026-05-05T03:36:00Z">
              <w:tcPr>
                <w:tcW w:w="728" w:type="dxa"/>
                <w:gridSpan w:val="2"/>
                <w:vAlign w:val="bottom"/>
              </w:tcPr>
            </w:tcPrChange>
          </w:tcPr>
          <w:p w14:paraId="6B130C14" w14:textId="29456511" w:rsidR="000C6DDC" w:rsidRPr="00913374" w:rsidRDefault="000C6DDC" w:rsidP="00A21FF0">
            <w:pPr>
              <w:jc w:val="center"/>
              <w:rPr>
                <w:ins w:id="1258" w:author="Gledis Guri" w:date="2026-05-04T16:56:00Z" w16du:dateUtc="2026-05-04T23:56:00Z"/>
                <w:rFonts w:ascii="Times New Roman" w:hAnsi="Times New Roman" w:cs="Times New Roman"/>
                <w:color w:val="000000"/>
                <w:rPrChange w:id="1259" w:author="Gledis Guri" w:date="2026-05-04T16:58:00Z" w16du:dateUtc="2026-05-04T23:58:00Z">
                  <w:rPr>
                    <w:ins w:id="1260" w:author="Gledis Guri" w:date="2026-05-04T16:56:00Z" w16du:dateUtc="2026-05-04T23:56:00Z"/>
                    <w:rFonts w:ascii="Aptos Narrow" w:hAnsi="Aptos Narrow"/>
                    <w:color w:val="000000"/>
                  </w:rPr>
                </w:rPrChange>
              </w:rPr>
              <w:pPrChange w:id="1261" w:author="Gledis Guri" w:date="2026-05-04T17:17:00Z" w16du:dateUtc="2026-05-05T00:17:00Z">
                <w:pPr/>
              </w:pPrChange>
            </w:pPr>
            <w:ins w:id="1262" w:author="Gledis Guri" w:date="2026-05-04T16:57:00Z" w16du:dateUtc="2026-05-04T23:57:00Z">
              <w:r w:rsidRPr="00913374">
                <w:rPr>
                  <w:rFonts w:ascii="Times New Roman" w:hAnsi="Times New Roman" w:cs="Times New Roman"/>
                  <w:color w:val="000000"/>
                  <w:rPrChange w:id="1263" w:author="Gledis Guri" w:date="2026-05-04T16:58:00Z" w16du:dateUtc="2026-05-04T23:58:00Z">
                    <w:rPr>
                      <w:rFonts w:ascii="Aptos Narrow" w:hAnsi="Aptos Narrow"/>
                      <w:color w:val="000000"/>
                    </w:rPr>
                  </w:rPrChange>
                </w:rPr>
                <w:t>1</w:t>
              </w:r>
            </w:ins>
          </w:p>
        </w:tc>
        <w:tc>
          <w:tcPr>
            <w:tcW w:w="1234" w:type="dxa"/>
            <w:vAlign w:val="bottom"/>
            <w:tcPrChange w:id="1264" w:author="Gledis Guri" w:date="2026-05-04T20:36:00Z" w16du:dateUtc="2026-05-05T03:36:00Z">
              <w:tcPr>
                <w:tcW w:w="1234" w:type="dxa"/>
                <w:gridSpan w:val="2"/>
                <w:vAlign w:val="bottom"/>
              </w:tcPr>
            </w:tcPrChange>
          </w:tcPr>
          <w:p w14:paraId="61ADA966" w14:textId="324D7A60" w:rsidR="000C6DDC" w:rsidRPr="00913374" w:rsidRDefault="000C6DDC" w:rsidP="00A21FF0">
            <w:pPr>
              <w:jc w:val="center"/>
              <w:rPr>
                <w:ins w:id="1265" w:author="Gledis Guri" w:date="2026-05-04T16:56:00Z" w16du:dateUtc="2026-05-04T23:56:00Z"/>
                <w:rFonts w:ascii="Times New Roman" w:hAnsi="Times New Roman" w:cs="Times New Roman"/>
                <w:color w:val="000000"/>
                <w:rPrChange w:id="1266" w:author="Gledis Guri" w:date="2026-05-04T16:58:00Z" w16du:dateUtc="2026-05-04T23:58:00Z">
                  <w:rPr>
                    <w:ins w:id="1267" w:author="Gledis Guri" w:date="2026-05-04T16:56:00Z" w16du:dateUtc="2026-05-04T23:56:00Z"/>
                    <w:rFonts w:ascii="Aptos Narrow" w:hAnsi="Aptos Narrow"/>
                    <w:color w:val="000000"/>
                  </w:rPr>
                </w:rPrChange>
              </w:rPr>
              <w:pPrChange w:id="1268" w:author="Gledis Guri" w:date="2026-05-04T17:17:00Z" w16du:dateUtc="2026-05-05T00:17:00Z">
                <w:pPr/>
              </w:pPrChange>
            </w:pPr>
            <w:ins w:id="1269" w:author="Gledis Guri" w:date="2026-05-04T16:57:00Z" w16du:dateUtc="2026-05-04T23:57:00Z">
              <w:r w:rsidRPr="00913374">
                <w:rPr>
                  <w:rFonts w:ascii="Times New Roman" w:hAnsi="Times New Roman" w:cs="Times New Roman"/>
                  <w:color w:val="000000"/>
                  <w:rPrChange w:id="1270" w:author="Gledis Guri" w:date="2026-05-04T16:58:00Z" w16du:dateUtc="2026-05-04T23:58:00Z">
                    <w:rPr>
                      <w:rFonts w:ascii="Aptos Narrow" w:hAnsi="Aptos Narrow"/>
                      <w:color w:val="000000"/>
                    </w:rPr>
                  </w:rPrChange>
                </w:rPr>
                <w:t>0</w:t>
              </w:r>
            </w:ins>
          </w:p>
        </w:tc>
        <w:tc>
          <w:tcPr>
            <w:tcW w:w="1294" w:type="dxa"/>
            <w:vAlign w:val="bottom"/>
            <w:tcPrChange w:id="1271" w:author="Gledis Guri" w:date="2026-05-04T20:36:00Z" w16du:dateUtc="2026-05-05T03:36:00Z">
              <w:tcPr>
                <w:tcW w:w="1368" w:type="dxa"/>
                <w:gridSpan w:val="3"/>
                <w:vAlign w:val="bottom"/>
              </w:tcPr>
            </w:tcPrChange>
          </w:tcPr>
          <w:p w14:paraId="5E489A40" w14:textId="615C772F" w:rsidR="000C6DDC" w:rsidRPr="00913374" w:rsidRDefault="000C6DDC" w:rsidP="00A21FF0">
            <w:pPr>
              <w:jc w:val="center"/>
              <w:rPr>
                <w:ins w:id="1272" w:author="Gledis Guri" w:date="2026-05-04T16:56:00Z" w16du:dateUtc="2026-05-04T23:56:00Z"/>
                <w:rFonts w:ascii="Times New Roman" w:hAnsi="Times New Roman" w:cs="Times New Roman"/>
                <w:color w:val="000000"/>
                <w:rPrChange w:id="1273" w:author="Gledis Guri" w:date="2026-05-04T16:58:00Z" w16du:dateUtc="2026-05-04T23:58:00Z">
                  <w:rPr>
                    <w:ins w:id="1274" w:author="Gledis Guri" w:date="2026-05-04T16:56:00Z" w16du:dateUtc="2026-05-04T23:56:00Z"/>
                    <w:rFonts w:ascii="Aptos Narrow" w:hAnsi="Aptos Narrow"/>
                    <w:color w:val="000000"/>
                  </w:rPr>
                </w:rPrChange>
              </w:rPr>
              <w:pPrChange w:id="1275" w:author="Gledis Guri" w:date="2026-05-04T17:17:00Z" w16du:dateUtc="2026-05-05T00:17:00Z">
                <w:pPr/>
              </w:pPrChange>
            </w:pPr>
            <w:ins w:id="1276" w:author="Gledis Guri" w:date="2026-05-04T16:57:00Z" w16du:dateUtc="2026-05-04T23:57:00Z">
              <w:r w:rsidRPr="00913374">
                <w:rPr>
                  <w:rFonts w:ascii="Times New Roman" w:hAnsi="Times New Roman" w:cs="Times New Roman"/>
                  <w:color w:val="000000"/>
                  <w:rPrChange w:id="1277" w:author="Gledis Guri" w:date="2026-05-04T16:58:00Z" w16du:dateUtc="2026-05-04T23:58:00Z">
                    <w:rPr>
                      <w:rFonts w:ascii="Aptos Narrow" w:hAnsi="Aptos Narrow"/>
                      <w:color w:val="000000"/>
                    </w:rPr>
                  </w:rPrChange>
                </w:rPr>
                <w:t>0</w:t>
              </w:r>
            </w:ins>
          </w:p>
        </w:tc>
        <w:tc>
          <w:tcPr>
            <w:tcW w:w="708" w:type="dxa"/>
            <w:vAlign w:val="bottom"/>
            <w:tcPrChange w:id="1278" w:author="Gledis Guri" w:date="2026-05-04T20:36:00Z" w16du:dateUtc="2026-05-05T03:36:00Z">
              <w:tcPr>
                <w:tcW w:w="1499" w:type="dxa"/>
                <w:gridSpan w:val="3"/>
                <w:vAlign w:val="bottom"/>
              </w:tcPr>
            </w:tcPrChange>
          </w:tcPr>
          <w:p w14:paraId="22526E2E" w14:textId="33553CC3" w:rsidR="000C6DDC" w:rsidRPr="00913374" w:rsidRDefault="000C6DDC" w:rsidP="00A21FF0">
            <w:pPr>
              <w:jc w:val="center"/>
              <w:rPr>
                <w:ins w:id="1279" w:author="Gledis Guri" w:date="2026-05-04T16:56:00Z" w16du:dateUtc="2026-05-04T23:56:00Z"/>
                <w:rFonts w:ascii="Times New Roman" w:hAnsi="Times New Roman" w:cs="Times New Roman"/>
                <w:color w:val="000000"/>
                <w:rPrChange w:id="1280" w:author="Gledis Guri" w:date="2026-05-04T16:58:00Z" w16du:dateUtc="2026-05-04T23:58:00Z">
                  <w:rPr>
                    <w:ins w:id="1281" w:author="Gledis Guri" w:date="2026-05-04T16:56:00Z" w16du:dateUtc="2026-05-04T23:56:00Z"/>
                    <w:rFonts w:ascii="Aptos Narrow" w:hAnsi="Aptos Narrow"/>
                    <w:color w:val="000000"/>
                  </w:rPr>
                </w:rPrChange>
              </w:rPr>
              <w:pPrChange w:id="1282" w:author="Gledis Guri" w:date="2026-05-04T17:17:00Z" w16du:dateUtc="2026-05-05T00:17:00Z">
                <w:pPr/>
              </w:pPrChange>
            </w:pPr>
            <w:ins w:id="1283" w:author="Gledis Guri" w:date="2026-05-04T16:57:00Z" w16du:dateUtc="2026-05-04T23:57:00Z">
              <w:r w:rsidRPr="00913374">
                <w:rPr>
                  <w:rFonts w:ascii="Times New Roman" w:hAnsi="Times New Roman" w:cs="Times New Roman"/>
                  <w:color w:val="000000"/>
                  <w:rPrChange w:id="1284" w:author="Gledis Guri" w:date="2026-05-04T16:58:00Z" w16du:dateUtc="2026-05-04T23:58:00Z">
                    <w:rPr>
                      <w:rFonts w:ascii="Aptos Narrow" w:hAnsi="Aptos Narrow"/>
                      <w:color w:val="000000"/>
                    </w:rPr>
                  </w:rPrChange>
                </w:rPr>
                <w:t>5</w:t>
              </w:r>
            </w:ins>
          </w:p>
        </w:tc>
        <w:tc>
          <w:tcPr>
            <w:tcW w:w="1134" w:type="dxa"/>
            <w:vAlign w:val="bottom"/>
            <w:tcPrChange w:id="1285" w:author="Gledis Guri" w:date="2026-05-04T20:36:00Z" w16du:dateUtc="2026-05-05T03:36:00Z">
              <w:tcPr>
                <w:tcW w:w="2000" w:type="dxa"/>
                <w:gridSpan w:val="5"/>
                <w:vAlign w:val="bottom"/>
              </w:tcPr>
            </w:tcPrChange>
          </w:tcPr>
          <w:p w14:paraId="4F59A7E3" w14:textId="6808D3E3" w:rsidR="000C6DDC" w:rsidRPr="00913374" w:rsidRDefault="000C6DDC" w:rsidP="00A21FF0">
            <w:pPr>
              <w:jc w:val="center"/>
              <w:rPr>
                <w:ins w:id="1286" w:author="Gledis Guri" w:date="2026-05-04T16:56:00Z" w16du:dateUtc="2026-05-04T23:56:00Z"/>
                <w:rFonts w:ascii="Times New Roman" w:hAnsi="Times New Roman" w:cs="Times New Roman"/>
                <w:color w:val="000000"/>
                <w:rPrChange w:id="1287" w:author="Gledis Guri" w:date="2026-05-04T16:58:00Z" w16du:dateUtc="2026-05-04T23:58:00Z">
                  <w:rPr>
                    <w:ins w:id="1288" w:author="Gledis Guri" w:date="2026-05-04T16:56:00Z" w16du:dateUtc="2026-05-04T23:56:00Z"/>
                    <w:rFonts w:ascii="Aptos Narrow" w:hAnsi="Aptos Narrow"/>
                    <w:color w:val="000000"/>
                  </w:rPr>
                </w:rPrChange>
              </w:rPr>
              <w:pPrChange w:id="1289" w:author="Gledis Guri" w:date="2026-05-04T17:17:00Z" w16du:dateUtc="2026-05-05T00:17:00Z">
                <w:pPr/>
              </w:pPrChange>
            </w:pPr>
            <w:ins w:id="1290" w:author="Gledis Guri" w:date="2026-05-04T16:57:00Z" w16du:dateUtc="2026-05-04T23:57:00Z">
              <w:r w:rsidRPr="00913374">
                <w:rPr>
                  <w:rFonts w:ascii="Times New Roman" w:hAnsi="Times New Roman" w:cs="Times New Roman"/>
                  <w:color w:val="000000"/>
                  <w:rPrChange w:id="1291" w:author="Gledis Guri" w:date="2026-05-04T16:58:00Z" w16du:dateUtc="2026-05-04T23:58:00Z">
                    <w:rPr>
                      <w:rFonts w:ascii="Aptos Narrow" w:hAnsi="Aptos Narrow"/>
                      <w:color w:val="000000"/>
                    </w:rPr>
                  </w:rPrChange>
                </w:rPr>
                <w:t>0</w:t>
              </w:r>
            </w:ins>
          </w:p>
        </w:tc>
        <w:tc>
          <w:tcPr>
            <w:tcW w:w="709" w:type="dxa"/>
            <w:vAlign w:val="bottom"/>
            <w:tcPrChange w:id="1292" w:author="Gledis Guri" w:date="2026-05-04T20:36:00Z" w16du:dateUtc="2026-05-05T03:36:00Z">
              <w:tcPr>
                <w:tcW w:w="611" w:type="dxa"/>
                <w:vAlign w:val="bottom"/>
              </w:tcPr>
            </w:tcPrChange>
          </w:tcPr>
          <w:p w14:paraId="3D8A8CC0" w14:textId="35B59D82" w:rsidR="000C6DDC" w:rsidRPr="00913374" w:rsidRDefault="000C6DDC" w:rsidP="00A21FF0">
            <w:pPr>
              <w:jc w:val="center"/>
              <w:rPr>
                <w:ins w:id="1293" w:author="Gledis Guri" w:date="2026-05-04T16:56:00Z" w16du:dateUtc="2026-05-04T23:56:00Z"/>
                <w:rFonts w:ascii="Times New Roman" w:hAnsi="Times New Roman" w:cs="Times New Roman"/>
                <w:color w:val="000000"/>
                <w:rPrChange w:id="1294" w:author="Gledis Guri" w:date="2026-05-04T16:58:00Z" w16du:dateUtc="2026-05-04T23:58:00Z">
                  <w:rPr>
                    <w:ins w:id="1295" w:author="Gledis Guri" w:date="2026-05-04T16:56:00Z" w16du:dateUtc="2026-05-04T23:56:00Z"/>
                    <w:rFonts w:ascii="Aptos Narrow" w:hAnsi="Aptos Narrow"/>
                    <w:color w:val="000000"/>
                  </w:rPr>
                </w:rPrChange>
              </w:rPr>
              <w:pPrChange w:id="1296" w:author="Gledis Guri" w:date="2026-05-04T17:17:00Z" w16du:dateUtc="2026-05-05T00:17:00Z">
                <w:pPr/>
              </w:pPrChange>
            </w:pPr>
            <w:ins w:id="1297" w:author="Gledis Guri" w:date="2026-05-04T16:57:00Z" w16du:dateUtc="2026-05-04T23:57:00Z">
              <w:r w:rsidRPr="00913374">
                <w:rPr>
                  <w:rFonts w:ascii="Times New Roman" w:hAnsi="Times New Roman" w:cs="Times New Roman"/>
                  <w:color w:val="000000"/>
                  <w:rPrChange w:id="1298" w:author="Gledis Guri" w:date="2026-05-04T16:58:00Z" w16du:dateUtc="2026-05-04T23:58:00Z">
                    <w:rPr>
                      <w:rFonts w:ascii="Aptos Narrow" w:hAnsi="Aptos Narrow"/>
                      <w:color w:val="000000"/>
                    </w:rPr>
                  </w:rPrChange>
                </w:rPr>
                <w:t>30</w:t>
              </w:r>
            </w:ins>
          </w:p>
        </w:tc>
      </w:tr>
      <w:tr w:rsidR="000C6DDC" w:rsidRPr="000C6DDC" w14:paraId="5695CE0C" w14:textId="77777777" w:rsidTr="000B28BE">
        <w:trPr>
          <w:trHeight w:val="493"/>
          <w:ins w:id="1299" w:author="Gledis Guri" w:date="2026-05-04T16:56:00Z" w16du:dateUtc="2026-05-04T23:56:00Z"/>
          <w:trPrChange w:id="1300" w:author="Gledis Guri" w:date="2026-05-04T20:36:00Z" w16du:dateUtc="2026-05-05T03:36:00Z">
            <w:trPr>
              <w:gridBefore w:val="1"/>
            </w:trPr>
          </w:trPrChange>
        </w:trPr>
        <w:tc>
          <w:tcPr>
            <w:tcW w:w="728" w:type="dxa"/>
            <w:vAlign w:val="bottom"/>
            <w:tcPrChange w:id="1301" w:author="Gledis Guri" w:date="2026-05-04T20:36:00Z" w16du:dateUtc="2026-05-05T03:36:00Z">
              <w:tcPr>
                <w:tcW w:w="728" w:type="dxa"/>
                <w:gridSpan w:val="2"/>
                <w:vAlign w:val="bottom"/>
              </w:tcPr>
            </w:tcPrChange>
          </w:tcPr>
          <w:p w14:paraId="2CA26DA2" w14:textId="1368493D" w:rsidR="000C6DDC" w:rsidRPr="00913374" w:rsidRDefault="000C6DDC" w:rsidP="00A21FF0">
            <w:pPr>
              <w:jc w:val="center"/>
              <w:rPr>
                <w:ins w:id="1302" w:author="Gledis Guri" w:date="2026-05-04T16:56:00Z" w16du:dateUtc="2026-05-04T23:56:00Z"/>
                <w:rFonts w:ascii="Times New Roman" w:hAnsi="Times New Roman" w:cs="Times New Roman"/>
                <w:color w:val="000000"/>
                <w:rPrChange w:id="1303" w:author="Gledis Guri" w:date="2026-05-04T16:58:00Z" w16du:dateUtc="2026-05-04T23:58:00Z">
                  <w:rPr>
                    <w:ins w:id="1304" w:author="Gledis Guri" w:date="2026-05-04T16:56:00Z" w16du:dateUtc="2026-05-04T23:56:00Z"/>
                    <w:rFonts w:ascii="Aptos Narrow" w:hAnsi="Aptos Narrow"/>
                    <w:color w:val="000000"/>
                  </w:rPr>
                </w:rPrChange>
              </w:rPr>
              <w:pPrChange w:id="1305" w:author="Gledis Guri" w:date="2026-05-04T17:17:00Z" w16du:dateUtc="2026-05-05T00:17:00Z">
                <w:pPr/>
              </w:pPrChange>
            </w:pPr>
            <w:ins w:id="1306" w:author="Gledis Guri" w:date="2026-05-04T16:57:00Z" w16du:dateUtc="2026-05-04T23:57:00Z">
              <w:r w:rsidRPr="00913374">
                <w:rPr>
                  <w:rFonts w:ascii="Times New Roman" w:hAnsi="Times New Roman" w:cs="Times New Roman"/>
                  <w:color w:val="000000"/>
                  <w:rPrChange w:id="1307" w:author="Gledis Guri" w:date="2026-05-04T16:58:00Z" w16du:dateUtc="2026-05-04T23:58:00Z">
                    <w:rPr>
                      <w:rFonts w:ascii="Aptos Narrow" w:hAnsi="Aptos Narrow"/>
                      <w:color w:val="000000"/>
                    </w:rPr>
                  </w:rPrChange>
                </w:rPr>
                <w:t>1</w:t>
              </w:r>
            </w:ins>
          </w:p>
        </w:tc>
        <w:tc>
          <w:tcPr>
            <w:tcW w:w="1234" w:type="dxa"/>
            <w:vAlign w:val="bottom"/>
            <w:tcPrChange w:id="1308" w:author="Gledis Guri" w:date="2026-05-04T20:36:00Z" w16du:dateUtc="2026-05-05T03:36:00Z">
              <w:tcPr>
                <w:tcW w:w="1234" w:type="dxa"/>
                <w:gridSpan w:val="2"/>
                <w:vAlign w:val="bottom"/>
              </w:tcPr>
            </w:tcPrChange>
          </w:tcPr>
          <w:p w14:paraId="4028B238" w14:textId="6370F79E" w:rsidR="000C6DDC" w:rsidRPr="00913374" w:rsidRDefault="000C6DDC" w:rsidP="00A21FF0">
            <w:pPr>
              <w:jc w:val="center"/>
              <w:rPr>
                <w:ins w:id="1309" w:author="Gledis Guri" w:date="2026-05-04T16:56:00Z" w16du:dateUtc="2026-05-04T23:56:00Z"/>
                <w:rFonts w:ascii="Times New Roman" w:hAnsi="Times New Roman" w:cs="Times New Roman"/>
                <w:color w:val="000000"/>
                <w:rPrChange w:id="1310" w:author="Gledis Guri" w:date="2026-05-04T16:58:00Z" w16du:dateUtc="2026-05-04T23:58:00Z">
                  <w:rPr>
                    <w:ins w:id="1311" w:author="Gledis Guri" w:date="2026-05-04T16:56:00Z" w16du:dateUtc="2026-05-04T23:56:00Z"/>
                    <w:rFonts w:ascii="Aptos Narrow" w:hAnsi="Aptos Narrow"/>
                    <w:color w:val="000000"/>
                  </w:rPr>
                </w:rPrChange>
              </w:rPr>
              <w:pPrChange w:id="1312" w:author="Gledis Guri" w:date="2026-05-04T17:17:00Z" w16du:dateUtc="2026-05-05T00:17:00Z">
                <w:pPr/>
              </w:pPrChange>
            </w:pPr>
            <w:ins w:id="1313" w:author="Gledis Guri" w:date="2026-05-04T16:57:00Z" w16du:dateUtc="2026-05-04T23:57:00Z">
              <w:r w:rsidRPr="00913374">
                <w:rPr>
                  <w:rFonts w:ascii="Times New Roman" w:hAnsi="Times New Roman" w:cs="Times New Roman"/>
                  <w:color w:val="000000"/>
                  <w:rPrChange w:id="1314" w:author="Gledis Guri" w:date="2026-05-04T16:58:00Z" w16du:dateUtc="2026-05-04T23:58:00Z">
                    <w:rPr>
                      <w:rFonts w:ascii="Aptos Narrow" w:hAnsi="Aptos Narrow"/>
                      <w:color w:val="000000"/>
                    </w:rPr>
                  </w:rPrChange>
                </w:rPr>
                <w:t>0</w:t>
              </w:r>
            </w:ins>
          </w:p>
        </w:tc>
        <w:tc>
          <w:tcPr>
            <w:tcW w:w="1294" w:type="dxa"/>
            <w:vAlign w:val="bottom"/>
            <w:tcPrChange w:id="1315" w:author="Gledis Guri" w:date="2026-05-04T20:36:00Z" w16du:dateUtc="2026-05-05T03:36:00Z">
              <w:tcPr>
                <w:tcW w:w="1368" w:type="dxa"/>
                <w:gridSpan w:val="3"/>
                <w:vAlign w:val="bottom"/>
              </w:tcPr>
            </w:tcPrChange>
          </w:tcPr>
          <w:p w14:paraId="7449E555" w14:textId="7FD8418F" w:rsidR="000C6DDC" w:rsidRPr="00913374" w:rsidRDefault="000C6DDC" w:rsidP="00A21FF0">
            <w:pPr>
              <w:jc w:val="center"/>
              <w:rPr>
                <w:ins w:id="1316" w:author="Gledis Guri" w:date="2026-05-04T16:56:00Z" w16du:dateUtc="2026-05-04T23:56:00Z"/>
                <w:rFonts w:ascii="Times New Roman" w:hAnsi="Times New Roman" w:cs="Times New Roman"/>
                <w:color w:val="000000"/>
                <w:rPrChange w:id="1317" w:author="Gledis Guri" w:date="2026-05-04T16:58:00Z" w16du:dateUtc="2026-05-04T23:58:00Z">
                  <w:rPr>
                    <w:ins w:id="1318" w:author="Gledis Guri" w:date="2026-05-04T16:56:00Z" w16du:dateUtc="2026-05-04T23:56:00Z"/>
                    <w:rFonts w:ascii="Aptos Narrow" w:hAnsi="Aptos Narrow"/>
                    <w:color w:val="000000"/>
                  </w:rPr>
                </w:rPrChange>
              </w:rPr>
              <w:pPrChange w:id="1319" w:author="Gledis Guri" w:date="2026-05-04T17:17:00Z" w16du:dateUtc="2026-05-05T00:17:00Z">
                <w:pPr/>
              </w:pPrChange>
            </w:pPr>
            <w:ins w:id="1320" w:author="Gledis Guri" w:date="2026-05-04T16:57:00Z" w16du:dateUtc="2026-05-04T23:57:00Z">
              <w:r w:rsidRPr="00913374">
                <w:rPr>
                  <w:rFonts w:ascii="Times New Roman" w:hAnsi="Times New Roman" w:cs="Times New Roman"/>
                  <w:color w:val="000000"/>
                  <w:rPrChange w:id="1321" w:author="Gledis Guri" w:date="2026-05-04T16:58:00Z" w16du:dateUtc="2026-05-04T23:58:00Z">
                    <w:rPr>
                      <w:rFonts w:ascii="Aptos Narrow" w:hAnsi="Aptos Narrow"/>
                      <w:color w:val="000000"/>
                    </w:rPr>
                  </w:rPrChange>
                </w:rPr>
                <w:t>0</w:t>
              </w:r>
            </w:ins>
          </w:p>
        </w:tc>
        <w:tc>
          <w:tcPr>
            <w:tcW w:w="708" w:type="dxa"/>
            <w:vAlign w:val="bottom"/>
            <w:tcPrChange w:id="1322" w:author="Gledis Guri" w:date="2026-05-04T20:36:00Z" w16du:dateUtc="2026-05-05T03:36:00Z">
              <w:tcPr>
                <w:tcW w:w="1499" w:type="dxa"/>
                <w:gridSpan w:val="3"/>
                <w:vAlign w:val="bottom"/>
              </w:tcPr>
            </w:tcPrChange>
          </w:tcPr>
          <w:p w14:paraId="51EFE9A9" w14:textId="265810FF" w:rsidR="000C6DDC" w:rsidRPr="00913374" w:rsidRDefault="000C6DDC" w:rsidP="00A21FF0">
            <w:pPr>
              <w:jc w:val="center"/>
              <w:rPr>
                <w:ins w:id="1323" w:author="Gledis Guri" w:date="2026-05-04T16:56:00Z" w16du:dateUtc="2026-05-04T23:56:00Z"/>
                <w:rFonts w:ascii="Times New Roman" w:hAnsi="Times New Roman" w:cs="Times New Roman"/>
                <w:color w:val="000000"/>
                <w:rPrChange w:id="1324" w:author="Gledis Guri" w:date="2026-05-04T16:58:00Z" w16du:dateUtc="2026-05-04T23:58:00Z">
                  <w:rPr>
                    <w:ins w:id="1325" w:author="Gledis Guri" w:date="2026-05-04T16:56:00Z" w16du:dateUtc="2026-05-04T23:56:00Z"/>
                    <w:rFonts w:ascii="Aptos Narrow" w:hAnsi="Aptos Narrow"/>
                    <w:color w:val="000000"/>
                  </w:rPr>
                </w:rPrChange>
              </w:rPr>
              <w:pPrChange w:id="1326" w:author="Gledis Guri" w:date="2026-05-04T17:17:00Z" w16du:dateUtc="2026-05-05T00:17:00Z">
                <w:pPr/>
              </w:pPrChange>
            </w:pPr>
            <w:ins w:id="1327" w:author="Gledis Guri" w:date="2026-05-04T16:57:00Z" w16du:dateUtc="2026-05-04T23:57:00Z">
              <w:r w:rsidRPr="00913374">
                <w:rPr>
                  <w:rFonts w:ascii="Times New Roman" w:hAnsi="Times New Roman" w:cs="Times New Roman"/>
                  <w:color w:val="000000"/>
                  <w:rPrChange w:id="1328" w:author="Gledis Guri" w:date="2026-05-04T16:58:00Z" w16du:dateUtc="2026-05-04T23:58:00Z">
                    <w:rPr>
                      <w:rFonts w:ascii="Aptos Narrow" w:hAnsi="Aptos Narrow"/>
                      <w:color w:val="000000"/>
                    </w:rPr>
                  </w:rPrChange>
                </w:rPr>
                <w:t>6</w:t>
              </w:r>
            </w:ins>
          </w:p>
        </w:tc>
        <w:tc>
          <w:tcPr>
            <w:tcW w:w="1134" w:type="dxa"/>
            <w:vAlign w:val="bottom"/>
            <w:tcPrChange w:id="1329" w:author="Gledis Guri" w:date="2026-05-04T20:36:00Z" w16du:dateUtc="2026-05-05T03:36:00Z">
              <w:tcPr>
                <w:tcW w:w="2000" w:type="dxa"/>
                <w:gridSpan w:val="5"/>
                <w:vAlign w:val="bottom"/>
              </w:tcPr>
            </w:tcPrChange>
          </w:tcPr>
          <w:p w14:paraId="7BE3D4ED" w14:textId="1B90DED4" w:rsidR="000C6DDC" w:rsidRPr="00913374" w:rsidRDefault="000C6DDC" w:rsidP="00A21FF0">
            <w:pPr>
              <w:jc w:val="center"/>
              <w:rPr>
                <w:ins w:id="1330" w:author="Gledis Guri" w:date="2026-05-04T16:56:00Z" w16du:dateUtc="2026-05-04T23:56:00Z"/>
                <w:rFonts w:ascii="Times New Roman" w:hAnsi="Times New Roman" w:cs="Times New Roman"/>
                <w:color w:val="000000"/>
                <w:rPrChange w:id="1331" w:author="Gledis Guri" w:date="2026-05-04T16:58:00Z" w16du:dateUtc="2026-05-04T23:58:00Z">
                  <w:rPr>
                    <w:ins w:id="1332" w:author="Gledis Guri" w:date="2026-05-04T16:56:00Z" w16du:dateUtc="2026-05-04T23:56:00Z"/>
                    <w:rFonts w:ascii="Aptos Narrow" w:hAnsi="Aptos Narrow"/>
                    <w:color w:val="000000"/>
                  </w:rPr>
                </w:rPrChange>
              </w:rPr>
              <w:pPrChange w:id="1333" w:author="Gledis Guri" w:date="2026-05-04T17:17:00Z" w16du:dateUtc="2026-05-05T00:17:00Z">
                <w:pPr/>
              </w:pPrChange>
            </w:pPr>
            <w:ins w:id="1334" w:author="Gledis Guri" w:date="2026-05-04T16:57:00Z" w16du:dateUtc="2026-05-04T23:57:00Z">
              <w:r w:rsidRPr="00913374">
                <w:rPr>
                  <w:rFonts w:ascii="Times New Roman" w:hAnsi="Times New Roman" w:cs="Times New Roman"/>
                  <w:color w:val="000000"/>
                  <w:rPrChange w:id="1335" w:author="Gledis Guri" w:date="2026-05-04T16:58:00Z" w16du:dateUtc="2026-05-04T23:58:00Z">
                    <w:rPr>
                      <w:rFonts w:ascii="Aptos Narrow" w:hAnsi="Aptos Narrow"/>
                      <w:color w:val="000000"/>
                    </w:rPr>
                  </w:rPrChange>
                </w:rPr>
                <w:t>0</w:t>
              </w:r>
            </w:ins>
          </w:p>
        </w:tc>
        <w:tc>
          <w:tcPr>
            <w:tcW w:w="709" w:type="dxa"/>
            <w:vAlign w:val="bottom"/>
            <w:tcPrChange w:id="1336" w:author="Gledis Guri" w:date="2026-05-04T20:36:00Z" w16du:dateUtc="2026-05-05T03:36:00Z">
              <w:tcPr>
                <w:tcW w:w="611" w:type="dxa"/>
                <w:vAlign w:val="bottom"/>
              </w:tcPr>
            </w:tcPrChange>
          </w:tcPr>
          <w:p w14:paraId="6E6C94CF" w14:textId="1FC13CD7" w:rsidR="000C6DDC" w:rsidRPr="00913374" w:rsidRDefault="000C6DDC" w:rsidP="00A21FF0">
            <w:pPr>
              <w:jc w:val="center"/>
              <w:rPr>
                <w:ins w:id="1337" w:author="Gledis Guri" w:date="2026-05-04T16:56:00Z" w16du:dateUtc="2026-05-04T23:56:00Z"/>
                <w:rFonts w:ascii="Times New Roman" w:hAnsi="Times New Roman" w:cs="Times New Roman"/>
                <w:color w:val="000000"/>
                <w:rPrChange w:id="1338" w:author="Gledis Guri" w:date="2026-05-04T16:58:00Z" w16du:dateUtc="2026-05-04T23:58:00Z">
                  <w:rPr>
                    <w:ins w:id="1339" w:author="Gledis Guri" w:date="2026-05-04T16:56:00Z" w16du:dateUtc="2026-05-04T23:56:00Z"/>
                    <w:rFonts w:ascii="Aptos Narrow" w:hAnsi="Aptos Narrow"/>
                    <w:color w:val="000000"/>
                  </w:rPr>
                </w:rPrChange>
              </w:rPr>
              <w:pPrChange w:id="1340" w:author="Gledis Guri" w:date="2026-05-04T17:17:00Z" w16du:dateUtc="2026-05-05T00:17:00Z">
                <w:pPr/>
              </w:pPrChange>
            </w:pPr>
            <w:ins w:id="1341" w:author="Gledis Guri" w:date="2026-05-04T16:57:00Z" w16du:dateUtc="2026-05-04T23:57:00Z">
              <w:r w:rsidRPr="00913374">
                <w:rPr>
                  <w:rFonts w:ascii="Times New Roman" w:hAnsi="Times New Roman" w:cs="Times New Roman"/>
                  <w:color w:val="000000"/>
                  <w:rPrChange w:id="1342" w:author="Gledis Guri" w:date="2026-05-04T16:58:00Z" w16du:dateUtc="2026-05-04T23:58:00Z">
                    <w:rPr>
                      <w:rFonts w:ascii="Aptos Narrow" w:hAnsi="Aptos Narrow"/>
                      <w:color w:val="000000"/>
                    </w:rPr>
                  </w:rPrChange>
                </w:rPr>
                <w:t>18</w:t>
              </w:r>
            </w:ins>
          </w:p>
        </w:tc>
      </w:tr>
      <w:tr w:rsidR="000C6DDC" w:rsidRPr="000C6DDC" w14:paraId="6E4AA427" w14:textId="77777777" w:rsidTr="000B28BE">
        <w:trPr>
          <w:trHeight w:val="493"/>
          <w:ins w:id="1343" w:author="Gledis Guri" w:date="2026-05-04T16:57:00Z" w16du:dateUtc="2026-05-04T23:57:00Z"/>
          <w:trPrChange w:id="1344" w:author="Gledis Guri" w:date="2026-05-04T20:36:00Z" w16du:dateUtc="2026-05-05T03:36:00Z">
            <w:trPr>
              <w:gridBefore w:val="1"/>
            </w:trPr>
          </w:trPrChange>
        </w:trPr>
        <w:tc>
          <w:tcPr>
            <w:tcW w:w="728" w:type="dxa"/>
            <w:tcBorders>
              <w:bottom w:val="single" w:sz="4" w:space="0" w:color="auto"/>
            </w:tcBorders>
            <w:vAlign w:val="bottom"/>
            <w:tcPrChange w:id="1345" w:author="Gledis Guri" w:date="2026-05-04T20:36:00Z" w16du:dateUtc="2026-05-05T03:36:00Z">
              <w:tcPr>
                <w:tcW w:w="728" w:type="dxa"/>
                <w:gridSpan w:val="2"/>
                <w:vAlign w:val="bottom"/>
              </w:tcPr>
            </w:tcPrChange>
          </w:tcPr>
          <w:p w14:paraId="046C8B4F" w14:textId="5347C511" w:rsidR="000C6DDC" w:rsidRPr="00913374" w:rsidRDefault="000C6DDC" w:rsidP="00A21FF0">
            <w:pPr>
              <w:jc w:val="center"/>
              <w:rPr>
                <w:ins w:id="1346" w:author="Gledis Guri" w:date="2026-05-04T16:57:00Z" w16du:dateUtc="2026-05-04T23:57:00Z"/>
                <w:rFonts w:ascii="Times New Roman" w:hAnsi="Times New Roman" w:cs="Times New Roman"/>
                <w:color w:val="000000"/>
                <w:rPrChange w:id="1347" w:author="Gledis Guri" w:date="2026-05-04T16:58:00Z" w16du:dateUtc="2026-05-04T23:58:00Z">
                  <w:rPr>
                    <w:ins w:id="1348" w:author="Gledis Guri" w:date="2026-05-04T16:57:00Z" w16du:dateUtc="2026-05-04T23:57:00Z"/>
                    <w:rFonts w:ascii="Aptos Narrow" w:hAnsi="Aptos Narrow"/>
                    <w:color w:val="000000"/>
                  </w:rPr>
                </w:rPrChange>
              </w:rPr>
              <w:pPrChange w:id="1349" w:author="Gledis Guri" w:date="2026-05-04T17:17:00Z" w16du:dateUtc="2026-05-05T00:17:00Z">
                <w:pPr/>
              </w:pPrChange>
            </w:pPr>
            <w:ins w:id="1350" w:author="Gledis Guri" w:date="2026-05-04T16:57:00Z" w16du:dateUtc="2026-05-04T23:57:00Z">
              <w:r w:rsidRPr="00913374">
                <w:rPr>
                  <w:rFonts w:ascii="Times New Roman" w:hAnsi="Times New Roman" w:cs="Times New Roman"/>
                  <w:color w:val="000000"/>
                  <w:rPrChange w:id="1351" w:author="Gledis Guri" w:date="2026-05-04T16:58:00Z" w16du:dateUtc="2026-05-04T23:58:00Z">
                    <w:rPr>
                      <w:rFonts w:ascii="Aptos Narrow" w:hAnsi="Aptos Narrow"/>
                      <w:color w:val="000000"/>
                    </w:rPr>
                  </w:rPrChange>
                </w:rPr>
                <w:t>1</w:t>
              </w:r>
            </w:ins>
          </w:p>
        </w:tc>
        <w:tc>
          <w:tcPr>
            <w:tcW w:w="1234" w:type="dxa"/>
            <w:tcBorders>
              <w:bottom w:val="single" w:sz="4" w:space="0" w:color="auto"/>
            </w:tcBorders>
            <w:vAlign w:val="bottom"/>
            <w:tcPrChange w:id="1352" w:author="Gledis Guri" w:date="2026-05-04T20:36:00Z" w16du:dateUtc="2026-05-05T03:36:00Z">
              <w:tcPr>
                <w:tcW w:w="1234" w:type="dxa"/>
                <w:gridSpan w:val="2"/>
                <w:vAlign w:val="bottom"/>
              </w:tcPr>
            </w:tcPrChange>
          </w:tcPr>
          <w:p w14:paraId="66778A5B" w14:textId="165A262F" w:rsidR="000C6DDC" w:rsidRPr="00913374" w:rsidRDefault="000C6DDC" w:rsidP="00A21FF0">
            <w:pPr>
              <w:jc w:val="center"/>
              <w:rPr>
                <w:ins w:id="1353" w:author="Gledis Guri" w:date="2026-05-04T16:57:00Z" w16du:dateUtc="2026-05-04T23:57:00Z"/>
                <w:rFonts w:ascii="Times New Roman" w:hAnsi="Times New Roman" w:cs="Times New Roman"/>
                <w:color w:val="000000"/>
                <w:rPrChange w:id="1354" w:author="Gledis Guri" w:date="2026-05-04T16:58:00Z" w16du:dateUtc="2026-05-04T23:58:00Z">
                  <w:rPr>
                    <w:ins w:id="1355" w:author="Gledis Guri" w:date="2026-05-04T16:57:00Z" w16du:dateUtc="2026-05-04T23:57:00Z"/>
                    <w:rFonts w:ascii="Aptos Narrow" w:hAnsi="Aptos Narrow"/>
                    <w:color w:val="000000"/>
                  </w:rPr>
                </w:rPrChange>
              </w:rPr>
              <w:pPrChange w:id="1356" w:author="Gledis Guri" w:date="2026-05-04T17:17:00Z" w16du:dateUtc="2026-05-05T00:17:00Z">
                <w:pPr/>
              </w:pPrChange>
            </w:pPr>
            <w:ins w:id="1357" w:author="Gledis Guri" w:date="2026-05-04T16:57:00Z" w16du:dateUtc="2026-05-04T23:57:00Z">
              <w:r w:rsidRPr="00913374">
                <w:rPr>
                  <w:rFonts w:ascii="Times New Roman" w:hAnsi="Times New Roman" w:cs="Times New Roman"/>
                  <w:color w:val="000000"/>
                  <w:rPrChange w:id="1358" w:author="Gledis Guri" w:date="2026-05-04T16:58:00Z" w16du:dateUtc="2026-05-04T23:58:00Z">
                    <w:rPr>
                      <w:rFonts w:ascii="Aptos Narrow" w:hAnsi="Aptos Narrow"/>
                      <w:color w:val="000000"/>
                    </w:rPr>
                  </w:rPrChange>
                </w:rPr>
                <w:t>0</w:t>
              </w:r>
            </w:ins>
          </w:p>
        </w:tc>
        <w:tc>
          <w:tcPr>
            <w:tcW w:w="1294" w:type="dxa"/>
            <w:tcBorders>
              <w:bottom w:val="single" w:sz="4" w:space="0" w:color="auto"/>
            </w:tcBorders>
            <w:vAlign w:val="bottom"/>
            <w:tcPrChange w:id="1359" w:author="Gledis Guri" w:date="2026-05-04T20:36:00Z" w16du:dateUtc="2026-05-05T03:36:00Z">
              <w:tcPr>
                <w:tcW w:w="1368" w:type="dxa"/>
                <w:gridSpan w:val="3"/>
                <w:vAlign w:val="bottom"/>
              </w:tcPr>
            </w:tcPrChange>
          </w:tcPr>
          <w:p w14:paraId="1303BA40" w14:textId="1B779E03" w:rsidR="000C6DDC" w:rsidRPr="00913374" w:rsidRDefault="000C6DDC" w:rsidP="00A21FF0">
            <w:pPr>
              <w:jc w:val="center"/>
              <w:rPr>
                <w:ins w:id="1360" w:author="Gledis Guri" w:date="2026-05-04T16:57:00Z" w16du:dateUtc="2026-05-04T23:57:00Z"/>
                <w:rFonts w:ascii="Times New Roman" w:hAnsi="Times New Roman" w:cs="Times New Roman"/>
                <w:color w:val="000000"/>
                <w:rPrChange w:id="1361" w:author="Gledis Guri" w:date="2026-05-04T16:58:00Z" w16du:dateUtc="2026-05-04T23:58:00Z">
                  <w:rPr>
                    <w:ins w:id="1362" w:author="Gledis Guri" w:date="2026-05-04T16:57:00Z" w16du:dateUtc="2026-05-04T23:57:00Z"/>
                    <w:rFonts w:ascii="Aptos Narrow" w:hAnsi="Aptos Narrow"/>
                    <w:color w:val="000000"/>
                  </w:rPr>
                </w:rPrChange>
              </w:rPr>
              <w:pPrChange w:id="1363" w:author="Gledis Guri" w:date="2026-05-04T17:17:00Z" w16du:dateUtc="2026-05-05T00:17:00Z">
                <w:pPr/>
              </w:pPrChange>
            </w:pPr>
            <w:ins w:id="1364" w:author="Gledis Guri" w:date="2026-05-04T16:57:00Z" w16du:dateUtc="2026-05-04T23:57:00Z">
              <w:r w:rsidRPr="00913374">
                <w:rPr>
                  <w:rFonts w:ascii="Times New Roman" w:hAnsi="Times New Roman" w:cs="Times New Roman"/>
                  <w:color w:val="000000"/>
                  <w:rPrChange w:id="1365" w:author="Gledis Guri" w:date="2026-05-04T16:58:00Z" w16du:dateUtc="2026-05-04T23:58:00Z">
                    <w:rPr>
                      <w:rFonts w:ascii="Aptos Narrow" w:hAnsi="Aptos Narrow"/>
                      <w:color w:val="000000"/>
                    </w:rPr>
                  </w:rPrChange>
                </w:rPr>
                <w:t>0</w:t>
              </w:r>
            </w:ins>
          </w:p>
        </w:tc>
        <w:tc>
          <w:tcPr>
            <w:tcW w:w="708" w:type="dxa"/>
            <w:tcBorders>
              <w:bottom w:val="single" w:sz="4" w:space="0" w:color="auto"/>
            </w:tcBorders>
            <w:vAlign w:val="bottom"/>
            <w:tcPrChange w:id="1366" w:author="Gledis Guri" w:date="2026-05-04T20:36:00Z" w16du:dateUtc="2026-05-05T03:36:00Z">
              <w:tcPr>
                <w:tcW w:w="1499" w:type="dxa"/>
                <w:gridSpan w:val="3"/>
                <w:vAlign w:val="bottom"/>
              </w:tcPr>
            </w:tcPrChange>
          </w:tcPr>
          <w:p w14:paraId="110CE007" w14:textId="56F590C3" w:rsidR="000C6DDC" w:rsidRPr="00913374" w:rsidRDefault="000C6DDC" w:rsidP="00A21FF0">
            <w:pPr>
              <w:jc w:val="center"/>
              <w:rPr>
                <w:ins w:id="1367" w:author="Gledis Guri" w:date="2026-05-04T16:57:00Z" w16du:dateUtc="2026-05-04T23:57:00Z"/>
                <w:rFonts w:ascii="Times New Roman" w:hAnsi="Times New Roman" w:cs="Times New Roman"/>
                <w:color w:val="000000"/>
                <w:rPrChange w:id="1368" w:author="Gledis Guri" w:date="2026-05-04T16:58:00Z" w16du:dateUtc="2026-05-04T23:58:00Z">
                  <w:rPr>
                    <w:ins w:id="1369" w:author="Gledis Guri" w:date="2026-05-04T16:57:00Z" w16du:dateUtc="2026-05-04T23:57:00Z"/>
                    <w:rFonts w:ascii="Aptos Narrow" w:hAnsi="Aptos Narrow"/>
                    <w:color w:val="000000"/>
                  </w:rPr>
                </w:rPrChange>
              </w:rPr>
              <w:pPrChange w:id="1370" w:author="Gledis Guri" w:date="2026-05-04T17:17:00Z" w16du:dateUtc="2026-05-05T00:17:00Z">
                <w:pPr/>
              </w:pPrChange>
            </w:pPr>
            <w:ins w:id="1371" w:author="Gledis Guri" w:date="2026-05-04T16:57:00Z" w16du:dateUtc="2026-05-04T23:57:00Z">
              <w:r w:rsidRPr="00913374">
                <w:rPr>
                  <w:rFonts w:ascii="Times New Roman" w:hAnsi="Times New Roman" w:cs="Times New Roman"/>
                  <w:color w:val="000000"/>
                  <w:rPrChange w:id="1372" w:author="Gledis Guri" w:date="2026-05-04T16:58:00Z" w16du:dateUtc="2026-05-04T23:58:00Z">
                    <w:rPr>
                      <w:rFonts w:ascii="Aptos Narrow" w:hAnsi="Aptos Narrow"/>
                      <w:color w:val="000000"/>
                    </w:rPr>
                  </w:rPrChange>
                </w:rPr>
                <w:t>7</w:t>
              </w:r>
            </w:ins>
          </w:p>
        </w:tc>
        <w:tc>
          <w:tcPr>
            <w:tcW w:w="1134" w:type="dxa"/>
            <w:tcBorders>
              <w:bottom w:val="single" w:sz="4" w:space="0" w:color="auto"/>
            </w:tcBorders>
            <w:vAlign w:val="bottom"/>
            <w:tcPrChange w:id="1373" w:author="Gledis Guri" w:date="2026-05-04T20:36:00Z" w16du:dateUtc="2026-05-05T03:36:00Z">
              <w:tcPr>
                <w:tcW w:w="2000" w:type="dxa"/>
                <w:gridSpan w:val="5"/>
                <w:vAlign w:val="bottom"/>
              </w:tcPr>
            </w:tcPrChange>
          </w:tcPr>
          <w:p w14:paraId="35FB178E" w14:textId="25BF611B" w:rsidR="000C6DDC" w:rsidRPr="00913374" w:rsidRDefault="000C6DDC" w:rsidP="00A21FF0">
            <w:pPr>
              <w:jc w:val="center"/>
              <w:rPr>
                <w:ins w:id="1374" w:author="Gledis Guri" w:date="2026-05-04T16:57:00Z" w16du:dateUtc="2026-05-04T23:57:00Z"/>
                <w:rFonts w:ascii="Times New Roman" w:hAnsi="Times New Roman" w:cs="Times New Roman"/>
                <w:color w:val="000000"/>
                <w:rPrChange w:id="1375" w:author="Gledis Guri" w:date="2026-05-04T16:58:00Z" w16du:dateUtc="2026-05-04T23:58:00Z">
                  <w:rPr>
                    <w:ins w:id="1376" w:author="Gledis Guri" w:date="2026-05-04T16:57:00Z" w16du:dateUtc="2026-05-04T23:57:00Z"/>
                    <w:rFonts w:ascii="Aptos Narrow" w:hAnsi="Aptos Narrow"/>
                    <w:color w:val="000000"/>
                  </w:rPr>
                </w:rPrChange>
              </w:rPr>
              <w:pPrChange w:id="1377" w:author="Gledis Guri" w:date="2026-05-04T17:17:00Z" w16du:dateUtc="2026-05-05T00:17:00Z">
                <w:pPr/>
              </w:pPrChange>
            </w:pPr>
            <w:ins w:id="1378" w:author="Gledis Guri" w:date="2026-05-04T16:57:00Z" w16du:dateUtc="2026-05-04T23:57:00Z">
              <w:r w:rsidRPr="00913374">
                <w:rPr>
                  <w:rFonts w:ascii="Times New Roman" w:hAnsi="Times New Roman" w:cs="Times New Roman"/>
                  <w:color w:val="000000"/>
                  <w:rPrChange w:id="1379" w:author="Gledis Guri" w:date="2026-05-04T16:58:00Z" w16du:dateUtc="2026-05-04T23:58:00Z">
                    <w:rPr>
                      <w:rFonts w:ascii="Aptos Narrow" w:hAnsi="Aptos Narrow"/>
                      <w:color w:val="000000"/>
                    </w:rPr>
                  </w:rPrChange>
                </w:rPr>
                <w:t>0</w:t>
              </w:r>
            </w:ins>
          </w:p>
        </w:tc>
        <w:tc>
          <w:tcPr>
            <w:tcW w:w="709" w:type="dxa"/>
            <w:tcBorders>
              <w:bottom w:val="single" w:sz="4" w:space="0" w:color="auto"/>
            </w:tcBorders>
            <w:vAlign w:val="bottom"/>
            <w:tcPrChange w:id="1380" w:author="Gledis Guri" w:date="2026-05-04T20:36:00Z" w16du:dateUtc="2026-05-05T03:36:00Z">
              <w:tcPr>
                <w:tcW w:w="611" w:type="dxa"/>
                <w:vAlign w:val="bottom"/>
              </w:tcPr>
            </w:tcPrChange>
          </w:tcPr>
          <w:p w14:paraId="7CC36019" w14:textId="39FD2199" w:rsidR="000C6DDC" w:rsidRPr="00913374" w:rsidRDefault="000C6DDC" w:rsidP="00A21FF0">
            <w:pPr>
              <w:jc w:val="center"/>
              <w:rPr>
                <w:ins w:id="1381" w:author="Gledis Guri" w:date="2026-05-04T16:57:00Z" w16du:dateUtc="2026-05-04T23:57:00Z"/>
                <w:rFonts w:ascii="Times New Roman" w:hAnsi="Times New Roman" w:cs="Times New Roman"/>
                <w:color w:val="000000"/>
                <w:rPrChange w:id="1382" w:author="Gledis Guri" w:date="2026-05-04T16:58:00Z" w16du:dateUtc="2026-05-04T23:58:00Z">
                  <w:rPr>
                    <w:ins w:id="1383" w:author="Gledis Guri" w:date="2026-05-04T16:57:00Z" w16du:dateUtc="2026-05-04T23:57:00Z"/>
                    <w:rFonts w:ascii="Aptos Narrow" w:hAnsi="Aptos Narrow"/>
                    <w:color w:val="000000"/>
                  </w:rPr>
                </w:rPrChange>
              </w:rPr>
              <w:pPrChange w:id="1384" w:author="Gledis Guri" w:date="2026-05-04T17:17:00Z" w16du:dateUtc="2026-05-05T00:17:00Z">
                <w:pPr/>
              </w:pPrChange>
            </w:pPr>
            <w:ins w:id="1385" w:author="Gledis Guri" w:date="2026-05-04T16:57:00Z" w16du:dateUtc="2026-05-04T23:57:00Z">
              <w:r w:rsidRPr="00913374">
                <w:rPr>
                  <w:rFonts w:ascii="Times New Roman" w:hAnsi="Times New Roman" w:cs="Times New Roman"/>
                  <w:color w:val="000000"/>
                  <w:rPrChange w:id="1386" w:author="Gledis Guri" w:date="2026-05-04T16:58:00Z" w16du:dateUtc="2026-05-04T23:58:00Z">
                    <w:rPr>
                      <w:rFonts w:ascii="Aptos Narrow" w:hAnsi="Aptos Narrow"/>
                      <w:color w:val="000000"/>
                    </w:rPr>
                  </w:rPrChange>
                </w:rPr>
                <w:t>10</w:t>
              </w:r>
            </w:ins>
          </w:p>
        </w:tc>
      </w:tr>
    </w:tbl>
    <w:p w14:paraId="15122576" w14:textId="236D0D71" w:rsidR="00F65C18" w:rsidRDefault="00B87939">
      <w:pPr>
        <w:rPr>
          <w:sz w:val="24"/>
          <w:szCs w:val="24"/>
        </w:rPr>
      </w:pPr>
      <w:r>
        <w:rPr>
          <w:sz w:val="24"/>
          <w:szCs w:val="24"/>
        </w:rPr>
        <w:br w:type="page"/>
      </w:r>
    </w:p>
    <w:p w14:paraId="593E1E53" w14:textId="330FC6C8" w:rsidR="00B87939" w:rsidRPr="008C11A0" w:rsidRDefault="00B87939">
      <w:pPr>
        <w:rPr>
          <w:rFonts w:ascii="Times New Roman" w:hAnsi="Times New Roman" w:cs="Times New Roman"/>
          <w:sz w:val="24"/>
          <w:szCs w:val="24"/>
        </w:rPr>
      </w:pPr>
      <w:r w:rsidRPr="008C11A0">
        <w:rPr>
          <w:rFonts w:ascii="Times New Roman" w:hAnsi="Times New Roman" w:cs="Times New Roman"/>
          <w:noProof/>
        </w:rPr>
        <w:lastRenderedPageBreak/>
        <w:drawing>
          <wp:inline distT="0" distB="0" distL="0" distR="0" wp14:anchorId="20E938CC" wp14:editId="37A83D7B">
            <wp:extent cx="5943600" cy="29730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73070"/>
                    </a:xfrm>
                    <a:prstGeom prst="rect">
                      <a:avLst/>
                    </a:prstGeom>
                    <a:noFill/>
                    <a:ln>
                      <a:noFill/>
                    </a:ln>
                  </pic:spPr>
                </pic:pic>
              </a:graphicData>
            </a:graphic>
          </wp:inline>
        </w:drawing>
      </w:r>
    </w:p>
    <w:p w14:paraId="7F49A7B1" w14:textId="66DBCF61" w:rsidR="00B87939" w:rsidRPr="008C11A0" w:rsidRDefault="00B87939" w:rsidP="00B87939">
      <w:pPr>
        <w:rPr>
          <w:rFonts w:ascii="Times New Roman" w:hAnsi="Times New Roman" w:cs="Times New Roman"/>
          <w:sz w:val="24"/>
          <w:szCs w:val="24"/>
        </w:rPr>
      </w:pPr>
      <w:r w:rsidRPr="008C11A0">
        <w:rPr>
          <w:rFonts w:ascii="Times New Roman" w:hAnsi="Times New Roman" w:cs="Times New Roman"/>
          <w:sz w:val="24"/>
          <w:szCs w:val="24"/>
        </w:rPr>
        <w:t>Figure S1: Rarefaction and species accumulation curves for the COI dataset.</w:t>
      </w:r>
      <w:ins w:id="1387" w:author="Kingsly Chuo Beng" w:date="2026-04-20T12:28:00Z">
        <w:r w:rsidR="00A9156E">
          <w:rPr>
            <w:rFonts w:ascii="Times New Roman" w:hAnsi="Times New Roman" w:cs="Times New Roman"/>
            <w:sz w:val="24"/>
            <w:szCs w:val="24"/>
          </w:rPr>
          <w:t xml:space="preserve"> </w:t>
        </w:r>
      </w:ins>
      <w:bookmarkStart w:id="1388" w:name="_Hlk227580665"/>
      <w:ins w:id="1389" w:author="Kingsly Chuo Beng" w:date="2026-04-20T12:29:00Z">
        <w:r w:rsidR="00A9156E">
          <w:rPr>
            <w:rFonts w:ascii="Times New Roman" w:hAnsi="Times New Roman" w:cs="Times New Roman"/>
            <w:sz w:val="24"/>
            <w:szCs w:val="24"/>
          </w:rPr>
          <w:t xml:space="preserve">The </w:t>
        </w:r>
        <w:r w:rsidR="00A9156E" w:rsidRPr="00A9156E">
          <w:rPr>
            <w:rFonts w:ascii="Times New Roman" w:hAnsi="Times New Roman" w:cs="Times New Roman"/>
            <w:sz w:val="24"/>
            <w:szCs w:val="24"/>
          </w:rPr>
          <w:t xml:space="preserve">different curves in the sequencing depth plot </w:t>
        </w:r>
      </w:ins>
      <w:ins w:id="1390" w:author="Kingsly Chuo Beng" w:date="2026-04-20T12:30:00Z">
        <w:r w:rsidR="00A9156E">
          <w:rPr>
            <w:rFonts w:ascii="Times New Roman" w:hAnsi="Times New Roman" w:cs="Times New Roman"/>
            <w:sz w:val="24"/>
            <w:szCs w:val="24"/>
          </w:rPr>
          <w:t xml:space="preserve">(right) </w:t>
        </w:r>
      </w:ins>
      <w:ins w:id="1391" w:author="Kingsly Chuo Beng" w:date="2026-04-20T12:29:00Z">
        <w:r w:rsidR="00A9156E" w:rsidRPr="00A9156E">
          <w:rPr>
            <w:rFonts w:ascii="Times New Roman" w:hAnsi="Times New Roman" w:cs="Times New Roman"/>
            <w:sz w:val="24"/>
            <w:szCs w:val="24"/>
          </w:rPr>
          <w:t>re</w:t>
        </w:r>
      </w:ins>
      <w:ins w:id="1392" w:author="Kingsly Chuo Beng" w:date="2026-04-20T12:30:00Z">
        <w:r w:rsidR="00A9156E">
          <w:rPr>
            <w:rFonts w:ascii="Times New Roman" w:hAnsi="Times New Roman" w:cs="Times New Roman"/>
            <w:sz w:val="24"/>
            <w:szCs w:val="24"/>
          </w:rPr>
          <w:t>present</w:t>
        </w:r>
      </w:ins>
      <w:ins w:id="1393" w:author="Kingsly Chuo Beng" w:date="2026-04-20T12:29:00Z">
        <w:r w:rsidR="00A9156E" w:rsidRPr="00A9156E">
          <w:rPr>
            <w:rFonts w:ascii="Times New Roman" w:hAnsi="Times New Roman" w:cs="Times New Roman"/>
            <w:sz w:val="24"/>
            <w:szCs w:val="24"/>
          </w:rPr>
          <w:t xml:space="preserve"> different samples</w:t>
        </w:r>
      </w:ins>
      <w:ins w:id="1394" w:author="Kingsly Chuo Beng" w:date="2026-04-20T12:30:00Z">
        <w:r w:rsidR="00A9156E">
          <w:rPr>
            <w:rFonts w:ascii="Times New Roman" w:hAnsi="Times New Roman" w:cs="Times New Roman"/>
            <w:sz w:val="24"/>
            <w:szCs w:val="24"/>
          </w:rPr>
          <w:t>.</w:t>
        </w:r>
      </w:ins>
      <w:bookmarkEnd w:id="1388"/>
    </w:p>
    <w:p w14:paraId="467E62CF" w14:textId="77777777" w:rsidR="00B87939" w:rsidRPr="008C11A0" w:rsidRDefault="00B87939">
      <w:pPr>
        <w:rPr>
          <w:rFonts w:ascii="Times New Roman" w:hAnsi="Times New Roman" w:cs="Times New Roman"/>
          <w:sz w:val="24"/>
          <w:szCs w:val="24"/>
        </w:rPr>
      </w:pPr>
      <w:r w:rsidRPr="008C11A0">
        <w:rPr>
          <w:rFonts w:ascii="Times New Roman" w:hAnsi="Times New Roman" w:cs="Times New Roman"/>
          <w:sz w:val="24"/>
          <w:szCs w:val="24"/>
        </w:rPr>
        <w:br w:type="page"/>
      </w:r>
    </w:p>
    <w:p w14:paraId="3019D06C" w14:textId="68E8EA6F" w:rsidR="00B87939" w:rsidRPr="008C11A0" w:rsidRDefault="00B87939" w:rsidP="00B87939">
      <w:pPr>
        <w:rPr>
          <w:rFonts w:ascii="Times New Roman" w:hAnsi="Times New Roman" w:cs="Times New Roman"/>
          <w:sz w:val="24"/>
          <w:szCs w:val="24"/>
        </w:rPr>
      </w:pPr>
      <w:r w:rsidRPr="008C11A0">
        <w:rPr>
          <w:rFonts w:ascii="Times New Roman" w:hAnsi="Times New Roman" w:cs="Times New Roman"/>
          <w:noProof/>
        </w:rPr>
        <w:lastRenderedPageBreak/>
        <w:drawing>
          <wp:inline distT="0" distB="0" distL="0" distR="0" wp14:anchorId="06FC0FDE" wp14:editId="68FAFAB3">
            <wp:extent cx="5943600" cy="29730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973070"/>
                    </a:xfrm>
                    <a:prstGeom prst="rect">
                      <a:avLst/>
                    </a:prstGeom>
                    <a:noFill/>
                    <a:ln>
                      <a:noFill/>
                    </a:ln>
                  </pic:spPr>
                </pic:pic>
              </a:graphicData>
            </a:graphic>
          </wp:inline>
        </w:drawing>
      </w:r>
    </w:p>
    <w:p w14:paraId="4A7682F5" w14:textId="3A7300B5" w:rsidR="00B87939" w:rsidRPr="008C11A0" w:rsidRDefault="00B87939" w:rsidP="00B87939">
      <w:pPr>
        <w:rPr>
          <w:rFonts w:ascii="Times New Roman" w:hAnsi="Times New Roman" w:cs="Times New Roman"/>
          <w:sz w:val="24"/>
          <w:szCs w:val="24"/>
        </w:rPr>
      </w:pPr>
      <w:r w:rsidRPr="008C11A0">
        <w:rPr>
          <w:rFonts w:ascii="Times New Roman" w:hAnsi="Times New Roman" w:cs="Times New Roman"/>
          <w:sz w:val="24"/>
          <w:szCs w:val="24"/>
        </w:rPr>
        <w:t>Figure S2: Rarefaction and species accumulation curves for the MV1 dataset</w:t>
      </w:r>
      <w:ins w:id="1395" w:author="Kingsly Chuo Beng" w:date="2026-04-20T12:30:00Z">
        <w:r w:rsidR="00A9156E">
          <w:rPr>
            <w:rFonts w:ascii="Times New Roman" w:hAnsi="Times New Roman" w:cs="Times New Roman"/>
            <w:sz w:val="24"/>
            <w:szCs w:val="24"/>
          </w:rPr>
          <w:t xml:space="preserve">. </w:t>
        </w:r>
        <w:r w:rsidR="00A9156E" w:rsidRPr="00A9156E">
          <w:rPr>
            <w:rFonts w:ascii="Times New Roman" w:hAnsi="Times New Roman" w:cs="Times New Roman"/>
            <w:sz w:val="24"/>
            <w:szCs w:val="24"/>
          </w:rPr>
          <w:t>The different curves in the sequencing depth plot (right) represent different samples.</w:t>
        </w:r>
      </w:ins>
    </w:p>
    <w:sectPr w:rsidR="00B87939" w:rsidRPr="008C11A0" w:rsidSect="00675411">
      <w:footerReference w:type="default" r:id="rId9"/>
      <w:pgSz w:w="12240" w:h="15840"/>
      <w:pgMar w:top="1440" w:right="1440" w:bottom="1440" w:left="144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BDD70" w14:textId="77777777" w:rsidR="00263B88" w:rsidRDefault="00263B88">
      <w:pPr>
        <w:spacing w:line="240" w:lineRule="auto"/>
      </w:pPr>
      <w:r>
        <w:separator/>
      </w:r>
    </w:p>
  </w:endnote>
  <w:endnote w:type="continuationSeparator" w:id="0">
    <w:p w14:paraId="1AF700D0" w14:textId="77777777" w:rsidR="00263B88" w:rsidRDefault="00263B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4FCD993-BF8D-D841-BF56-78BBD40EAA75}"/>
    <w:embedBold r:id="rId2" w:fontKey="{8153C283-063A-E24A-A9F6-E5E074A3ED3C}"/>
    <w:embedItalic r:id="rId3" w:fontKey="{27ADB279-A03E-6F49-B0C5-018B33EB525D}"/>
  </w:font>
  <w:font w:name="Symbol">
    <w:panose1 w:val="05050102010706020507"/>
    <w:charset w:val="02"/>
    <w:family w:val="decorative"/>
    <w:pitch w:val="variable"/>
    <w:sig w:usb0="00000000" w:usb1="10000000" w:usb2="00000000" w:usb3="00000000" w:csb0="80000000" w:csb1="00000000"/>
    <w:embedRegular r:id="rId4" w:fontKey="{79E8C48B-B7AC-A145-9743-0F27D0873EF2}"/>
  </w:font>
  <w:font w:name="Courier New">
    <w:panose1 w:val="02070309020205020404"/>
    <w:charset w:val="00"/>
    <w:family w:val="modern"/>
    <w:pitch w:val="fixed"/>
    <w:sig w:usb0="E0002AFF" w:usb1="C0007843" w:usb2="00000009" w:usb3="00000000" w:csb0="000001FF" w:csb1="00000000"/>
    <w:embedRegular r:id="rId5" w:fontKey="{BAC23831-95E6-6446-A7A1-7392C656F8F5}"/>
  </w:font>
  <w:font w:name="Wingdings">
    <w:panose1 w:val="05000000000000000000"/>
    <w:charset w:val="4D"/>
    <w:family w:val="decorative"/>
    <w:pitch w:val="variable"/>
    <w:sig w:usb0="00000003" w:usb1="00000000" w:usb2="00000000" w:usb3="00000000" w:csb0="80000001" w:csb1="00000000"/>
    <w:embedRegular r:id="rId6" w:fontKey="{87A3243D-64E7-AC43-A2BB-E46BBD3DC2C9}"/>
  </w:font>
  <w:font w:name="Arial">
    <w:panose1 w:val="020B0604020202020204"/>
    <w:charset w:val="00"/>
    <w:family w:val="swiss"/>
    <w:pitch w:val="variable"/>
    <w:sig w:usb0="E0002AFF" w:usb1="C0007843" w:usb2="00000009" w:usb3="00000000" w:csb0="000001FF" w:csb1="00000000"/>
    <w:embedRegular r:id="rId7" w:fontKey="{5780A11A-2F89-A742-BCE0-1428634CEA05}"/>
    <w:embedBold r:id="rId8" w:fontKey="{A550E718-414B-BE47-9CF2-CAE74D3B2AB6}"/>
    <w:embedItalic r:id="rId9" w:fontKey="{F6726CAD-F60D-A943-8EC8-A4C6AFBC0A2B}"/>
  </w:font>
  <w:font w:name="Aptos Narrow">
    <w:panose1 w:val="020B0004020202020204"/>
    <w:charset w:val="00"/>
    <w:family w:val="swiss"/>
    <w:pitch w:val="variable"/>
    <w:sig w:usb0="20000287" w:usb1="00000003" w:usb2="00000000" w:usb3="00000000" w:csb0="0000019F" w:csb1="00000000"/>
    <w:embedRegular r:id="rId10" w:fontKey="{46731E54-69CF-3841-8645-03B79949EFCE}"/>
  </w:font>
  <w:font w:name="Calibri">
    <w:panose1 w:val="020F0502020204030204"/>
    <w:charset w:val="00"/>
    <w:family w:val="swiss"/>
    <w:pitch w:val="variable"/>
    <w:sig w:usb0="E0002AFF" w:usb1="C000247B" w:usb2="00000009" w:usb3="00000000" w:csb0="000001FF" w:csb1="00000000"/>
    <w:embedRegular r:id="rId11" w:fontKey="{7381D997-233F-3345-AC47-DC2EB2FA60AA}"/>
  </w:font>
  <w:font w:name="Cambria">
    <w:panose1 w:val="02040503050406030204"/>
    <w:charset w:val="00"/>
    <w:family w:val="roman"/>
    <w:pitch w:val="variable"/>
    <w:sig w:usb0="E00002FF" w:usb1="400004FF" w:usb2="00000000" w:usb3="00000000" w:csb0="0000019F" w:csb1="00000000"/>
    <w:embedRegular r:id="rId12" w:fontKey="{E13CDA2E-F4BF-3B43-B94E-558E7BC6BA9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590288"/>
      <w:docPartObj>
        <w:docPartGallery w:val="Page Numbers (Bottom of Page)"/>
        <w:docPartUnique/>
      </w:docPartObj>
    </w:sdtPr>
    <w:sdtContent>
      <w:p w14:paraId="5748E112" w14:textId="7745D8B9" w:rsidR="00675411" w:rsidRDefault="00675411">
        <w:pPr>
          <w:pStyle w:val="Footer"/>
          <w:jc w:val="center"/>
        </w:pPr>
        <w:r>
          <w:fldChar w:fldCharType="begin"/>
        </w:r>
        <w:r>
          <w:instrText>PAGE   \* MERGEFORMAT</w:instrText>
        </w:r>
        <w:r>
          <w:fldChar w:fldCharType="separate"/>
        </w:r>
        <w:r>
          <w:rPr>
            <w:lang w:val="de-DE"/>
          </w:rPr>
          <w:t>2</w:t>
        </w:r>
        <w:r>
          <w:fldChar w:fldCharType="end"/>
        </w:r>
      </w:p>
    </w:sdtContent>
  </w:sdt>
  <w:p w14:paraId="7492A679" w14:textId="77777777" w:rsidR="00F65C18" w:rsidRDefault="00F65C1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38EAC" w14:textId="77777777" w:rsidR="00263B88" w:rsidRDefault="00263B88">
      <w:pPr>
        <w:spacing w:line="240" w:lineRule="auto"/>
      </w:pPr>
      <w:r>
        <w:separator/>
      </w:r>
    </w:p>
  </w:footnote>
  <w:footnote w:type="continuationSeparator" w:id="0">
    <w:p w14:paraId="5B5EE0BF" w14:textId="77777777" w:rsidR="00263B88" w:rsidRDefault="00263B8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20393"/>
    <w:multiLevelType w:val="multilevel"/>
    <w:tmpl w:val="BC0C9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E1E783B"/>
    <w:multiLevelType w:val="multilevel"/>
    <w:tmpl w:val="5F34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3C597B"/>
    <w:multiLevelType w:val="hybridMultilevel"/>
    <w:tmpl w:val="31A031C6"/>
    <w:lvl w:ilvl="0" w:tplc="92E4D7EC">
      <w:start w:val="1"/>
      <w:numFmt w:val="low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023193499">
    <w:abstractNumId w:val="0"/>
  </w:num>
  <w:num w:numId="2" w16cid:durableId="1469083866">
    <w:abstractNumId w:val="2"/>
  </w:num>
  <w:num w:numId="3" w16cid:durableId="152706438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ledis Guri">
    <w15:presenceInfo w15:providerId="AD" w15:userId="S::gguri@uw.edu::83df82f3-47dd-4c7f-8014-681978acda03"/>
  </w15:person>
  <w15:person w15:author="Kingsly Chuo Beng">
    <w15:presenceInfo w15:providerId="AD" w15:userId="S-1-5-21-1461223816-1316628144-1432544923-451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embedTrueTypeFonts/>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C18"/>
    <w:rsid w:val="00022CCF"/>
    <w:rsid w:val="000241BB"/>
    <w:rsid w:val="000254DB"/>
    <w:rsid w:val="00033174"/>
    <w:rsid w:val="00035B5E"/>
    <w:rsid w:val="00040E8A"/>
    <w:rsid w:val="00052943"/>
    <w:rsid w:val="00060A8D"/>
    <w:rsid w:val="000633A4"/>
    <w:rsid w:val="000745BE"/>
    <w:rsid w:val="00074D4B"/>
    <w:rsid w:val="00080FF5"/>
    <w:rsid w:val="0008550F"/>
    <w:rsid w:val="00093C2D"/>
    <w:rsid w:val="000A6B8D"/>
    <w:rsid w:val="000B28BE"/>
    <w:rsid w:val="000B5E85"/>
    <w:rsid w:val="000C6DDC"/>
    <w:rsid w:val="000D3C52"/>
    <w:rsid w:val="000D7270"/>
    <w:rsid w:val="000E7E84"/>
    <w:rsid w:val="000F08FD"/>
    <w:rsid w:val="000F18AC"/>
    <w:rsid w:val="00117BCC"/>
    <w:rsid w:val="0012037D"/>
    <w:rsid w:val="001253DC"/>
    <w:rsid w:val="0014105C"/>
    <w:rsid w:val="00174277"/>
    <w:rsid w:val="001750D6"/>
    <w:rsid w:val="00177FFE"/>
    <w:rsid w:val="001C2189"/>
    <w:rsid w:val="001E1165"/>
    <w:rsid w:val="001F418E"/>
    <w:rsid w:val="002013DB"/>
    <w:rsid w:val="00202C10"/>
    <w:rsid w:val="002156E5"/>
    <w:rsid w:val="00215BEC"/>
    <w:rsid w:val="00222459"/>
    <w:rsid w:val="002233A6"/>
    <w:rsid w:val="00246A6A"/>
    <w:rsid w:val="00247191"/>
    <w:rsid w:val="00247425"/>
    <w:rsid w:val="00254ADA"/>
    <w:rsid w:val="0025509F"/>
    <w:rsid w:val="00263B88"/>
    <w:rsid w:val="00281EB2"/>
    <w:rsid w:val="002A1769"/>
    <w:rsid w:val="002B0EEA"/>
    <w:rsid w:val="002B4584"/>
    <w:rsid w:val="002D1E9C"/>
    <w:rsid w:val="002F202E"/>
    <w:rsid w:val="002F289F"/>
    <w:rsid w:val="002F318D"/>
    <w:rsid w:val="00301EFE"/>
    <w:rsid w:val="0030645E"/>
    <w:rsid w:val="0030676F"/>
    <w:rsid w:val="003239D1"/>
    <w:rsid w:val="00341CD9"/>
    <w:rsid w:val="00344DE5"/>
    <w:rsid w:val="0035633F"/>
    <w:rsid w:val="0036183E"/>
    <w:rsid w:val="00371BA1"/>
    <w:rsid w:val="00381181"/>
    <w:rsid w:val="00394D78"/>
    <w:rsid w:val="00395CB1"/>
    <w:rsid w:val="003B2BC9"/>
    <w:rsid w:val="003D1719"/>
    <w:rsid w:val="003E0155"/>
    <w:rsid w:val="003E2D50"/>
    <w:rsid w:val="003E52B3"/>
    <w:rsid w:val="003E7888"/>
    <w:rsid w:val="003F6DDB"/>
    <w:rsid w:val="00403E0D"/>
    <w:rsid w:val="0040536C"/>
    <w:rsid w:val="00426BA3"/>
    <w:rsid w:val="0043567B"/>
    <w:rsid w:val="004359A9"/>
    <w:rsid w:val="0044392B"/>
    <w:rsid w:val="00475AF3"/>
    <w:rsid w:val="00480529"/>
    <w:rsid w:val="00496D4B"/>
    <w:rsid w:val="004978E0"/>
    <w:rsid w:val="004B777D"/>
    <w:rsid w:val="004C0899"/>
    <w:rsid w:val="004E2461"/>
    <w:rsid w:val="004E67A5"/>
    <w:rsid w:val="004E75E6"/>
    <w:rsid w:val="004F0193"/>
    <w:rsid w:val="00522F32"/>
    <w:rsid w:val="00527F3E"/>
    <w:rsid w:val="00537F59"/>
    <w:rsid w:val="00540F61"/>
    <w:rsid w:val="0056421B"/>
    <w:rsid w:val="005D364F"/>
    <w:rsid w:val="005D51C6"/>
    <w:rsid w:val="005E0D69"/>
    <w:rsid w:val="005E2F44"/>
    <w:rsid w:val="005F7557"/>
    <w:rsid w:val="00600D47"/>
    <w:rsid w:val="00610695"/>
    <w:rsid w:val="00612363"/>
    <w:rsid w:val="00613B8F"/>
    <w:rsid w:val="00620105"/>
    <w:rsid w:val="0063058C"/>
    <w:rsid w:val="00635686"/>
    <w:rsid w:val="0065421D"/>
    <w:rsid w:val="0067393B"/>
    <w:rsid w:val="00675411"/>
    <w:rsid w:val="0068529D"/>
    <w:rsid w:val="00687CFE"/>
    <w:rsid w:val="006974C4"/>
    <w:rsid w:val="006A3613"/>
    <w:rsid w:val="006C64C3"/>
    <w:rsid w:val="006D0050"/>
    <w:rsid w:val="006D3E75"/>
    <w:rsid w:val="006D598D"/>
    <w:rsid w:val="006F509B"/>
    <w:rsid w:val="0070725D"/>
    <w:rsid w:val="00711051"/>
    <w:rsid w:val="00711C7A"/>
    <w:rsid w:val="00722A6F"/>
    <w:rsid w:val="00722E81"/>
    <w:rsid w:val="007308D9"/>
    <w:rsid w:val="00750AF7"/>
    <w:rsid w:val="00795597"/>
    <w:rsid w:val="007A4149"/>
    <w:rsid w:val="007C5090"/>
    <w:rsid w:val="007C6A74"/>
    <w:rsid w:val="007D5868"/>
    <w:rsid w:val="007E3553"/>
    <w:rsid w:val="007F30DB"/>
    <w:rsid w:val="0081368D"/>
    <w:rsid w:val="00816B3F"/>
    <w:rsid w:val="00816D73"/>
    <w:rsid w:val="00822BD2"/>
    <w:rsid w:val="008301CA"/>
    <w:rsid w:val="008452A3"/>
    <w:rsid w:val="008629C2"/>
    <w:rsid w:val="008675AC"/>
    <w:rsid w:val="00874A50"/>
    <w:rsid w:val="008777FB"/>
    <w:rsid w:val="00884418"/>
    <w:rsid w:val="00884F01"/>
    <w:rsid w:val="00890B26"/>
    <w:rsid w:val="00895AF3"/>
    <w:rsid w:val="00896694"/>
    <w:rsid w:val="008C11A0"/>
    <w:rsid w:val="008D3B84"/>
    <w:rsid w:val="008E21FF"/>
    <w:rsid w:val="008E43AC"/>
    <w:rsid w:val="008E7855"/>
    <w:rsid w:val="008F6E80"/>
    <w:rsid w:val="00913374"/>
    <w:rsid w:val="0091627E"/>
    <w:rsid w:val="00923822"/>
    <w:rsid w:val="00937F95"/>
    <w:rsid w:val="009403B4"/>
    <w:rsid w:val="00942A5D"/>
    <w:rsid w:val="00952A86"/>
    <w:rsid w:val="00953FB8"/>
    <w:rsid w:val="00961D26"/>
    <w:rsid w:val="00967330"/>
    <w:rsid w:val="009910F7"/>
    <w:rsid w:val="00994978"/>
    <w:rsid w:val="0099746F"/>
    <w:rsid w:val="00A2108F"/>
    <w:rsid w:val="00A21FF0"/>
    <w:rsid w:val="00A247A4"/>
    <w:rsid w:val="00A36CE0"/>
    <w:rsid w:val="00A37F95"/>
    <w:rsid w:val="00A44E3E"/>
    <w:rsid w:val="00A53347"/>
    <w:rsid w:val="00A54B77"/>
    <w:rsid w:val="00A67464"/>
    <w:rsid w:val="00A674F7"/>
    <w:rsid w:val="00A70D3B"/>
    <w:rsid w:val="00A7518C"/>
    <w:rsid w:val="00A77BD3"/>
    <w:rsid w:val="00A9156E"/>
    <w:rsid w:val="00AA78D9"/>
    <w:rsid w:val="00AB009A"/>
    <w:rsid w:val="00AC3391"/>
    <w:rsid w:val="00AC6283"/>
    <w:rsid w:val="00AC7661"/>
    <w:rsid w:val="00B03764"/>
    <w:rsid w:val="00B0733B"/>
    <w:rsid w:val="00B077CF"/>
    <w:rsid w:val="00B07B0A"/>
    <w:rsid w:val="00B12108"/>
    <w:rsid w:val="00B20C73"/>
    <w:rsid w:val="00B22CBB"/>
    <w:rsid w:val="00B25F2E"/>
    <w:rsid w:val="00B275EF"/>
    <w:rsid w:val="00B411B4"/>
    <w:rsid w:val="00B47D24"/>
    <w:rsid w:val="00B506D6"/>
    <w:rsid w:val="00B5107E"/>
    <w:rsid w:val="00B53377"/>
    <w:rsid w:val="00B5592F"/>
    <w:rsid w:val="00B5699D"/>
    <w:rsid w:val="00B6095E"/>
    <w:rsid w:val="00B66218"/>
    <w:rsid w:val="00B674BF"/>
    <w:rsid w:val="00B73A0F"/>
    <w:rsid w:val="00B83D15"/>
    <w:rsid w:val="00B87939"/>
    <w:rsid w:val="00BB664A"/>
    <w:rsid w:val="00BE3254"/>
    <w:rsid w:val="00C23F9A"/>
    <w:rsid w:val="00C25FF7"/>
    <w:rsid w:val="00C71B30"/>
    <w:rsid w:val="00C72468"/>
    <w:rsid w:val="00C73EBF"/>
    <w:rsid w:val="00C81699"/>
    <w:rsid w:val="00C87A5F"/>
    <w:rsid w:val="00CA0EA6"/>
    <w:rsid w:val="00CA6081"/>
    <w:rsid w:val="00CD181A"/>
    <w:rsid w:val="00CD3B6D"/>
    <w:rsid w:val="00CE0054"/>
    <w:rsid w:val="00CF4EEF"/>
    <w:rsid w:val="00D02EA4"/>
    <w:rsid w:val="00D05376"/>
    <w:rsid w:val="00D1034F"/>
    <w:rsid w:val="00D2507A"/>
    <w:rsid w:val="00D41DD2"/>
    <w:rsid w:val="00D4634B"/>
    <w:rsid w:val="00D737E5"/>
    <w:rsid w:val="00D778DD"/>
    <w:rsid w:val="00D90CF0"/>
    <w:rsid w:val="00DB26CA"/>
    <w:rsid w:val="00DB7610"/>
    <w:rsid w:val="00DC20EC"/>
    <w:rsid w:val="00DD340F"/>
    <w:rsid w:val="00DD3BD9"/>
    <w:rsid w:val="00DD78C4"/>
    <w:rsid w:val="00DE13DB"/>
    <w:rsid w:val="00DE16D6"/>
    <w:rsid w:val="00E02865"/>
    <w:rsid w:val="00E06546"/>
    <w:rsid w:val="00E275AD"/>
    <w:rsid w:val="00E53132"/>
    <w:rsid w:val="00E777D0"/>
    <w:rsid w:val="00E97EBE"/>
    <w:rsid w:val="00EA0C3B"/>
    <w:rsid w:val="00EA3346"/>
    <w:rsid w:val="00EC4640"/>
    <w:rsid w:val="00ED5E01"/>
    <w:rsid w:val="00ED5F2B"/>
    <w:rsid w:val="00EE4E0F"/>
    <w:rsid w:val="00F0103C"/>
    <w:rsid w:val="00F04B06"/>
    <w:rsid w:val="00F10F3C"/>
    <w:rsid w:val="00F21B05"/>
    <w:rsid w:val="00F21D09"/>
    <w:rsid w:val="00F25EFF"/>
    <w:rsid w:val="00F27AD5"/>
    <w:rsid w:val="00F33854"/>
    <w:rsid w:val="00F351BF"/>
    <w:rsid w:val="00F3703A"/>
    <w:rsid w:val="00F459E6"/>
    <w:rsid w:val="00F476C5"/>
    <w:rsid w:val="00F51A8B"/>
    <w:rsid w:val="00F608C8"/>
    <w:rsid w:val="00F61626"/>
    <w:rsid w:val="00F65C18"/>
    <w:rsid w:val="00F745A3"/>
    <w:rsid w:val="00F86C78"/>
    <w:rsid w:val="00FA2516"/>
    <w:rsid w:val="00FB4E12"/>
    <w:rsid w:val="00FC200A"/>
    <w:rsid w:val="00FD4D10"/>
    <w:rsid w:val="00FD6534"/>
    <w:rsid w:val="00FE36E2"/>
    <w:rsid w:val="00FE681B"/>
    <w:rsid w:val="00FF41F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390B2"/>
  <w15:docId w15:val="{5A957F05-02A7-4623-8E8F-3D9F0B676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de-DE" w:bidi="ar-SA"/>
      </w:rPr>
    </w:rPrDefault>
    <w:pPrDefault>
      <w:pPr>
        <w:spacing w:after="24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37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3703A"/>
    <w:rPr>
      <w:b/>
      <w:bCs/>
    </w:rPr>
  </w:style>
  <w:style w:type="character" w:customStyle="1" w:styleId="CommentSubjectChar">
    <w:name w:val="Comment Subject Char"/>
    <w:basedOn w:val="CommentTextChar"/>
    <w:link w:val="CommentSubject"/>
    <w:uiPriority w:val="99"/>
    <w:semiHidden/>
    <w:rsid w:val="00F3703A"/>
    <w:rPr>
      <w:b/>
      <w:bCs/>
      <w:sz w:val="20"/>
      <w:szCs w:val="20"/>
    </w:rPr>
  </w:style>
  <w:style w:type="character" w:styleId="Strong">
    <w:name w:val="Strong"/>
    <w:basedOn w:val="DefaultParagraphFont"/>
    <w:uiPriority w:val="22"/>
    <w:qFormat/>
    <w:rsid w:val="006D3E75"/>
    <w:rPr>
      <w:b/>
      <w:bCs/>
    </w:rPr>
  </w:style>
  <w:style w:type="paragraph" w:styleId="NoSpacing">
    <w:name w:val="No Spacing"/>
    <w:uiPriority w:val="1"/>
    <w:qFormat/>
    <w:rsid w:val="003239D1"/>
    <w:pPr>
      <w:spacing w:line="240" w:lineRule="auto"/>
    </w:pPr>
  </w:style>
  <w:style w:type="table" w:styleId="TableGrid">
    <w:name w:val="Table Grid"/>
    <w:basedOn w:val="TableNormal"/>
    <w:uiPriority w:val="39"/>
    <w:rsid w:val="00961D2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22BD2"/>
    <w:pPr>
      <w:ind w:left="720"/>
      <w:contextualSpacing/>
    </w:pPr>
  </w:style>
  <w:style w:type="paragraph" w:styleId="NormalWeb">
    <w:name w:val="Normal (Web)"/>
    <w:basedOn w:val="Normal"/>
    <w:uiPriority w:val="99"/>
    <w:unhideWhenUsed/>
    <w:rsid w:val="00722A6F"/>
    <w:pPr>
      <w:spacing w:before="100" w:beforeAutospacing="1" w:after="100" w:afterAutospacing="1" w:line="240" w:lineRule="auto"/>
    </w:pPr>
    <w:rPr>
      <w:rFonts w:ascii="Times New Roman" w:eastAsia="Times New Roman" w:hAnsi="Times New Roman" w:cs="Times New Roman"/>
      <w:sz w:val="24"/>
      <w:szCs w:val="24"/>
      <w:lang w:val="de-DE"/>
    </w:rPr>
  </w:style>
  <w:style w:type="character" w:customStyle="1" w:styleId="katex-mathml">
    <w:name w:val="katex-mathml"/>
    <w:basedOn w:val="DefaultParagraphFont"/>
    <w:rsid w:val="00722A6F"/>
  </w:style>
  <w:style w:type="character" w:customStyle="1" w:styleId="mord">
    <w:name w:val="mord"/>
    <w:basedOn w:val="DefaultParagraphFont"/>
    <w:rsid w:val="00722A6F"/>
  </w:style>
  <w:style w:type="character" w:customStyle="1" w:styleId="vlist-s">
    <w:name w:val="vlist-s"/>
    <w:basedOn w:val="DefaultParagraphFont"/>
    <w:rsid w:val="00722A6F"/>
  </w:style>
  <w:style w:type="character" w:styleId="Hyperlink">
    <w:name w:val="Hyperlink"/>
    <w:basedOn w:val="DefaultParagraphFont"/>
    <w:uiPriority w:val="99"/>
    <w:unhideWhenUsed/>
    <w:rsid w:val="00D1034F"/>
    <w:rPr>
      <w:color w:val="0000FF" w:themeColor="hyperlink"/>
      <w:u w:val="single"/>
    </w:rPr>
  </w:style>
  <w:style w:type="character" w:styleId="UnresolvedMention">
    <w:name w:val="Unresolved Mention"/>
    <w:basedOn w:val="DefaultParagraphFont"/>
    <w:uiPriority w:val="99"/>
    <w:semiHidden/>
    <w:unhideWhenUsed/>
    <w:rsid w:val="00D1034F"/>
    <w:rPr>
      <w:color w:val="605E5C"/>
      <w:shd w:val="clear" w:color="auto" w:fill="E1DFDD"/>
    </w:rPr>
  </w:style>
  <w:style w:type="paragraph" w:styleId="Header">
    <w:name w:val="header"/>
    <w:basedOn w:val="Normal"/>
    <w:link w:val="HeaderChar"/>
    <w:uiPriority w:val="99"/>
    <w:unhideWhenUsed/>
    <w:rsid w:val="00675411"/>
    <w:pPr>
      <w:tabs>
        <w:tab w:val="center" w:pos="4536"/>
        <w:tab w:val="right" w:pos="9072"/>
      </w:tabs>
      <w:spacing w:after="0" w:line="240" w:lineRule="auto"/>
    </w:pPr>
  </w:style>
  <w:style w:type="character" w:customStyle="1" w:styleId="HeaderChar">
    <w:name w:val="Header Char"/>
    <w:basedOn w:val="DefaultParagraphFont"/>
    <w:link w:val="Header"/>
    <w:uiPriority w:val="99"/>
    <w:rsid w:val="00675411"/>
  </w:style>
  <w:style w:type="paragraph" w:styleId="Footer">
    <w:name w:val="footer"/>
    <w:basedOn w:val="Normal"/>
    <w:link w:val="FooterChar"/>
    <w:uiPriority w:val="99"/>
    <w:unhideWhenUsed/>
    <w:rsid w:val="00675411"/>
    <w:pPr>
      <w:tabs>
        <w:tab w:val="center" w:pos="4536"/>
        <w:tab w:val="right" w:pos="9072"/>
      </w:tabs>
      <w:spacing w:after="0" w:line="240" w:lineRule="auto"/>
    </w:pPr>
  </w:style>
  <w:style w:type="character" w:customStyle="1" w:styleId="FooterChar">
    <w:name w:val="Footer Char"/>
    <w:basedOn w:val="DefaultParagraphFont"/>
    <w:link w:val="Footer"/>
    <w:uiPriority w:val="99"/>
    <w:rsid w:val="00675411"/>
  </w:style>
  <w:style w:type="character" w:styleId="LineNumber">
    <w:name w:val="line number"/>
    <w:basedOn w:val="DefaultParagraphFont"/>
    <w:uiPriority w:val="99"/>
    <w:semiHidden/>
    <w:unhideWhenUsed/>
    <w:rsid w:val="00675411"/>
  </w:style>
  <w:style w:type="paragraph" w:styleId="Revision">
    <w:name w:val="Revision"/>
    <w:hidden/>
    <w:uiPriority w:val="99"/>
    <w:semiHidden/>
    <w:rsid w:val="00BE3254"/>
    <w:pPr>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4272137">
      <w:bodyDiv w:val="1"/>
      <w:marLeft w:val="0"/>
      <w:marRight w:val="0"/>
      <w:marTop w:val="0"/>
      <w:marBottom w:val="0"/>
      <w:divBdr>
        <w:top w:val="none" w:sz="0" w:space="0" w:color="auto"/>
        <w:left w:val="none" w:sz="0" w:space="0" w:color="auto"/>
        <w:bottom w:val="none" w:sz="0" w:space="0" w:color="auto"/>
        <w:right w:val="none" w:sz="0" w:space="0" w:color="auto"/>
      </w:divBdr>
    </w:div>
    <w:div w:id="1170409602">
      <w:bodyDiv w:val="1"/>
      <w:marLeft w:val="0"/>
      <w:marRight w:val="0"/>
      <w:marTop w:val="0"/>
      <w:marBottom w:val="0"/>
      <w:divBdr>
        <w:top w:val="none" w:sz="0" w:space="0" w:color="auto"/>
        <w:left w:val="none" w:sz="0" w:space="0" w:color="auto"/>
        <w:bottom w:val="none" w:sz="0" w:space="0" w:color="auto"/>
        <w:right w:val="none" w:sz="0" w:space="0" w:color="auto"/>
      </w:divBdr>
    </w:div>
    <w:div w:id="1416243056">
      <w:bodyDiv w:val="1"/>
      <w:marLeft w:val="0"/>
      <w:marRight w:val="0"/>
      <w:marTop w:val="0"/>
      <w:marBottom w:val="0"/>
      <w:divBdr>
        <w:top w:val="none" w:sz="0" w:space="0" w:color="auto"/>
        <w:left w:val="none" w:sz="0" w:space="0" w:color="auto"/>
        <w:bottom w:val="none" w:sz="0" w:space="0" w:color="auto"/>
        <w:right w:val="none" w:sz="0" w:space="0" w:color="auto"/>
      </w:divBdr>
    </w:div>
    <w:div w:id="15477885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177</TotalTime>
  <Pages>6</Pages>
  <Words>417</Words>
  <Characters>2383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Kingsly Chuo Beng</dc:creator>
  <cp:lastModifiedBy>Gledis Guri</cp:lastModifiedBy>
  <cp:revision>8</cp:revision>
  <dcterms:created xsi:type="dcterms:W3CDTF">2026-05-04T23:53:00Z</dcterms:created>
  <dcterms:modified xsi:type="dcterms:W3CDTF">2026-05-05T05:26:00Z</dcterms:modified>
</cp:coreProperties>
</file>