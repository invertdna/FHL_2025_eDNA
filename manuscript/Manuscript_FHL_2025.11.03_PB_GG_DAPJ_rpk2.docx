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BFFC4" w14:textId="202ABDD7" w:rsidR="00F65C18" w:rsidRPr="008629C2" w:rsidRDefault="00F33854">
      <w:pPr>
        <w:rPr>
          <w:rFonts w:ascii="Times New Roman" w:eastAsia="Times New Roman" w:hAnsi="Times New Roman" w:cs="Times New Roman"/>
          <w:b/>
          <w:color w:val="FF0000"/>
          <w:sz w:val="24"/>
          <w:szCs w:val="24"/>
        </w:rPr>
      </w:pPr>
      <w:r>
        <w:rPr>
          <w:rFonts w:ascii="Times New Roman" w:eastAsia="Times New Roman" w:hAnsi="Times New Roman" w:cs="Times New Roman"/>
          <w:sz w:val="24"/>
          <w:szCs w:val="24"/>
        </w:rPr>
        <w:t xml:space="preserve">Diel and artificial light effects on nearshore communities revealed by eDNA metabarcoding </w:t>
      </w:r>
    </w:p>
    <w:p w14:paraId="66EFDF56" w14:textId="77777777" w:rsidR="00F65C18" w:rsidRDefault="00F65C18">
      <w:pPr>
        <w:rPr>
          <w:rFonts w:ascii="Times New Roman" w:eastAsia="Times New Roman" w:hAnsi="Times New Roman" w:cs="Times New Roman"/>
          <w:sz w:val="24"/>
          <w:szCs w:val="24"/>
        </w:rPr>
      </w:pPr>
    </w:p>
    <w:p w14:paraId="1B57DDFB" w14:textId="47D4693D" w:rsidR="00F65C18" w:rsidRDefault="00F3385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Running </w:t>
      </w:r>
      <w:r w:rsidR="00AC3391">
        <w:rPr>
          <w:rFonts w:ascii="Times New Roman" w:eastAsia="Times New Roman" w:hAnsi="Times New Roman" w:cs="Times New Roman"/>
          <w:sz w:val="24"/>
          <w:szCs w:val="24"/>
        </w:rPr>
        <w:t>title</w:t>
      </w:r>
      <w:r>
        <w:rPr>
          <w:rFonts w:ascii="Times New Roman" w:eastAsia="Times New Roman" w:hAnsi="Times New Roman" w:cs="Times New Roman"/>
          <w:sz w:val="24"/>
          <w:szCs w:val="24"/>
        </w:rPr>
        <w:t xml:space="preserve">: Diurnal patterns in a nearshore eDNA community </w:t>
      </w:r>
    </w:p>
    <w:p w14:paraId="430433C7" w14:textId="13432BDE" w:rsidR="008629C2" w:rsidRDefault="008629C2">
      <w:pPr>
        <w:rPr>
          <w:rFonts w:ascii="Times New Roman" w:eastAsia="Times New Roman" w:hAnsi="Times New Roman" w:cs="Times New Roman"/>
          <w:sz w:val="24"/>
          <w:szCs w:val="24"/>
        </w:rPr>
      </w:pPr>
    </w:p>
    <w:p w14:paraId="12F69D92" w14:textId="3C1FD7FB" w:rsidR="008629C2" w:rsidRPr="00DC20EC" w:rsidRDefault="008629C2">
      <w:pPr>
        <w:rPr>
          <w:rFonts w:ascii="Times New Roman" w:eastAsia="Times New Roman" w:hAnsi="Times New Roman" w:cs="Times New Roman"/>
          <w:sz w:val="24"/>
          <w:szCs w:val="24"/>
          <w:vertAlign w:val="superscript"/>
        </w:rPr>
      </w:pPr>
      <w:r w:rsidRPr="008629C2">
        <w:rPr>
          <w:rFonts w:ascii="Times New Roman" w:eastAsia="Times New Roman" w:hAnsi="Times New Roman" w:cs="Times New Roman"/>
          <w:sz w:val="24"/>
          <w:szCs w:val="24"/>
        </w:rPr>
        <w:t>Kingsly Chuo Beng</w:t>
      </w:r>
      <w:r w:rsidRPr="00B5107E">
        <w:rPr>
          <w:rFonts w:ascii="Times New Roman" w:eastAsia="Times New Roman" w:hAnsi="Times New Roman" w:cs="Times New Roman"/>
          <w:sz w:val="24"/>
          <w:szCs w:val="24"/>
          <w:vertAlign w:val="superscript"/>
        </w:rPr>
        <w:t>1,2,3</w:t>
      </w:r>
      <w:r>
        <w:rPr>
          <w:rFonts w:ascii="Times New Roman" w:eastAsia="Times New Roman" w:hAnsi="Times New Roman" w:cs="Times New Roman"/>
          <w:sz w:val="24"/>
          <w:szCs w:val="24"/>
        </w:rPr>
        <w:t xml:space="preserve">; </w:t>
      </w:r>
      <w:r w:rsidR="00305CD6" w:rsidRPr="00305CD6">
        <w:rPr>
          <w:rFonts w:ascii="Times New Roman" w:eastAsia="Times New Roman" w:hAnsi="Times New Roman" w:cs="Times New Roman"/>
          <w:sz w:val="24"/>
          <w:szCs w:val="24"/>
        </w:rPr>
        <w:t>Gledis Guri4;</w:t>
      </w:r>
      <w:r w:rsidR="00305CD6">
        <w:rPr>
          <w:rFonts w:ascii="Times New Roman" w:eastAsia="Times New Roman" w:hAnsi="Times New Roman" w:cs="Times New Roman"/>
          <w:sz w:val="24"/>
          <w:szCs w:val="24"/>
        </w:rPr>
        <w:t xml:space="preserve"> </w:t>
      </w:r>
      <w:r w:rsidRPr="008629C2">
        <w:rPr>
          <w:rFonts w:ascii="Times New Roman" w:eastAsia="Times New Roman" w:hAnsi="Times New Roman" w:cs="Times New Roman"/>
          <w:sz w:val="24"/>
          <w:szCs w:val="24"/>
        </w:rPr>
        <w:t>Yin Cheong Aden Ip</w:t>
      </w:r>
      <w:r w:rsidRPr="00B5107E">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w:t>
      </w:r>
      <w:r w:rsidRPr="008629C2">
        <w:rPr>
          <w:rFonts w:ascii="Times New Roman" w:eastAsia="Times New Roman" w:hAnsi="Times New Roman" w:cs="Times New Roman"/>
          <w:sz w:val="24"/>
          <w:szCs w:val="24"/>
        </w:rPr>
        <w:t>Pedro FP Brandão-Dias</w:t>
      </w:r>
      <w:r w:rsidRPr="00B5107E">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w:t>
      </w:r>
      <w:r w:rsidRPr="008629C2">
        <w:rPr>
          <w:rFonts w:ascii="Times New Roman" w:eastAsia="Times New Roman" w:hAnsi="Times New Roman" w:cs="Times New Roman"/>
          <w:sz w:val="24"/>
          <w:szCs w:val="24"/>
        </w:rPr>
        <w:t>Elizabeth Andruszkiewicz Allan</w:t>
      </w:r>
      <w:r w:rsidR="006A3613" w:rsidRPr="00B5107E">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w:t>
      </w:r>
      <w:r w:rsidR="00EB5D97" w:rsidRPr="006A3613">
        <w:rPr>
          <w:rFonts w:ascii="Times New Roman" w:eastAsia="Times New Roman" w:hAnsi="Times New Roman" w:cs="Times New Roman"/>
          <w:sz w:val="24"/>
          <w:szCs w:val="24"/>
        </w:rPr>
        <w:t>Diana A</w:t>
      </w:r>
      <w:r w:rsidR="00EB5D97">
        <w:rPr>
          <w:rFonts w:ascii="Times New Roman" w:eastAsia="Times New Roman" w:hAnsi="Times New Roman" w:cs="Times New Roman"/>
          <w:sz w:val="24"/>
          <w:szCs w:val="24"/>
        </w:rPr>
        <w:t>.</w:t>
      </w:r>
      <w:r w:rsidR="00EB5D97" w:rsidRP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Pazmiño.</w:t>
      </w:r>
      <w:r w:rsidR="006A3613" w:rsidRPr="00B5107E">
        <w:rPr>
          <w:rFonts w:ascii="Times New Roman" w:eastAsia="Times New Roman" w:hAnsi="Times New Roman" w:cs="Times New Roman"/>
          <w:sz w:val="24"/>
          <w:szCs w:val="24"/>
          <w:vertAlign w:val="superscript"/>
        </w:rPr>
        <w:t>5,6</w:t>
      </w:r>
      <w:r w:rsid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Adam Brink</w:t>
      </w:r>
      <w:r w:rsidR="006A3613" w:rsidRPr="00B5107E">
        <w:rPr>
          <w:rFonts w:ascii="Times New Roman" w:eastAsia="Times New Roman" w:hAnsi="Times New Roman" w:cs="Times New Roman"/>
          <w:sz w:val="24"/>
          <w:szCs w:val="24"/>
          <w:vertAlign w:val="superscript"/>
        </w:rPr>
        <w:t>7</w:t>
      </w:r>
      <w:r w:rsidR="006A3613">
        <w:rPr>
          <w:rFonts w:ascii="Times New Roman" w:eastAsia="Times New Roman" w:hAnsi="Times New Roman" w:cs="Times New Roman"/>
          <w:sz w:val="24"/>
          <w:szCs w:val="24"/>
        </w:rPr>
        <w:t>;</w:t>
      </w:r>
      <w:r w:rsidR="006A3613" w:rsidRPr="006A3613">
        <w:rPr>
          <w:rFonts w:ascii="Times New Roman" w:eastAsia="Times New Roman" w:hAnsi="Times New Roman" w:cs="Times New Roman"/>
          <w:sz w:val="24"/>
          <w:szCs w:val="24"/>
        </w:rPr>
        <w:t xml:space="preserve"> Mei-Hong Zhao</w:t>
      </w:r>
      <w:r w:rsidR="006A3613" w:rsidRPr="00B5107E">
        <w:rPr>
          <w:rFonts w:ascii="Times New Roman" w:eastAsia="Times New Roman" w:hAnsi="Times New Roman" w:cs="Times New Roman"/>
          <w:sz w:val="24"/>
          <w:szCs w:val="24"/>
          <w:vertAlign w:val="superscript"/>
        </w:rPr>
        <w:t>8</w:t>
      </w:r>
      <w:r w:rsid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Muhammad Danie Al Malik</w:t>
      </w:r>
      <w:r w:rsidR="006A3613" w:rsidRPr="00B5107E">
        <w:rPr>
          <w:rFonts w:ascii="Times New Roman" w:eastAsia="Times New Roman" w:hAnsi="Times New Roman" w:cs="Times New Roman"/>
          <w:sz w:val="24"/>
          <w:szCs w:val="24"/>
          <w:vertAlign w:val="superscript"/>
        </w:rPr>
        <w:t>9</w:t>
      </w:r>
      <w:r w:rsid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Fraulein Jan O. Calumpiano</w:t>
      </w:r>
      <w:r w:rsidR="00B5107E" w:rsidRPr="00DC20EC">
        <w:rPr>
          <w:rFonts w:ascii="Times New Roman" w:eastAsia="Times New Roman" w:hAnsi="Times New Roman" w:cs="Times New Roman"/>
          <w:sz w:val="24"/>
          <w:szCs w:val="24"/>
          <w:vertAlign w:val="superscript"/>
        </w:rPr>
        <w:t>10</w:t>
      </w:r>
      <w:r w:rsid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Natalie A. Sawaya</w:t>
      </w:r>
      <w:r w:rsidR="00B5107E" w:rsidRPr="00DC20EC">
        <w:rPr>
          <w:rFonts w:ascii="Times New Roman" w:eastAsia="Times New Roman" w:hAnsi="Times New Roman" w:cs="Times New Roman"/>
          <w:sz w:val="24"/>
          <w:szCs w:val="24"/>
          <w:vertAlign w:val="superscript"/>
        </w:rPr>
        <w:t>11</w:t>
      </w:r>
      <w:r w:rsid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Ouattara Koffi Nouho</w:t>
      </w:r>
      <w:r w:rsidR="00B5107E" w:rsidRPr="00DC20EC">
        <w:rPr>
          <w:rFonts w:ascii="Times New Roman" w:eastAsia="Times New Roman" w:hAnsi="Times New Roman" w:cs="Times New Roman"/>
          <w:sz w:val="24"/>
          <w:szCs w:val="24"/>
          <w:vertAlign w:val="superscript"/>
        </w:rPr>
        <w:t>12</w:t>
      </w:r>
      <w:r w:rsidR="006A3613">
        <w:rPr>
          <w:rFonts w:ascii="Times New Roman" w:eastAsia="Times New Roman" w:hAnsi="Times New Roman" w:cs="Times New Roman"/>
          <w:sz w:val="24"/>
          <w:szCs w:val="24"/>
        </w:rPr>
        <w:t xml:space="preserve">; </w:t>
      </w:r>
      <w:proofErr w:type="spellStart"/>
      <w:r w:rsidR="006A3613" w:rsidRPr="006A3613">
        <w:rPr>
          <w:rFonts w:ascii="Times New Roman" w:eastAsia="Times New Roman" w:hAnsi="Times New Roman" w:cs="Times New Roman"/>
          <w:sz w:val="24"/>
          <w:szCs w:val="24"/>
        </w:rPr>
        <w:t>Abahi</w:t>
      </w:r>
      <w:proofErr w:type="spellEnd"/>
      <w:r w:rsidR="006A3613" w:rsidRPr="006A3613">
        <w:rPr>
          <w:rFonts w:ascii="Times New Roman" w:eastAsia="Times New Roman" w:hAnsi="Times New Roman" w:cs="Times New Roman"/>
          <w:sz w:val="24"/>
          <w:szCs w:val="24"/>
        </w:rPr>
        <w:t xml:space="preserve"> </w:t>
      </w:r>
      <w:proofErr w:type="spellStart"/>
      <w:r w:rsidR="006A3613" w:rsidRPr="006A3613">
        <w:rPr>
          <w:rFonts w:ascii="Times New Roman" w:eastAsia="Times New Roman" w:hAnsi="Times New Roman" w:cs="Times New Roman"/>
          <w:sz w:val="24"/>
          <w:szCs w:val="24"/>
        </w:rPr>
        <w:t>Koudjodé</w:t>
      </w:r>
      <w:proofErr w:type="spellEnd"/>
      <w:r w:rsidR="006A3613" w:rsidRPr="006A3613">
        <w:rPr>
          <w:rFonts w:ascii="Times New Roman" w:eastAsia="Times New Roman" w:hAnsi="Times New Roman" w:cs="Times New Roman"/>
          <w:sz w:val="24"/>
          <w:szCs w:val="24"/>
        </w:rPr>
        <w:t xml:space="preserve"> Simon</w:t>
      </w:r>
      <w:r w:rsidR="00B5107E" w:rsidRPr="00DC20EC">
        <w:rPr>
          <w:rFonts w:ascii="Times New Roman" w:eastAsia="Times New Roman" w:hAnsi="Times New Roman" w:cs="Times New Roman"/>
          <w:sz w:val="24"/>
          <w:szCs w:val="24"/>
          <w:vertAlign w:val="superscript"/>
        </w:rPr>
        <w:t>13</w:t>
      </w:r>
      <w:r w:rsid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Florencia Bertoglio</w:t>
      </w:r>
      <w:r w:rsidR="00B5107E" w:rsidRPr="00DC20EC">
        <w:rPr>
          <w:rFonts w:ascii="Times New Roman" w:eastAsia="Times New Roman" w:hAnsi="Times New Roman" w:cs="Times New Roman"/>
          <w:sz w:val="24"/>
          <w:szCs w:val="24"/>
          <w:vertAlign w:val="superscript"/>
        </w:rPr>
        <w:t>14</w:t>
      </w:r>
      <w:r w:rsid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Suzana de Moura Pereira</w:t>
      </w:r>
      <w:r w:rsidR="00B5107E" w:rsidRPr="00DC20EC">
        <w:rPr>
          <w:rFonts w:ascii="Times New Roman" w:eastAsia="Times New Roman" w:hAnsi="Times New Roman" w:cs="Times New Roman"/>
          <w:sz w:val="24"/>
          <w:szCs w:val="24"/>
          <w:vertAlign w:val="superscript"/>
        </w:rPr>
        <w:t>15</w:t>
      </w:r>
      <w:r w:rsidR="006A3613">
        <w:rPr>
          <w:rFonts w:ascii="Times New Roman" w:eastAsia="Times New Roman" w:hAnsi="Times New Roman" w:cs="Times New Roman"/>
          <w:sz w:val="24"/>
          <w:szCs w:val="24"/>
        </w:rPr>
        <w:t>;</w:t>
      </w:r>
      <w:r w:rsidR="006A3613" w:rsidRPr="006A3613">
        <w:rPr>
          <w:rFonts w:ascii="Times New Roman" w:eastAsia="Times New Roman" w:hAnsi="Times New Roman" w:cs="Times New Roman"/>
          <w:sz w:val="24"/>
          <w:szCs w:val="24"/>
        </w:rPr>
        <w:t xml:space="preserve"> </w:t>
      </w:r>
      <w:proofErr w:type="spellStart"/>
      <w:r w:rsidR="006A3613" w:rsidRPr="006A3613">
        <w:rPr>
          <w:rFonts w:ascii="Times New Roman" w:eastAsia="Times New Roman" w:hAnsi="Times New Roman" w:cs="Times New Roman"/>
          <w:sz w:val="24"/>
          <w:szCs w:val="24"/>
        </w:rPr>
        <w:t>Yingbei</w:t>
      </w:r>
      <w:proofErr w:type="spellEnd"/>
      <w:r w:rsidR="006A3613" w:rsidRPr="006A3613">
        <w:rPr>
          <w:rFonts w:ascii="Times New Roman" w:eastAsia="Times New Roman" w:hAnsi="Times New Roman" w:cs="Times New Roman"/>
          <w:sz w:val="24"/>
          <w:szCs w:val="24"/>
        </w:rPr>
        <w:t xml:space="preserve"> Peng</w:t>
      </w:r>
      <w:r w:rsidR="00B5107E" w:rsidRPr="00B5107E">
        <w:rPr>
          <w:rFonts w:ascii="Times New Roman" w:eastAsia="Times New Roman" w:hAnsi="Times New Roman" w:cs="Times New Roman"/>
          <w:sz w:val="24"/>
          <w:szCs w:val="24"/>
          <w:vertAlign w:val="superscript"/>
        </w:rPr>
        <w:t>8</w:t>
      </w:r>
      <w:r w:rsidR="006A3613">
        <w:rPr>
          <w:rFonts w:ascii="Times New Roman" w:eastAsia="Times New Roman" w:hAnsi="Times New Roman" w:cs="Times New Roman"/>
          <w:sz w:val="24"/>
          <w:szCs w:val="24"/>
        </w:rPr>
        <w:t xml:space="preserve">; </w:t>
      </w:r>
      <w:r w:rsidR="00B5107E" w:rsidRPr="00B5107E">
        <w:rPr>
          <w:rFonts w:ascii="Times New Roman" w:eastAsia="Times New Roman" w:hAnsi="Times New Roman" w:cs="Times New Roman"/>
          <w:sz w:val="24"/>
          <w:szCs w:val="24"/>
        </w:rPr>
        <w:t>Melvie Aulya</w:t>
      </w:r>
      <w:r w:rsidR="00B5107E" w:rsidRPr="00DC20EC">
        <w:rPr>
          <w:rFonts w:ascii="Times New Roman" w:eastAsia="Times New Roman" w:hAnsi="Times New Roman" w:cs="Times New Roman"/>
          <w:sz w:val="24"/>
          <w:szCs w:val="24"/>
          <w:vertAlign w:val="superscript"/>
        </w:rPr>
        <w:t>9</w:t>
      </w:r>
      <w:r w:rsidR="00B5107E">
        <w:rPr>
          <w:rFonts w:ascii="Times New Roman" w:eastAsia="Times New Roman" w:hAnsi="Times New Roman" w:cs="Times New Roman"/>
          <w:sz w:val="24"/>
          <w:szCs w:val="24"/>
        </w:rPr>
        <w:t xml:space="preserve">; </w:t>
      </w:r>
      <w:r w:rsidR="00B5107E" w:rsidRPr="00B5107E">
        <w:rPr>
          <w:rFonts w:ascii="Times New Roman" w:eastAsia="Times New Roman" w:hAnsi="Times New Roman" w:cs="Times New Roman"/>
          <w:sz w:val="24"/>
          <w:szCs w:val="24"/>
        </w:rPr>
        <w:t>Marianela Veyñ</w:t>
      </w:r>
      <w:r w:rsidR="00B5107E" w:rsidRPr="00DC20EC">
        <w:rPr>
          <w:rFonts w:ascii="Times New Roman" w:eastAsia="Times New Roman" w:hAnsi="Times New Roman" w:cs="Times New Roman"/>
          <w:sz w:val="24"/>
          <w:szCs w:val="24"/>
          <w:vertAlign w:val="superscript"/>
        </w:rPr>
        <w:t>16,17</w:t>
      </w:r>
      <w:r w:rsidR="00B5107E">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Ryan P. Kelly</w:t>
      </w:r>
      <w:r w:rsidR="00B5107E" w:rsidRPr="00DC20EC">
        <w:rPr>
          <w:rFonts w:ascii="Times New Roman" w:eastAsia="Times New Roman" w:hAnsi="Times New Roman" w:cs="Times New Roman"/>
          <w:sz w:val="24"/>
          <w:szCs w:val="24"/>
          <w:vertAlign w:val="superscript"/>
        </w:rPr>
        <w:t>4</w:t>
      </w:r>
    </w:p>
    <w:p w14:paraId="2EF3E8BD" w14:textId="1466E3F9" w:rsidR="00F65C18" w:rsidRDefault="00F65C18">
      <w:pPr>
        <w:rPr>
          <w:rFonts w:ascii="Times New Roman" w:eastAsia="Times New Roman" w:hAnsi="Times New Roman" w:cs="Times New Roman"/>
          <w:b/>
          <w:color w:val="FF0000"/>
          <w:sz w:val="24"/>
          <w:szCs w:val="24"/>
        </w:rPr>
      </w:pPr>
    </w:p>
    <w:p w14:paraId="6508E07A" w14:textId="77777777" w:rsidR="00B5107E" w:rsidRDefault="008629C2">
      <w:pPr>
        <w:rPr>
          <w:rFonts w:ascii="Times New Roman" w:eastAsia="Times New Roman" w:hAnsi="Times New Roman" w:cs="Times New Roman"/>
          <w:sz w:val="24"/>
          <w:szCs w:val="24"/>
        </w:rPr>
      </w:pPr>
      <w:r w:rsidRPr="00B5107E">
        <w:rPr>
          <w:rFonts w:ascii="Times New Roman" w:eastAsia="Times New Roman" w:hAnsi="Times New Roman" w:cs="Times New Roman"/>
          <w:sz w:val="24"/>
          <w:szCs w:val="24"/>
          <w:vertAlign w:val="superscript"/>
        </w:rPr>
        <w:t>1</w:t>
      </w:r>
      <w:r w:rsidR="00B5107E">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Thünen</w:t>
      </w:r>
      <w:proofErr w:type="spellEnd"/>
      <w:r w:rsidR="00F33854">
        <w:rPr>
          <w:rFonts w:ascii="Times New Roman" w:eastAsia="Times New Roman" w:hAnsi="Times New Roman" w:cs="Times New Roman"/>
          <w:sz w:val="24"/>
          <w:szCs w:val="24"/>
        </w:rPr>
        <w:t xml:space="preserve"> Institute of Sea Fisheries, Bremerhaven, Germany</w:t>
      </w:r>
    </w:p>
    <w:p w14:paraId="65760662" w14:textId="7BDFB929" w:rsidR="00B5107E" w:rsidRDefault="008629C2">
      <w:pPr>
        <w:rPr>
          <w:rFonts w:ascii="Times New Roman" w:eastAsia="Times New Roman" w:hAnsi="Times New Roman" w:cs="Times New Roman"/>
          <w:sz w:val="24"/>
          <w:szCs w:val="24"/>
        </w:rPr>
      </w:pPr>
      <w:r w:rsidRPr="00B5107E">
        <w:rPr>
          <w:rFonts w:ascii="Times New Roman" w:eastAsia="Times New Roman" w:hAnsi="Times New Roman" w:cs="Times New Roman"/>
          <w:sz w:val="24"/>
          <w:szCs w:val="24"/>
          <w:vertAlign w:val="superscript"/>
        </w:rPr>
        <w:t>2</w:t>
      </w:r>
      <w:r w:rsidR="00B5107E">
        <w:rPr>
          <w:rFonts w:ascii="Times New Roman" w:eastAsia="Times New Roman" w:hAnsi="Times New Roman" w:cs="Times New Roman"/>
          <w:sz w:val="24"/>
          <w:szCs w:val="24"/>
        </w:rPr>
        <w:t xml:space="preserve"> </w:t>
      </w:r>
      <w:r w:rsidR="00F33854">
        <w:rPr>
          <w:rFonts w:ascii="Times New Roman" w:eastAsia="Times New Roman" w:hAnsi="Times New Roman" w:cs="Times New Roman"/>
          <w:sz w:val="24"/>
          <w:szCs w:val="24"/>
        </w:rPr>
        <w:t xml:space="preserve">Helmholtz Institute for Functional Marine Biodiversity at the University of Oldenburg (HIFMB), Oldenburg, Germany </w:t>
      </w:r>
    </w:p>
    <w:p w14:paraId="52DD2D57" w14:textId="77777777" w:rsidR="00B5107E" w:rsidRDefault="008629C2">
      <w:pPr>
        <w:rPr>
          <w:rFonts w:ascii="Times New Roman" w:eastAsia="Times New Roman" w:hAnsi="Times New Roman" w:cs="Times New Roman"/>
          <w:sz w:val="24"/>
          <w:szCs w:val="24"/>
        </w:rPr>
      </w:pPr>
      <w:r w:rsidRPr="00B5107E">
        <w:rPr>
          <w:rFonts w:ascii="Times New Roman" w:eastAsia="Times New Roman" w:hAnsi="Times New Roman" w:cs="Times New Roman"/>
          <w:sz w:val="24"/>
          <w:szCs w:val="24"/>
          <w:vertAlign w:val="superscript"/>
        </w:rPr>
        <w:t>3</w:t>
      </w:r>
      <w:r w:rsidR="00B5107E">
        <w:rPr>
          <w:rFonts w:ascii="Times New Roman" w:eastAsia="Times New Roman" w:hAnsi="Times New Roman" w:cs="Times New Roman"/>
          <w:sz w:val="24"/>
          <w:szCs w:val="24"/>
          <w:vertAlign w:val="superscript"/>
        </w:rPr>
        <w:t xml:space="preserve"> </w:t>
      </w:r>
      <w:r w:rsidR="00F33854">
        <w:rPr>
          <w:rFonts w:ascii="Times New Roman" w:eastAsia="Times New Roman" w:hAnsi="Times New Roman" w:cs="Times New Roman"/>
          <w:sz w:val="24"/>
          <w:szCs w:val="24"/>
        </w:rPr>
        <w:t>Alfred Wegener Institute, Helmholtz Centre for Polar and Marine Research (AWI), Bremerhaven, Germany</w:t>
      </w:r>
    </w:p>
    <w:p w14:paraId="62D51F2A" w14:textId="77777777" w:rsidR="00B5107E" w:rsidRPr="00EB5D97" w:rsidRDefault="00B5107E">
      <w:pPr>
        <w:rPr>
          <w:rFonts w:ascii="Times New Roman" w:eastAsia="Times New Roman" w:hAnsi="Times New Roman" w:cs="Times New Roman"/>
          <w:sz w:val="24"/>
          <w:szCs w:val="24"/>
          <w:lang w:val="es-EC"/>
          <w:rPrChange w:id="0" w:author="Diana Pazmiño" w:date="2025-11-22T10:13:00Z">
            <w:rPr>
              <w:rFonts w:ascii="Times New Roman" w:eastAsia="Times New Roman" w:hAnsi="Times New Roman" w:cs="Times New Roman"/>
              <w:sz w:val="24"/>
              <w:szCs w:val="24"/>
            </w:rPr>
          </w:rPrChange>
        </w:rPr>
      </w:pPr>
      <w:r w:rsidRPr="00EB5D97">
        <w:rPr>
          <w:rFonts w:ascii="Times New Roman" w:eastAsia="Times New Roman" w:hAnsi="Times New Roman" w:cs="Times New Roman"/>
          <w:sz w:val="24"/>
          <w:szCs w:val="24"/>
          <w:vertAlign w:val="superscript"/>
          <w:lang w:val="es-EC"/>
          <w:rPrChange w:id="1" w:author="Diana Pazmiño" w:date="2025-11-22T10:13:00Z">
            <w:rPr>
              <w:rFonts w:ascii="Times New Roman" w:eastAsia="Times New Roman" w:hAnsi="Times New Roman" w:cs="Times New Roman"/>
              <w:sz w:val="24"/>
              <w:szCs w:val="24"/>
              <w:vertAlign w:val="superscript"/>
            </w:rPr>
          </w:rPrChange>
        </w:rPr>
        <w:t>4</w:t>
      </w:r>
      <w:r w:rsidRPr="00EB5D97">
        <w:rPr>
          <w:rFonts w:ascii="Times New Roman" w:eastAsia="Times New Roman" w:hAnsi="Times New Roman" w:cs="Times New Roman"/>
          <w:sz w:val="24"/>
          <w:szCs w:val="24"/>
          <w:lang w:val="es-EC"/>
          <w:rPrChange w:id="2" w:author="Diana Pazmiño" w:date="2025-11-22T10:13:00Z">
            <w:rPr>
              <w:rFonts w:ascii="Times New Roman" w:eastAsia="Times New Roman" w:hAnsi="Times New Roman" w:cs="Times New Roman"/>
              <w:sz w:val="24"/>
              <w:szCs w:val="24"/>
            </w:rPr>
          </w:rPrChange>
        </w:rPr>
        <w:t xml:space="preserve"> School of Marine and Environmental Affairs, University of Washington, Seattle, USA</w:t>
      </w:r>
      <w:r w:rsidR="00F33854" w:rsidRPr="00EB5D97">
        <w:rPr>
          <w:rFonts w:ascii="Times New Roman" w:eastAsia="Times New Roman" w:hAnsi="Times New Roman" w:cs="Times New Roman"/>
          <w:sz w:val="24"/>
          <w:szCs w:val="24"/>
          <w:lang w:val="es-EC"/>
          <w:rPrChange w:id="3" w:author="Diana Pazmiño" w:date="2025-11-22T10:13:00Z">
            <w:rPr>
              <w:rFonts w:ascii="Times New Roman" w:eastAsia="Times New Roman" w:hAnsi="Times New Roman" w:cs="Times New Roman"/>
              <w:sz w:val="24"/>
              <w:szCs w:val="24"/>
            </w:rPr>
          </w:rPrChange>
        </w:rPr>
        <w:br/>
      </w:r>
      <w:r w:rsidR="006A3613" w:rsidRPr="00EB5D97">
        <w:rPr>
          <w:rFonts w:ascii="Times New Roman" w:eastAsia="Times New Roman" w:hAnsi="Times New Roman" w:cs="Times New Roman"/>
          <w:sz w:val="24"/>
          <w:szCs w:val="24"/>
          <w:vertAlign w:val="superscript"/>
          <w:lang w:val="es-EC"/>
          <w:rPrChange w:id="4" w:author="Diana Pazmiño" w:date="2025-11-22T10:13:00Z">
            <w:rPr>
              <w:rFonts w:ascii="Times New Roman" w:eastAsia="Times New Roman" w:hAnsi="Times New Roman" w:cs="Times New Roman"/>
              <w:sz w:val="24"/>
              <w:szCs w:val="24"/>
              <w:vertAlign w:val="superscript"/>
            </w:rPr>
          </w:rPrChange>
        </w:rPr>
        <w:t>5</w:t>
      </w:r>
      <w:r w:rsidRPr="00EB5D97">
        <w:rPr>
          <w:rFonts w:ascii="Times New Roman" w:eastAsia="Times New Roman" w:hAnsi="Times New Roman" w:cs="Times New Roman"/>
          <w:sz w:val="24"/>
          <w:szCs w:val="24"/>
          <w:lang w:val="es-EC"/>
          <w:rPrChange w:id="5" w:author="Diana Pazmiño" w:date="2025-11-22T10:13:00Z">
            <w:rPr>
              <w:rFonts w:ascii="Times New Roman" w:eastAsia="Times New Roman" w:hAnsi="Times New Roman" w:cs="Times New Roman"/>
              <w:sz w:val="24"/>
              <w:szCs w:val="24"/>
            </w:rPr>
          </w:rPrChange>
        </w:rPr>
        <w:t xml:space="preserve"> </w:t>
      </w:r>
      <w:r w:rsidR="00F33854" w:rsidRPr="00EB5D97">
        <w:rPr>
          <w:rFonts w:ascii="Times New Roman" w:eastAsia="Times New Roman" w:hAnsi="Times New Roman" w:cs="Times New Roman"/>
          <w:sz w:val="24"/>
          <w:szCs w:val="24"/>
          <w:lang w:val="es-EC"/>
          <w:rPrChange w:id="6" w:author="Diana Pazmiño" w:date="2025-11-22T10:13:00Z">
            <w:rPr>
              <w:rFonts w:ascii="Times New Roman" w:eastAsia="Times New Roman" w:hAnsi="Times New Roman" w:cs="Times New Roman"/>
              <w:sz w:val="24"/>
              <w:szCs w:val="24"/>
            </w:rPr>
          </w:rPrChange>
        </w:rPr>
        <w:t>Galápagos Science Center (GSC), Colegio de Ciencias Biológicas y Ambientales, Universidad San Francisco de Quito, Puerto Baquerizo Moreno, Galápagos, Ecuador</w:t>
      </w:r>
    </w:p>
    <w:p w14:paraId="59507C1D" w14:textId="25198B04" w:rsidR="00F65C18" w:rsidRPr="00EB5D97" w:rsidRDefault="006A3613">
      <w:pPr>
        <w:rPr>
          <w:rFonts w:ascii="Times New Roman" w:eastAsia="Times New Roman" w:hAnsi="Times New Roman" w:cs="Times New Roman"/>
          <w:sz w:val="24"/>
          <w:szCs w:val="24"/>
          <w:lang w:val="es-EC"/>
          <w:rPrChange w:id="7" w:author="Diana Pazmiño" w:date="2025-11-22T10:13:00Z">
            <w:rPr>
              <w:rFonts w:ascii="Times New Roman" w:eastAsia="Times New Roman" w:hAnsi="Times New Roman" w:cs="Times New Roman"/>
              <w:sz w:val="24"/>
              <w:szCs w:val="24"/>
            </w:rPr>
          </w:rPrChange>
        </w:rPr>
      </w:pPr>
      <w:r w:rsidRPr="00EB5D97">
        <w:rPr>
          <w:rFonts w:ascii="Times New Roman" w:eastAsia="Times New Roman" w:hAnsi="Times New Roman" w:cs="Times New Roman"/>
          <w:sz w:val="24"/>
          <w:szCs w:val="24"/>
          <w:vertAlign w:val="superscript"/>
          <w:lang w:val="es-EC"/>
          <w:rPrChange w:id="8" w:author="Diana Pazmiño" w:date="2025-11-22T10:13:00Z">
            <w:rPr>
              <w:rFonts w:ascii="Times New Roman" w:eastAsia="Times New Roman" w:hAnsi="Times New Roman" w:cs="Times New Roman"/>
              <w:sz w:val="24"/>
              <w:szCs w:val="24"/>
              <w:vertAlign w:val="superscript"/>
            </w:rPr>
          </w:rPrChange>
        </w:rPr>
        <w:t>6</w:t>
      </w:r>
      <w:r w:rsidR="00B5107E" w:rsidRPr="00EB5D97">
        <w:rPr>
          <w:rFonts w:ascii="Times New Roman" w:eastAsia="Times New Roman" w:hAnsi="Times New Roman" w:cs="Times New Roman"/>
          <w:sz w:val="24"/>
          <w:szCs w:val="24"/>
          <w:lang w:val="es-EC"/>
          <w:rPrChange w:id="9" w:author="Diana Pazmiño" w:date="2025-11-22T10:13:00Z">
            <w:rPr>
              <w:rFonts w:ascii="Times New Roman" w:eastAsia="Times New Roman" w:hAnsi="Times New Roman" w:cs="Times New Roman"/>
              <w:sz w:val="24"/>
              <w:szCs w:val="24"/>
            </w:rPr>
          </w:rPrChange>
        </w:rPr>
        <w:t xml:space="preserve"> </w:t>
      </w:r>
      <w:r w:rsidR="00F33854" w:rsidRPr="00EB5D97">
        <w:rPr>
          <w:rFonts w:ascii="Times New Roman" w:eastAsia="Times New Roman" w:hAnsi="Times New Roman" w:cs="Times New Roman"/>
          <w:sz w:val="24"/>
          <w:szCs w:val="24"/>
          <w:lang w:val="es-EC"/>
          <w:rPrChange w:id="10" w:author="Diana Pazmiño" w:date="2025-11-22T10:13:00Z">
            <w:rPr>
              <w:rFonts w:ascii="Times New Roman" w:eastAsia="Times New Roman" w:hAnsi="Times New Roman" w:cs="Times New Roman"/>
              <w:sz w:val="24"/>
              <w:szCs w:val="24"/>
            </w:rPr>
          </w:rPrChange>
        </w:rPr>
        <w:t>MigraMar, Olema, California, USA.</w:t>
      </w:r>
    </w:p>
    <w:p w14:paraId="4335F2CE" w14:textId="4DD191F7" w:rsidR="00F65C18" w:rsidRPr="00EB5D97" w:rsidRDefault="006A3613">
      <w:pPr>
        <w:rPr>
          <w:rFonts w:ascii="Times New Roman" w:eastAsia="Times New Roman" w:hAnsi="Times New Roman" w:cs="Times New Roman"/>
          <w:sz w:val="24"/>
          <w:szCs w:val="24"/>
          <w:lang w:val="es-EC"/>
          <w:rPrChange w:id="11" w:author="Diana Pazmiño" w:date="2025-11-22T10:13:00Z">
            <w:rPr>
              <w:rFonts w:ascii="Times New Roman" w:eastAsia="Times New Roman" w:hAnsi="Times New Roman" w:cs="Times New Roman"/>
              <w:sz w:val="24"/>
              <w:szCs w:val="24"/>
            </w:rPr>
          </w:rPrChange>
        </w:rPr>
      </w:pPr>
      <w:r w:rsidRPr="00EB5D97">
        <w:rPr>
          <w:rFonts w:ascii="Times New Roman" w:eastAsia="Times New Roman" w:hAnsi="Times New Roman" w:cs="Times New Roman"/>
          <w:sz w:val="24"/>
          <w:szCs w:val="24"/>
          <w:highlight w:val="white"/>
          <w:vertAlign w:val="superscript"/>
          <w:lang w:val="es-EC"/>
          <w:rPrChange w:id="12" w:author="Diana Pazmiño" w:date="2025-11-22T10:13:00Z">
            <w:rPr>
              <w:rFonts w:ascii="Times New Roman" w:eastAsia="Times New Roman" w:hAnsi="Times New Roman" w:cs="Times New Roman"/>
              <w:sz w:val="24"/>
              <w:szCs w:val="24"/>
              <w:highlight w:val="white"/>
              <w:vertAlign w:val="superscript"/>
            </w:rPr>
          </w:rPrChange>
        </w:rPr>
        <w:lastRenderedPageBreak/>
        <w:t>7</w:t>
      </w:r>
      <w:r w:rsidR="00B5107E" w:rsidRPr="00EB5D97">
        <w:rPr>
          <w:rFonts w:ascii="Times New Roman" w:eastAsia="Times New Roman" w:hAnsi="Times New Roman" w:cs="Times New Roman"/>
          <w:sz w:val="24"/>
          <w:szCs w:val="24"/>
          <w:highlight w:val="white"/>
          <w:lang w:val="es-EC"/>
          <w:rPrChange w:id="13" w:author="Diana Pazmiño" w:date="2025-11-22T10:13:00Z">
            <w:rPr>
              <w:rFonts w:ascii="Times New Roman" w:eastAsia="Times New Roman" w:hAnsi="Times New Roman" w:cs="Times New Roman"/>
              <w:sz w:val="24"/>
              <w:szCs w:val="24"/>
              <w:highlight w:val="white"/>
            </w:rPr>
          </w:rPrChange>
        </w:rPr>
        <w:t xml:space="preserve"> </w:t>
      </w:r>
      <w:r w:rsidR="00F33854" w:rsidRPr="00EB5D97">
        <w:rPr>
          <w:rFonts w:ascii="Times New Roman" w:eastAsia="Times New Roman" w:hAnsi="Times New Roman" w:cs="Times New Roman"/>
          <w:sz w:val="24"/>
          <w:szCs w:val="24"/>
          <w:highlight w:val="white"/>
          <w:lang w:val="es-EC"/>
          <w:rPrChange w:id="14" w:author="Diana Pazmiño" w:date="2025-11-22T10:13:00Z">
            <w:rPr>
              <w:rFonts w:ascii="Times New Roman" w:eastAsia="Times New Roman" w:hAnsi="Times New Roman" w:cs="Times New Roman"/>
              <w:sz w:val="24"/>
              <w:szCs w:val="24"/>
              <w:highlight w:val="white"/>
            </w:rPr>
          </w:rPrChange>
        </w:rPr>
        <w:t>Harbor Branch Oceanographic Institute, Florida Atlantic University, Ft. Pierce, FL, USA</w:t>
      </w:r>
    </w:p>
    <w:p w14:paraId="0385E043" w14:textId="3F768358" w:rsidR="00F65C18" w:rsidRDefault="006A3613">
      <w:pPr>
        <w:rPr>
          <w:rFonts w:ascii="Times New Roman" w:eastAsia="Times New Roman" w:hAnsi="Times New Roman" w:cs="Times New Roman"/>
          <w:sz w:val="24"/>
          <w:szCs w:val="24"/>
        </w:rPr>
      </w:pPr>
      <w:r w:rsidRPr="00B5107E">
        <w:rPr>
          <w:rFonts w:ascii="Times New Roman" w:eastAsia="Times New Roman" w:hAnsi="Times New Roman" w:cs="Times New Roman"/>
          <w:sz w:val="24"/>
          <w:szCs w:val="24"/>
          <w:vertAlign w:val="superscript"/>
        </w:rPr>
        <w:t>8</w:t>
      </w:r>
      <w:r w:rsidR="00B5107E">
        <w:rPr>
          <w:rFonts w:ascii="Times New Roman" w:eastAsia="Times New Roman" w:hAnsi="Times New Roman" w:cs="Times New Roman"/>
          <w:sz w:val="24"/>
          <w:szCs w:val="24"/>
          <w:vertAlign w:val="superscript"/>
        </w:rPr>
        <w:t xml:space="preserve"> </w:t>
      </w:r>
      <w:r w:rsidR="00F33854">
        <w:rPr>
          <w:rFonts w:ascii="Times New Roman" w:eastAsia="Times New Roman" w:hAnsi="Times New Roman" w:cs="Times New Roman"/>
          <w:sz w:val="24"/>
          <w:szCs w:val="24"/>
        </w:rPr>
        <w:t>Department of Biology, Hong Kong Baptist University, Hong Kong SAR, China</w:t>
      </w:r>
    </w:p>
    <w:p w14:paraId="7B11C0A7" w14:textId="715C97F8" w:rsidR="00F65C18" w:rsidRDefault="006A3613">
      <w:pPr>
        <w:rPr>
          <w:rFonts w:ascii="Times New Roman" w:eastAsia="Times New Roman" w:hAnsi="Times New Roman" w:cs="Times New Roman"/>
          <w:sz w:val="24"/>
          <w:szCs w:val="24"/>
        </w:rPr>
      </w:pPr>
      <w:r w:rsidRPr="00B5107E">
        <w:rPr>
          <w:rFonts w:ascii="Times New Roman" w:eastAsia="Times New Roman" w:hAnsi="Times New Roman" w:cs="Times New Roman"/>
          <w:sz w:val="24"/>
          <w:szCs w:val="24"/>
          <w:vertAlign w:val="superscript"/>
        </w:rPr>
        <w:t>9</w:t>
      </w:r>
      <w:r w:rsidR="00DC20EC">
        <w:rPr>
          <w:rFonts w:ascii="Times New Roman" w:eastAsia="Times New Roman" w:hAnsi="Times New Roman" w:cs="Times New Roman"/>
          <w:sz w:val="24"/>
          <w:szCs w:val="24"/>
          <w:vertAlign w:val="superscript"/>
        </w:rPr>
        <w:t xml:space="preserve"> </w:t>
      </w:r>
      <w:proofErr w:type="spellStart"/>
      <w:r w:rsidR="00F33854">
        <w:rPr>
          <w:rFonts w:ascii="Times New Roman" w:eastAsia="Times New Roman" w:hAnsi="Times New Roman" w:cs="Times New Roman"/>
          <w:sz w:val="24"/>
          <w:szCs w:val="24"/>
        </w:rPr>
        <w:t>Diponegoro</w:t>
      </w:r>
      <w:proofErr w:type="spellEnd"/>
      <w:r w:rsidR="00F33854">
        <w:rPr>
          <w:rFonts w:ascii="Times New Roman" w:eastAsia="Times New Roman" w:hAnsi="Times New Roman" w:cs="Times New Roman"/>
          <w:sz w:val="24"/>
          <w:szCs w:val="24"/>
        </w:rPr>
        <w:t xml:space="preserve"> Biodiversity Project (DBP), Universitas </w:t>
      </w:r>
      <w:proofErr w:type="spellStart"/>
      <w:r w:rsidR="00F33854">
        <w:rPr>
          <w:rFonts w:ascii="Times New Roman" w:eastAsia="Times New Roman" w:hAnsi="Times New Roman" w:cs="Times New Roman"/>
          <w:sz w:val="24"/>
          <w:szCs w:val="24"/>
        </w:rPr>
        <w:t>Diponegoro</w:t>
      </w:r>
      <w:proofErr w:type="spellEnd"/>
      <w:r w:rsidR="00F33854">
        <w:rPr>
          <w:rFonts w:ascii="Times New Roman" w:eastAsia="Times New Roman" w:hAnsi="Times New Roman" w:cs="Times New Roman"/>
          <w:sz w:val="24"/>
          <w:szCs w:val="24"/>
        </w:rPr>
        <w:t>, Semarang, Indonesia</w:t>
      </w:r>
      <w:r w:rsidR="00F33854">
        <w:rPr>
          <w:rFonts w:ascii="Times New Roman" w:eastAsia="Times New Roman" w:hAnsi="Times New Roman" w:cs="Times New Roman"/>
          <w:sz w:val="24"/>
          <w:szCs w:val="24"/>
        </w:rPr>
        <w:br/>
      </w:r>
      <w:r w:rsidRPr="00DC20EC">
        <w:rPr>
          <w:rFonts w:ascii="Times New Roman" w:eastAsia="Times New Roman" w:hAnsi="Times New Roman" w:cs="Times New Roman"/>
          <w:sz w:val="24"/>
          <w:szCs w:val="24"/>
          <w:vertAlign w:val="superscript"/>
        </w:rPr>
        <w:t>10</w:t>
      </w:r>
      <w:r w:rsidR="00DC20EC">
        <w:rPr>
          <w:rFonts w:ascii="Times New Roman" w:eastAsia="Times New Roman" w:hAnsi="Times New Roman" w:cs="Times New Roman"/>
          <w:sz w:val="24"/>
          <w:szCs w:val="24"/>
          <w:vertAlign w:val="superscript"/>
        </w:rPr>
        <w:t xml:space="preserve"> </w:t>
      </w:r>
      <w:r w:rsidR="00F33854">
        <w:rPr>
          <w:rFonts w:ascii="Times New Roman" w:eastAsia="Times New Roman" w:hAnsi="Times New Roman" w:cs="Times New Roman"/>
          <w:sz w:val="24"/>
          <w:szCs w:val="24"/>
        </w:rPr>
        <w:t>Marine Science Institute, University of the Philippines, Diliman, Quezon City, Philippines</w:t>
      </w:r>
    </w:p>
    <w:p w14:paraId="032A7470" w14:textId="733724D7" w:rsidR="00F65C18" w:rsidRDefault="006A3613">
      <w:pPr>
        <w:rPr>
          <w:rFonts w:ascii="Times New Roman" w:eastAsia="Times New Roman" w:hAnsi="Times New Roman" w:cs="Times New Roman"/>
          <w:sz w:val="24"/>
          <w:szCs w:val="24"/>
        </w:rPr>
      </w:pPr>
      <w:r w:rsidRPr="00496D4B">
        <w:rPr>
          <w:rFonts w:ascii="Times New Roman" w:eastAsia="Times New Roman" w:hAnsi="Times New Roman" w:cs="Times New Roman"/>
          <w:sz w:val="24"/>
          <w:szCs w:val="24"/>
          <w:vertAlign w:val="superscript"/>
        </w:rPr>
        <w:t>11</w:t>
      </w:r>
      <w:r w:rsidR="00496D4B">
        <w:rPr>
          <w:rFonts w:ascii="Times New Roman" w:eastAsia="Times New Roman" w:hAnsi="Times New Roman" w:cs="Times New Roman"/>
          <w:sz w:val="24"/>
          <w:szCs w:val="24"/>
        </w:rPr>
        <w:t xml:space="preserve"> </w:t>
      </w:r>
      <w:r w:rsidR="00F33854">
        <w:rPr>
          <w:rFonts w:ascii="Times New Roman" w:eastAsia="Times New Roman" w:hAnsi="Times New Roman" w:cs="Times New Roman"/>
          <w:sz w:val="24"/>
          <w:szCs w:val="24"/>
        </w:rPr>
        <w:t>College of Fisheries and Ocean Sciences, University of Alaska Fairbanks, Fairbanks, USA</w:t>
      </w:r>
    </w:p>
    <w:p w14:paraId="07BEFF78" w14:textId="7C7A105A" w:rsidR="00F65C18" w:rsidRDefault="006A3613">
      <w:pPr>
        <w:rPr>
          <w:rFonts w:ascii="Times New Roman" w:eastAsia="Times New Roman" w:hAnsi="Times New Roman" w:cs="Times New Roman"/>
          <w:sz w:val="24"/>
          <w:szCs w:val="24"/>
        </w:rPr>
      </w:pPr>
      <w:r w:rsidRPr="00496D4B">
        <w:rPr>
          <w:rFonts w:ascii="Times New Roman" w:eastAsia="Times New Roman" w:hAnsi="Times New Roman" w:cs="Times New Roman"/>
          <w:sz w:val="24"/>
          <w:szCs w:val="24"/>
          <w:vertAlign w:val="superscript"/>
        </w:rPr>
        <w:t>12</w:t>
      </w:r>
      <w:r w:rsidR="00496D4B">
        <w:rPr>
          <w:rFonts w:ascii="Times New Roman" w:eastAsia="Times New Roman" w:hAnsi="Times New Roman" w:cs="Times New Roman"/>
          <w:sz w:val="24"/>
          <w:szCs w:val="24"/>
        </w:rPr>
        <w:t xml:space="preserve"> </w:t>
      </w:r>
      <w:r w:rsidR="00F33854">
        <w:rPr>
          <w:rFonts w:ascii="Times New Roman" w:eastAsia="Times New Roman" w:hAnsi="Times New Roman" w:cs="Times New Roman"/>
          <w:sz w:val="24"/>
          <w:szCs w:val="24"/>
        </w:rPr>
        <w:t xml:space="preserve">Laboratory of Environmental and Aquatic Biology, </w:t>
      </w:r>
      <w:proofErr w:type="spellStart"/>
      <w:r w:rsidR="00F33854">
        <w:rPr>
          <w:rFonts w:ascii="Times New Roman" w:eastAsia="Times New Roman" w:hAnsi="Times New Roman" w:cs="Times New Roman"/>
          <w:sz w:val="24"/>
          <w:szCs w:val="24"/>
        </w:rPr>
        <w:t>Nangui</w:t>
      </w:r>
      <w:proofErr w:type="spellEnd"/>
      <w:r w:rsidR="00F33854">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Abrogoua</w:t>
      </w:r>
      <w:proofErr w:type="spellEnd"/>
      <w:r w:rsidR="00F33854">
        <w:rPr>
          <w:rFonts w:ascii="Times New Roman" w:eastAsia="Times New Roman" w:hAnsi="Times New Roman" w:cs="Times New Roman"/>
          <w:sz w:val="24"/>
          <w:szCs w:val="24"/>
        </w:rPr>
        <w:t xml:space="preserve"> University, Abidjan, Côte d’Ivoire</w:t>
      </w:r>
    </w:p>
    <w:p w14:paraId="7B247A3F" w14:textId="145FCCE3" w:rsidR="00F65C18" w:rsidRPr="00EB5D97" w:rsidRDefault="006A3613">
      <w:pPr>
        <w:spacing w:line="240" w:lineRule="auto"/>
        <w:rPr>
          <w:rFonts w:ascii="Times New Roman" w:eastAsia="Times New Roman" w:hAnsi="Times New Roman" w:cs="Times New Roman"/>
          <w:sz w:val="24"/>
          <w:szCs w:val="24"/>
          <w:lang w:val="es-EC"/>
          <w:rPrChange w:id="15" w:author="Diana Pazmiño" w:date="2025-11-22T10:13:00Z">
            <w:rPr>
              <w:rFonts w:ascii="Times New Roman" w:eastAsia="Times New Roman" w:hAnsi="Times New Roman" w:cs="Times New Roman"/>
              <w:sz w:val="24"/>
              <w:szCs w:val="24"/>
            </w:rPr>
          </w:rPrChange>
        </w:rPr>
      </w:pPr>
      <w:r w:rsidRPr="00EB5D97">
        <w:rPr>
          <w:rFonts w:ascii="Times New Roman" w:eastAsia="Times New Roman" w:hAnsi="Times New Roman" w:cs="Times New Roman"/>
          <w:sz w:val="24"/>
          <w:szCs w:val="24"/>
          <w:vertAlign w:val="superscript"/>
          <w:lang w:val="es-EC"/>
          <w:rPrChange w:id="16" w:author="Diana Pazmiño" w:date="2025-11-22T10:13:00Z">
            <w:rPr>
              <w:rFonts w:ascii="Times New Roman" w:eastAsia="Times New Roman" w:hAnsi="Times New Roman" w:cs="Times New Roman"/>
              <w:sz w:val="24"/>
              <w:szCs w:val="24"/>
              <w:vertAlign w:val="superscript"/>
            </w:rPr>
          </w:rPrChange>
        </w:rPr>
        <w:t>13</w:t>
      </w:r>
      <w:r w:rsidR="00496D4B" w:rsidRPr="00EB5D97">
        <w:rPr>
          <w:rFonts w:ascii="Times New Roman" w:eastAsia="Times New Roman" w:hAnsi="Times New Roman" w:cs="Times New Roman"/>
          <w:sz w:val="24"/>
          <w:szCs w:val="24"/>
          <w:lang w:val="es-EC"/>
          <w:rPrChange w:id="17" w:author="Diana Pazmiño" w:date="2025-11-22T10:13:00Z">
            <w:rPr>
              <w:rFonts w:ascii="Times New Roman" w:eastAsia="Times New Roman" w:hAnsi="Times New Roman" w:cs="Times New Roman"/>
              <w:sz w:val="24"/>
              <w:szCs w:val="24"/>
            </w:rPr>
          </w:rPrChange>
        </w:rPr>
        <w:t xml:space="preserve"> </w:t>
      </w:r>
      <w:r w:rsidR="00F33854" w:rsidRPr="00EB5D97">
        <w:rPr>
          <w:rFonts w:ascii="Times New Roman" w:eastAsia="Times New Roman" w:hAnsi="Times New Roman" w:cs="Times New Roman"/>
          <w:sz w:val="24"/>
          <w:szCs w:val="24"/>
          <w:lang w:val="es-EC"/>
          <w:rPrChange w:id="18" w:author="Diana Pazmiño" w:date="2025-11-22T10:13:00Z">
            <w:rPr>
              <w:rFonts w:ascii="Times New Roman" w:eastAsia="Times New Roman" w:hAnsi="Times New Roman" w:cs="Times New Roman"/>
              <w:sz w:val="24"/>
              <w:szCs w:val="24"/>
            </w:rPr>
          </w:rPrChange>
        </w:rPr>
        <w:t>Laboratoire d’Ecologie, de Santé et de Productions Animales, Faculté d’Agronomie, Université de Parakou, Benin</w:t>
      </w:r>
    </w:p>
    <w:p w14:paraId="371A2823" w14:textId="3CF427B4" w:rsidR="00F65C18" w:rsidRPr="00EB5D97" w:rsidRDefault="006A3613">
      <w:pPr>
        <w:spacing w:line="240" w:lineRule="auto"/>
        <w:rPr>
          <w:rFonts w:ascii="Times New Roman" w:eastAsia="Times New Roman" w:hAnsi="Times New Roman" w:cs="Times New Roman"/>
          <w:sz w:val="24"/>
          <w:szCs w:val="24"/>
          <w:lang w:val="es-EC"/>
          <w:rPrChange w:id="19" w:author="Diana Pazmiño" w:date="2025-11-22T10:13:00Z">
            <w:rPr>
              <w:rFonts w:ascii="Times New Roman" w:eastAsia="Times New Roman" w:hAnsi="Times New Roman" w:cs="Times New Roman"/>
              <w:sz w:val="24"/>
              <w:szCs w:val="24"/>
            </w:rPr>
          </w:rPrChange>
        </w:rPr>
      </w:pPr>
      <w:r w:rsidRPr="00EB5D97">
        <w:rPr>
          <w:rFonts w:ascii="Times New Roman" w:eastAsia="Times New Roman" w:hAnsi="Times New Roman" w:cs="Times New Roman"/>
          <w:sz w:val="24"/>
          <w:szCs w:val="24"/>
          <w:vertAlign w:val="superscript"/>
          <w:lang w:val="es-EC"/>
          <w:rPrChange w:id="20" w:author="Diana Pazmiño" w:date="2025-11-22T10:13:00Z">
            <w:rPr>
              <w:rFonts w:ascii="Times New Roman" w:eastAsia="Times New Roman" w:hAnsi="Times New Roman" w:cs="Times New Roman"/>
              <w:sz w:val="24"/>
              <w:szCs w:val="24"/>
              <w:vertAlign w:val="superscript"/>
            </w:rPr>
          </w:rPrChange>
        </w:rPr>
        <w:t>14</w:t>
      </w:r>
      <w:r w:rsidR="00496D4B" w:rsidRPr="00EB5D97">
        <w:rPr>
          <w:rFonts w:ascii="Times New Roman" w:eastAsia="Times New Roman" w:hAnsi="Times New Roman" w:cs="Times New Roman"/>
          <w:sz w:val="24"/>
          <w:szCs w:val="24"/>
          <w:lang w:val="es-EC"/>
          <w:rPrChange w:id="21" w:author="Diana Pazmiño" w:date="2025-11-22T10:13:00Z">
            <w:rPr>
              <w:rFonts w:ascii="Times New Roman" w:eastAsia="Times New Roman" w:hAnsi="Times New Roman" w:cs="Times New Roman"/>
              <w:sz w:val="24"/>
              <w:szCs w:val="24"/>
            </w:rPr>
          </w:rPrChange>
        </w:rPr>
        <w:t xml:space="preserve"> </w:t>
      </w:r>
      <w:r w:rsidR="00F33854" w:rsidRPr="00EB5D97">
        <w:rPr>
          <w:rFonts w:ascii="Times New Roman" w:eastAsia="Times New Roman" w:hAnsi="Times New Roman" w:cs="Times New Roman"/>
          <w:sz w:val="24"/>
          <w:szCs w:val="24"/>
          <w:lang w:val="es-EC"/>
          <w:rPrChange w:id="22" w:author="Diana Pazmiño" w:date="2025-11-22T10:13:00Z">
            <w:rPr>
              <w:rFonts w:ascii="Times New Roman" w:eastAsia="Times New Roman" w:hAnsi="Times New Roman" w:cs="Times New Roman"/>
              <w:sz w:val="24"/>
              <w:szCs w:val="24"/>
            </w:rPr>
          </w:rPrChange>
        </w:rPr>
        <w:t>Departamento de Microbiología, Centro de Investigación en Ciencias Ambientales, Instituto de Investigaciones Biológicas Clemente Estable (IIBCE), Montevideo, Uruguay</w:t>
      </w:r>
    </w:p>
    <w:p w14:paraId="3291E68B" w14:textId="50D5BCAE" w:rsidR="00F65C18" w:rsidRPr="00EB5D97" w:rsidRDefault="006A3613" w:rsidP="00496D4B">
      <w:pPr>
        <w:spacing w:line="240" w:lineRule="auto"/>
        <w:rPr>
          <w:rFonts w:ascii="Times New Roman" w:eastAsia="Times New Roman" w:hAnsi="Times New Roman" w:cs="Times New Roman"/>
          <w:sz w:val="24"/>
          <w:szCs w:val="24"/>
          <w:lang w:val="es-EC"/>
          <w:rPrChange w:id="23" w:author="Diana Pazmiño" w:date="2025-11-22T10:13:00Z">
            <w:rPr>
              <w:rFonts w:ascii="Times New Roman" w:eastAsia="Times New Roman" w:hAnsi="Times New Roman" w:cs="Times New Roman"/>
              <w:sz w:val="24"/>
              <w:szCs w:val="24"/>
            </w:rPr>
          </w:rPrChange>
        </w:rPr>
      </w:pPr>
      <w:r w:rsidRPr="00EB5D97">
        <w:rPr>
          <w:rFonts w:ascii="Times New Roman" w:eastAsia="Times New Roman" w:hAnsi="Times New Roman" w:cs="Times New Roman"/>
          <w:sz w:val="24"/>
          <w:szCs w:val="24"/>
          <w:vertAlign w:val="superscript"/>
          <w:lang w:val="es-EC"/>
          <w:rPrChange w:id="24" w:author="Diana Pazmiño" w:date="2025-11-22T10:13:00Z">
            <w:rPr>
              <w:rFonts w:ascii="Times New Roman" w:eastAsia="Times New Roman" w:hAnsi="Times New Roman" w:cs="Times New Roman"/>
              <w:sz w:val="24"/>
              <w:szCs w:val="24"/>
              <w:vertAlign w:val="superscript"/>
            </w:rPr>
          </w:rPrChange>
        </w:rPr>
        <w:t>15</w:t>
      </w:r>
      <w:r w:rsidR="00496D4B" w:rsidRPr="00EB5D97">
        <w:rPr>
          <w:rFonts w:ascii="Times New Roman" w:eastAsia="Times New Roman" w:hAnsi="Times New Roman" w:cs="Times New Roman"/>
          <w:sz w:val="24"/>
          <w:szCs w:val="24"/>
          <w:lang w:val="es-EC"/>
          <w:rPrChange w:id="25" w:author="Diana Pazmiño" w:date="2025-11-22T10:13:00Z">
            <w:rPr>
              <w:rFonts w:ascii="Times New Roman" w:eastAsia="Times New Roman" w:hAnsi="Times New Roman" w:cs="Times New Roman"/>
              <w:sz w:val="24"/>
              <w:szCs w:val="24"/>
            </w:rPr>
          </w:rPrChange>
        </w:rPr>
        <w:t xml:space="preserve"> </w:t>
      </w:r>
      <w:r w:rsidR="00F33854" w:rsidRPr="00EB5D97">
        <w:rPr>
          <w:rFonts w:ascii="Times New Roman" w:eastAsia="Times New Roman" w:hAnsi="Times New Roman" w:cs="Times New Roman"/>
          <w:sz w:val="24"/>
          <w:szCs w:val="24"/>
          <w:lang w:val="es-EC"/>
          <w:rPrChange w:id="26" w:author="Diana Pazmiño" w:date="2025-11-22T10:13:00Z">
            <w:rPr>
              <w:rFonts w:ascii="Times New Roman" w:eastAsia="Times New Roman" w:hAnsi="Times New Roman" w:cs="Times New Roman"/>
              <w:sz w:val="24"/>
              <w:szCs w:val="24"/>
            </w:rPr>
          </w:rPrChange>
        </w:rPr>
        <w:t>School of Health and Life Sciences, Pontifícia Universidade Católica do Rio Grande do Sul, Porto Alegre 90619-900, RS, Brazil</w:t>
      </w:r>
    </w:p>
    <w:p w14:paraId="22461F1D" w14:textId="32B43D19" w:rsidR="00F65C18" w:rsidRPr="00EB5D97" w:rsidRDefault="00B5107E">
      <w:pPr>
        <w:rPr>
          <w:rFonts w:ascii="Times New Roman" w:eastAsia="Times New Roman" w:hAnsi="Times New Roman" w:cs="Times New Roman"/>
          <w:sz w:val="24"/>
          <w:szCs w:val="24"/>
          <w:lang w:val="es-EC"/>
          <w:rPrChange w:id="27" w:author="Diana Pazmiño" w:date="2025-11-22T10:13:00Z">
            <w:rPr>
              <w:rFonts w:ascii="Times New Roman" w:eastAsia="Times New Roman" w:hAnsi="Times New Roman" w:cs="Times New Roman"/>
              <w:sz w:val="24"/>
              <w:szCs w:val="24"/>
            </w:rPr>
          </w:rPrChange>
        </w:rPr>
      </w:pPr>
      <w:r w:rsidRPr="00EB5D97">
        <w:rPr>
          <w:rFonts w:ascii="Times New Roman" w:eastAsia="Times New Roman" w:hAnsi="Times New Roman" w:cs="Times New Roman"/>
          <w:sz w:val="24"/>
          <w:szCs w:val="24"/>
          <w:vertAlign w:val="superscript"/>
          <w:lang w:val="es-EC"/>
          <w:rPrChange w:id="28" w:author="Diana Pazmiño" w:date="2025-11-22T10:13:00Z">
            <w:rPr>
              <w:rFonts w:ascii="Times New Roman" w:eastAsia="Times New Roman" w:hAnsi="Times New Roman" w:cs="Times New Roman"/>
              <w:sz w:val="24"/>
              <w:szCs w:val="24"/>
              <w:vertAlign w:val="superscript"/>
            </w:rPr>
          </w:rPrChange>
        </w:rPr>
        <w:t>16</w:t>
      </w:r>
      <w:r w:rsidR="00496D4B" w:rsidRPr="00EB5D97">
        <w:rPr>
          <w:rFonts w:ascii="Times New Roman" w:eastAsia="Times New Roman" w:hAnsi="Times New Roman" w:cs="Times New Roman"/>
          <w:sz w:val="24"/>
          <w:szCs w:val="24"/>
          <w:lang w:val="es-EC"/>
          <w:rPrChange w:id="29" w:author="Diana Pazmiño" w:date="2025-11-22T10:13:00Z">
            <w:rPr>
              <w:rFonts w:ascii="Times New Roman" w:eastAsia="Times New Roman" w:hAnsi="Times New Roman" w:cs="Times New Roman"/>
              <w:sz w:val="24"/>
              <w:szCs w:val="24"/>
            </w:rPr>
          </w:rPrChange>
        </w:rPr>
        <w:t xml:space="preserve"> </w:t>
      </w:r>
      <w:r w:rsidR="00F33854" w:rsidRPr="00EB5D97">
        <w:rPr>
          <w:rFonts w:ascii="Times New Roman" w:eastAsia="Times New Roman" w:hAnsi="Times New Roman" w:cs="Times New Roman"/>
          <w:sz w:val="24"/>
          <w:szCs w:val="24"/>
          <w:lang w:val="es-EC"/>
          <w:rPrChange w:id="30" w:author="Diana Pazmiño" w:date="2025-11-22T10:13:00Z">
            <w:rPr>
              <w:rFonts w:ascii="Times New Roman" w:eastAsia="Times New Roman" w:hAnsi="Times New Roman" w:cs="Times New Roman"/>
              <w:sz w:val="24"/>
              <w:szCs w:val="24"/>
            </w:rPr>
          </w:rPrChange>
        </w:rPr>
        <w:t>Centro Austral de Investigaciones Científicas (CADI-CONICET), Laboratorio de Ecología, Fisiología y Evolución de Organismos Acuáticos (LEFyE), Ushuaia, Argentina</w:t>
      </w:r>
    </w:p>
    <w:p w14:paraId="77247359" w14:textId="4798B269" w:rsidR="00F65C18" w:rsidRPr="00EB5D97" w:rsidRDefault="00B5107E">
      <w:pPr>
        <w:rPr>
          <w:rFonts w:ascii="Times New Roman" w:eastAsia="Times New Roman" w:hAnsi="Times New Roman" w:cs="Times New Roman"/>
          <w:sz w:val="24"/>
          <w:szCs w:val="24"/>
          <w:lang w:val="es-EC"/>
          <w:rPrChange w:id="31" w:author="Diana Pazmiño" w:date="2025-11-22T10:13:00Z">
            <w:rPr>
              <w:rFonts w:ascii="Times New Roman" w:eastAsia="Times New Roman" w:hAnsi="Times New Roman" w:cs="Times New Roman"/>
              <w:sz w:val="24"/>
              <w:szCs w:val="24"/>
            </w:rPr>
          </w:rPrChange>
        </w:rPr>
      </w:pPr>
      <w:r w:rsidRPr="00EB5D97">
        <w:rPr>
          <w:rFonts w:ascii="Times New Roman" w:eastAsia="Times New Roman" w:hAnsi="Times New Roman" w:cs="Times New Roman"/>
          <w:sz w:val="24"/>
          <w:szCs w:val="24"/>
          <w:vertAlign w:val="superscript"/>
          <w:lang w:val="es-EC"/>
          <w:rPrChange w:id="32" w:author="Diana Pazmiño" w:date="2025-11-22T10:13:00Z">
            <w:rPr>
              <w:rFonts w:ascii="Times New Roman" w:eastAsia="Times New Roman" w:hAnsi="Times New Roman" w:cs="Times New Roman"/>
              <w:sz w:val="24"/>
              <w:szCs w:val="24"/>
              <w:vertAlign w:val="superscript"/>
            </w:rPr>
          </w:rPrChange>
        </w:rPr>
        <w:t>17</w:t>
      </w:r>
      <w:r w:rsidR="00496D4B" w:rsidRPr="00EB5D97">
        <w:rPr>
          <w:rFonts w:ascii="Times New Roman" w:eastAsia="Times New Roman" w:hAnsi="Times New Roman" w:cs="Times New Roman"/>
          <w:sz w:val="24"/>
          <w:szCs w:val="24"/>
          <w:lang w:val="es-EC"/>
          <w:rPrChange w:id="33" w:author="Diana Pazmiño" w:date="2025-11-22T10:13:00Z">
            <w:rPr>
              <w:rFonts w:ascii="Times New Roman" w:eastAsia="Times New Roman" w:hAnsi="Times New Roman" w:cs="Times New Roman"/>
              <w:sz w:val="24"/>
              <w:szCs w:val="24"/>
            </w:rPr>
          </w:rPrChange>
        </w:rPr>
        <w:t xml:space="preserve"> </w:t>
      </w:r>
      <w:r w:rsidR="00F33854" w:rsidRPr="00EB5D97">
        <w:rPr>
          <w:rFonts w:ascii="Times New Roman" w:eastAsia="Times New Roman" w:hAnsi="Times New Roman" w:cs="Times New Roman"/>
          <w:sz w:val="24"/>
          <w:szCs w:val="24"/>
          <w:lang w:val="es-EC"/>
          <w:rPrChange w:id="34" w:author="Diana Pazmiño" w:date="2025-11-22T10:13:00Z">
            <w:rPr>
              <w:rFonts w:ascii="Times New Roman" w:eastAsia="Times New Roman" w:hAnsi="Times New Roman" w:cs="Times New Roman"/>
              <w:sz w:val="24"/>
              <w:szCs w:val="24"/>
            </w:rPr>
          </w:rPrChange>
        </w:rPr>
        <w:t>Departamento de Biodiversidad y Biología Experimental, Facultad de Ciencias Exactas y Naturales, Universidad de Buenos Aires, Ciudad Autónoma de Buenos Aires, Argentina.</w:t>
      </w:r>
    </w:p>
    <w:p w14:paraId="4C6A190A" w14:textId="77777777" w:rsidR="00F65C18" w:rsidRPr="00EB5D97" w:rsidRDefault="00F65C18">
      <w:pPr>
        <w:rPr>
          <w:rFonts w:ascii="Times New Roman" w:eastAsia="Times New Roman" w:hAnsi="Times New Roman" w:cs="Times New Roman"/>
          <w:sz w:val="24"/>
          <w:szCs w:val="24"/>
          <w:lang w:val="es-EC"/>
          <w:rPrChange w:id="35" w:author="Diana Pazmiño" w:date="2025-11-22T10:13:00Z">
            <w:rPr>
              <w:rFonts w:ascii="Times New Roman" w:eastAsia="Times New Roman" w:hAnsi="Times New Roman" w:cs="Times New Roman"/>
              <w:sz w:val="24"/>
              <w:szCs w:val="24"/>
            </w:rPr>
          </w:rPrChange>
        </w:rPr>
      </w:pPr>
    </w:p>
    <w:p w14:paraId="1D4F6A47" w14:textId="77777777" w:rsidR="00F65C18" w:rsidRPr="00EB5D97" w:rsidRDefault="00F65C18">
      <w:pPr>
        <w:rPr>
          <w:rFonts w:ascii="Times New Roman" w:eastAsia="Times New Roman" w:hAnsi="Times New Roman" w:cs="Times New Roman"/>
          <w:sz w:val="24"/>
          <w:szCs w:val="24"/>
          <w:lang w:val="es-EC"/>
          <w:rPrChange w:id="36" w:author="Diana Pazmiño" w:date="2025-11-22T10:13:00Z">
            <w:rPr>
              <w:rFonts w:ascii="Times New Roman" w:eastAsia="Times New Roman" w:hAnsi="Times New Roman" w:cs="Times New Roman"/>
              <w:sz w:val="24"/>
              <w:szCs w:val="24"/>
            </w:rPr>
          </w:rPrChange>
        </w:rPr>
      </w:pPr>
    </w:p>
    <w:p w14:paraId="3903F414" w14:textId="77777777" w:rsidR="00F65C18" w:rsidRPr="00EB5D97" w:rsidRDefault="00F65C18">
      <w:pPr>
        <w:rPr>
          <w:rFonts w:ascii="Times New Roman" w:eastAsia="Times New Roman" w:hAnsi="Times New Roman" w:cs="Times New Roman"/>
          <w:sz w:val="24"/>
          <w:szCs w:val="24"/>
          <w:lang w:val="es-EC"/>
          <w:rPrChange w:id="37" w:author="Diana Pazmiño" w:date="2025-11-22T10:13:00Z">
            <w:rPr>
              <w:rFonts w:ascii="Times New Roman" w:eastAsia="Times New Roman" w:hAnsi="Times New Roman" w:cs="Times New Roman"/>
              <w:sz w:val="24"/>
              <w:szCs w:val="24"/>
            </w:rPr>
          </w:rPrChange>
        </w:rPr>
      </w:pPr>
    </w:p>
    <w:p w14:paraId="38F5496E" w14:textId="77777777" w:rsidR="00895AF3" w:rsidRPr="00EB5D97" w:rsidRDefault="00895AF3">
      <w:pPr>
        <w:rPr>
          <w:rFonts w:ascii="Times New Roman" w:eastAsia="Times New Roman" w:hAnsi="Times New Roman" w:cs="Times New Roman"/>
          <w:sz w:val="24"/>
          <w:szCs w:val="24"/>
          <w:lang w:val="es-EC"/>
          <w:rPrChange w:id="38" w:author="Diana Pazmiño" w:date="2025-11-22T10:13:00Z">
            <w:rPr>
              <w:rFonts w:ascii="Times New Roman" w:eastAsia="Times New Roman" w:hAnsi="Times New Roman" w:cs="Times New Roman"/>
              <w:sz w:val="24"/>
              <w:szCs w:val="24"/>
            </w:rPr>
          </w:rPrChange>
        </w:rPr>
      </w:pPr>
    </w:p>
    <w:p w14:paraId="144EE5C6" w14:textId="77777777" w:rsidR="00895AF3" w:rsidRPr="00EB5D97" w:rsidRDefault="00895AF3">
      <w:pPr>
        <w:rPr>
          <w:rFonts w:ascii="Times New Roman" w:eastAsia="Times New Roman" w:hAnsi="Times New Roman" w:cs="Times New Roman"/>
          <w:sz w:val="24"/>
          <w:szCs w:val="24"/>
          <w:lang w:val="es-EC"/>
          <w:rPrChange w:id="39" w:author="Diana Pazmiño" w:date="2025-11-22T10:13:00Z">
            <w:rPr>
              <w:rFonts w:ascii="Times New Roman" w:eastAsia="Times New Roman" w:hAnsi="Times New Roman" w:cs="Times New Roman"/>
              <w:sz w:val="24"/>
              <w:szCs w:val="24"/>
            </w:rPr>
          </w:rPrChange>
        </w:rPr>
      </w:pPr>
    </w:p>
    <w:p w14:paraId="05B76171" w14:textId="4FFE4DBF" w:rsidR="00F65C18" w:rsidRPr="00CA6081" w:rsidRDefault="00F33854" w:rsidP="00CA6081">
      <w:pPr>
        <w:rPr>
          <w:rFonts w:ascii="Times New Roman" w:eastAsia="Times New Roman" w:hAnsi="Times New Roman" w:cs="Times New Roman"/>
          <w:b/>
          <w:bCs/>
          <w:sz w:val="24"/>
          <w:szCs w:val="24"/>
        </w:rPr>
      </w:pPr>
      <w:r w:rsidRPr="00CA6081">
        <w:rPr>
          <w:rFonts w:ascii="Times New Roman" w:eastAsia="Times New Roman" w:hAnsi="Times New Roman" w:cs="Times New Roman"/>
          <w:b/>
          <w:bCs/>
          <w:sz w:val="24"/>
          <w:szCs w:val="24"/>
        </w:rPr>
        <w:t>Abstract</w:t>
      </w:r>
    </w:p>
    <w:p w14:paraId="3FE1E463" w14:textId="310C4DFB" w:rsidR="006E0E0F" w:rsidRDefault="00F33854" w:rsidP="006C64C3">
      <w:pPr>
        <w:rPr>
          <w:ins w:id="40" w:author="Ryan Kelly" w:date="2025-11-25T10:59:00Z"/>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Changes in natural and artificial light presumably have dramatic influences on ecological communities, yet measuring these effects can be ch</w:t>
      </w:r>
      <w:r w:rsidRPr="00CA6081">
        <w:rPr>
          <w:rFonts w:ascii="Times New Roman" w:eastAsia="Times New Roman" w:hAnsi="Times New Roman" w:cs="Times New Roman"/>
          <w:sz w:val="24"/>
          <w:szCs w:val="24"/>
        </w:rPr>
        <w:t>allenging due to the difficulty in distinguishing ecological signals from background</w:t>
      </w:r>
      <w:r w:rsidR="00B37ED5">
        <w:rPr>
          <w:rFonts w:ascii="Times New Roman" w:eastAsia="Times New Roman" w:hAnsi="Times New Roman" w:cs="Times New Roman"/>
          <w:sz w:val="24"/>
          <w:szCs w:val="24"/>
        </w:rPr>
        <w:t xml:space="preserve"> variability</w:t>
      </w:r>
      <w:r w:rsidRPr="00CA6081">
        <w:rPr>
          <w:rFonts w:ascii="Times New Roman" w:eastAsia="Times New Roman" w:hAnsi="Times New Roman" w:cs="Times New Roman"/>
          <w:sz w:val="24"/>
          <w:szCs w:val="24"/>
        </w:rPr>
        <w:t>. Here,</w:t>
      </w:r>
      <w:r w:rsidR="00515A76">
        <w:rPr>
          <w:rFonts w:ascii="Times New Roman" w:eastAsia="Times New Roman" w:hAnsi="Times New Roman" w:cs="Times New Roman"/>
          <w:sz w:val="24"/>
          <w:szCs w:val="24"/>
        </w:rPr>
        <w:t xml:space="preserve"> we used environmental DNA (eDNA) to test </w:t>
      </w:r>
      <w:r w:rsidR="00142520">
        <w:rPr>
          <w:rFonts w:ascii="Times New Roman" w:eastAsia="Times New Roman" w:hAnsi="Times New Roman" w:cs="Times New Roman"/>
          <w:sz w:val="24"/>
          <w:szCs w:val="24"/>
        </w:rPr>
        <w:t xml:space="preserve">for </w:t>
      </w:r>
      <w:r w:rsidR="007328EB">
        <w:rPr>
          <w:rFonts w:ascii="Times New Roman" w:eastAsia="Times New Roman" w:hAnsi="Times New Roman" w:cs="Times New Roman"/>
          <w:sz w:val="24"/>
          <w:szCs w:val="24"/>
        </w:rPr>
        <w:t xml:space="preserve">light-associated </w:t>
      </w:r>
      <w:r w:rsidR="00CF4EEF">
        <w:rPr>
          <w:rFonts w:ascii="Times New Roman" w:eastAsia="Times New Roman" w:hAnsi="Times New Roman" w:cs="Times New Roman"/>
          <w:sz w:val="24"/>
          <w:szCs w:val="24"/>
        </w:rPr>
        <w:t>changes in</w:t>
      </w:r>
      <w:r w:rsidRPr="00CA6081">
        <w:rPr>
          <w:rFonts w:ascii="Times New Roman" w:eastAsia="Times New Roman" w:hAnsi="Times New Roman" w:cs="Times New Roman"/>
          <w:sz w:val="24"/>
          <w:szCs w:val="24"/>
        </w:rPr>
        <w:t xml:space="preserve"> </w:t>
      </w:r>
      <w:r w:rsidR="00515A76">
        <w:rPr>
          <w:rFonts w:ascii="Times New Roman" w:eastAsia="Times New Roman" w:hAnsi="Times New Roman" w:cs="Times New Roman"/>
          <w:sz w:val="24"/>
          <w:szCs w:val="24"/>
        </w:rPr>
        <w:t xml:space="preserve">a </w:t>
      </w:r>
      <w:r w:rsidRPr="00CA6081">
        <w:rPr>
          <w:rFonts w:ascii="Times New Roman" w:eastAsia="Times New Roman" w:hAnsi="Times New Roman" w:cs="Times New Roman"/>
          <w:sz w:val="24"/>
          <w:szCs w:val="24"/>
        </w:rPr>
        <w:t xml:space="preserve">nearshore marine community. Over eight days at Friday Harbor Laboratories, Washington, USA, we sampled seawater at midday and midnight </w:t>
      </w:r>
      <w:r w:rsidR="00667E1B">
        <w:rPr>
          <w:rFonts w:ascii="Times New Roman" w:eastAsia="Times New Roman" w:hAnsi="Times New Roman" w:cs="Times New Roman"/>
          <w:sz w:val="24"/>
          <w:szCs w:val="24"/>
        </w:rPr>
        <w:t xml:space="preserve">with and without an artificial light treatment, </w:t>
      </w:r>
      <w:r w:rsidRPr="00CA6081">
        <w:rPr>
          <w:rFonts w:ascii="Times New Roman" w:eastAsia="Times New Roman" w:hAnsi="Times New Roman" w:cs="Times New Roman"/>
          <w:sz w:val="24"/>
          <w:szCs w:val="24"/>
        </w:rPr>
        <w:t xml:space="preserve">analyzing </w:t>
      </w:r>
      <w:r w:rsidR="00DA434F">
        <w:rPr>
          <w:rFonts w:ascii="Times New Roman" w:eastAsia="Times New Roman" w:hAnsi="Times New Roman" w:cs="Times New Roman"/>
          <w:sz w:val="24"/>
          <w:szCs w:val="24"/>
        </w:rPr>
        <w:t xml:space="preserve">a total of </w:t>
      </w:r>
      <w:r w:rsidRPr="00CA6081">
        <w:rPr>
          <w:rFonts w:ascii="Times New Roman" w:eastAsia="Times New Roman" w:hAnsi="Times New Roman" w:cs="Times New Roman"/>
          <w:sz w:val="24"/>
          <w:szCs w:val="24"/>
        </w:rPr>
        <w:t xml:space="preserve">84 samples (3 L triplicate </w:t>
      </w:r>
      <w:r w:rsidR="00B37ED5">
        <w:rPr>
          <w:rFonts w:ascii="Times New Roman" w:eastAsia="Times New Roman" w:hAnsi="Times New Roman" w:cs="Times New Roman"/>
          <w:sz w:val="24"/>
          <w:szCs w:val="24"/>
        </w:rPr>
        <w:t>samples</w:t>
      </w:r>
      <w:r w:rsidRPr="00CA6081">
        <w:rPr>
          <w:rFonts w:ascii="Times New Roman" w:eastAsia="Times New Roman" w:hAnsi="Times New Roman" w:cs="Times New Roman"/>
          <w:sz w:val="24"/>
          <w:szCs w:val="24"/>
        </w:rPr>
        <w:t xml:space="preserve">) using COI and 12S markers on an Oxford Nanopore </w:t>
      </w:r>
      <w:proofErr w:type="spellStart"/>
      <w:r w:rsidRPr="00CA6081">
        <w:rPr>
          <w:rFonts w:ascii="Times New Roman" w:eastAsia="Times New Roman" w:hAnsi="Times New Roman" w:cs="Times New Roman"/>
          <w:sz w:val="24"/>
          <w:szCs w:val="24"/>
        </w:rPr>
        <w:t>MinION</w:t>
      </w:r>
      <w:proofErr w:type="spellEnd"/>
      <w:r w:rsidRPr="00CA6081">
        <w:rPr>
          <w:rFonts w:ascii="Times New Roman" w:eastAsia="Times New Roman" w:hAnsi="Times New Roman" w:cs="Times New Roman"/>
          <w:sz w:val="24"/>
          <w:szCs w:val="24"/>
        </w:rPr>
        <w:t xml:space="preserve"> platform. </w:t>
      </w:r>
      <w:r w:rsidR="006C64C3" w:rsidRPr="006C64C3">
        <w:rPr>
          <w:rFonts w:ascii="Times New Roman" w:eastAsia="Times New Roman" w:hAnsi="Times New Roman" w:cs="Times New Roman"/>
          <w:sz w:val="24"/>
          <w:szCs w:val="24"/>
        </w:rPr>
        <w:t>We detected 229 eukaryotic (COI) and 77 vertebrate (MV1) taxa across 11 trophic groups, dominated by primary producers (89 species), benthic invertebrates, and fish</w:t>
      </w:r>
      <w:r w:rsidR="006E0E0F">
        <w:rPr>
          <w:rFonts w:ascii="Times New Roman" w:eastAsia="Times New Roman" w:hAnsi="Times New Roman" w:cs="Times New Roman"/>
          <w:sz w:val="24"/>
          <w:szCs w:val="24"/>
        </w:rPr>
        <w:t>es</w:t>
      </w:r>
      <w:r w:rsidR="006C64C3" w:rsidRPr="006C64C3">
        <w:rPr>
          <w:rFonts w:ascii="Times New Roman" w:eastAsia="Times New Roman" w:hAnsi="Times New Roman" w:cs="Times New Roman"/>
          <w:sz w:val="24"/>
          <w:szCs w:val="24"/>
        </w:rPr>
        <w:t>.</w:t>
      </w:r>
      <w:r w:rsidR="006C64C3" w:rsidRPr="006C64C3">
        <w:rPr>
          <w:rFonts w:ascii="Times New Roman" w:eastAsia="Times New Roman" w:hAnsi="Times New Roman" w:cs="Times New Roman"/>
          <w:sz w:val="24"/>
          <w:szCs w:val="24"/>
        </w:rPr>
        <w:t xml:space="preserve"> </w:t>
      </w:r>
      <w:ins w:id="41" w:author="Ryan Kelly" w:date="2025-11-25T11:01:00Z">
        <w:r w:rsidR="007B3689">
          <w:rPr>
            <w:rFonts w:ascii="Times New Roman" w:eastAsia="Times New Roman" w:hAnsi="Times New Roman" w:cs="Times New Roman"/>
            <w:sz w:val="24"/>
            <w:szCs w:val="24"/>
          </w:rPr>
          <w:t>M</w:t>
        </w:r>
        <w:r w:rsidR="007B3689" w:rsidRPr="006C64C3">
          <w:rPr>
            <w:rFonts w:ascii="Times New Roman" w:eastAsia="Times New Roman" w:hAnsi="Times New Roman" w:cs="Times New Roman"/>
            <w:sz w:val="24"/>
            <w:szCs w:val="24"/>
          </w:rPr>
          <w:t xml:space="preserve">etabarcoding </w:t>
        </w:r>
        <w:r w:rsidR="004867B4">
          <w:rPr>
            <w:rFonts w:ascii="Times New Roman" w:eastAsia="Times New Roman" w:hAnsi="Times New Roman" w:cs="Times New Roman"/>
            <w:sz w:val="24"/>
            <w:szCs w:val="24"/>
          </w:rPr>
          <w:t xml:space="preserve">routinely </w:t>
        </w:r>
        <w:r w:rsidR="007B3689" w:rsidRPr="006C64C3">
          <w:rPr>
            <w:rFonts w:ascii="Times New Roman" w:eastAsia="Times New Roman" w:hAnsi="Times New Roman" w:cs="Times New Roman"/>
            <w:sz w:val="24"/>
            <w:szCs w:val="24"/>
          </w:rPr>
          <w:t xml:space="preserve">captured community </w:t>
        </w:r>
        <w:r w:rsidR="004867B4">
          <w:rPr>
            <w:rFonts w:ascii="Times New Roman" w:eastAsia="Times New Roman" w:hAnsi="Times New Roman" w:cs="Times New Roman"/>
            <w:sz w:val="24"/>
            <w:szCs w:val="24"/>
          </w:rPr>
          <w:t>changes</w:t>
        </w:r>
        <w:r w:rsidR="007B3689" w:rsidRPr="006C64C3">
          <w:rPr>
            <w:rFonts w:ascii="Times New Roman" w:eastAsia="Times New Roman" w:hAnsi="Times New Roman" w:cs="Times New Roman"/>
            <w:sz w:val="24"/>
            <w:szCs w:val="24"/>
          </w:rPr>
          <w:t xml:space="preserve"> within 30 minutes</w:t>
        </w:r>
      </w:ins>
      <w:ins w:id="42" w:author="Ryan Kelly">
        <w:r w:rsidR="006C64C3" w:rsidRPr="006C64C3">
          <w:rPr>
            <w:rFonts w:ascii="Times New Roman" w:eastAsia="Times New Roman" w:hAnsi="Times New Roman" w:cs="Times New Roman"/>
            <w:sz w:val="24"/>
            <w:szCs w:val="24"/>
          </w:rPr>
          <w:t>), benthic invertebrates, and fish</w:t>
        </w:r>
        <w:r w:rsidR="006E0E0F">
          <w:rPr>
            <w:rFonts w:ascii="Times New Roman" w:eastAsia="Times New Roman" w:hAnsi="Times New Roman" w:cs="Times New Roman"/>
            <w:sz w:val="24"/>
            <w:szCs w:val="24"/>
          </w:rPr>
          <w:t>es</w:t>
        </w:r>
        <w:r w:rsidR="006C64C3" w:rsidRPr="006C64C3">
          <w:rPr>
            <w:rFonts w:ascii="Times New Roman" w:eastAsia="Times New Roman" w:hAnsi="Times New Roman" w:cs="Times New Roman"/>
            <w:sz w:val="24"/>
            <w:szCs w:val="24"/>
          </w:rPr>
          <w:t xml:space="preserve">. </w:t>
        </w:r>
        <w:r w:rsidR="007B3689">
          <w:rPr>
            <w:rFonts w:ascii="Times New Roman" w:eastAsia="Times New Roman" w:hAnsi="Times New Roman" w:cs="Times New Roman"/>
            <w:sz w:val="24"/>
            <w:szCs w:val="24"/>
          </w:rPr>
          <w:t>M</w:t>
        </w:r>
        <w:r w:rsidR="007B3689" w:rsidRPr="006C64C3">
          <w:rPr>
            <w:rFonts w:ascii="Times New Roman" w:eastAsia="Times New Roman" w:hAnsi="Times New Roman" w:cs="Times New Roman"/>
            <w:sz w:val="24"/>
            <w:szCs w:val="24"/>
          </w:rPr>
          <w:t>etabarcoding captured community restructuring</w:t>
        </w:r>
        <w:r w:rsidR="00325017">
          <w:rPr>
            <w:rFonts w:ascii="Times New Roman" w:eastAsia="Times New Roman" w:hAnsi="Times New Roman" w:cs="Times New Roman"/>
            <w:sz w:val="24"/>
            <w:szCs w:val="24"/>
          </w:rPr>
          <w:t xml:space="preserve"> </w:t>
        </w:r>
        <w:r w:rsidR="0049631D">
          <w:rPr>
            <w:rFonts w:ascii="Times New Roman" w:eastAsia="Times New Roman" w:hAnsi="Times New Roman" w:cs="Times New Roman"/>
            <w:sz w:val="24"/>
            <w:szCs w:val="24"/>
          </w:rPr>
          <w:t>within</w:t>
        </w:r>
        <w:r w:rsidR="007B3689" w:rsidRPr="006C64C3">
          <w:rPr>
            <w:rFonts w:ascii="Times New Roman" w:eastAsia="Times New Roman" w:hAnsi="Times New Roman" w:cs="Times New Roman"/>
            <w:sz w:val="24"/>
            <w:szCs w:val="24"/>
          </w:rPr>
          <w:t xml:space="preserve"> 30 minutes</w:t>
        </w:r>
        <w:r w:rsidR="0049631D">
          <w:rPr>
            <w:rFonts w:ascii="Times New Roman" w:eastAsia="Times New Roman" w:hAnsi="Times New Roman" w:cs="Times New Roman"/>
            <w:sz w:val="24"/>
            <w:szCs w:val="24"/>
          </w:rPr>
          <w:t xml:space="preserve">, such that we could observe meaningful effects of artificial light treatments at night (particularly among spawning </w:t>
        </w:r>
        <w:proofErr w:type="spellStart"/>
        <w:r w:rsidR="0049631D">
          <w:rPr>
            <w:rFonts w:ascii="Times New Roman" w:eastAsia="Times New Roman" w:hAnsi="Times New Roman" w:cs="Times New Roman"/>
            <w:sz w:val="24"/>
            <w:szCs w:val="24"/>
          </w:rPr>
          <w:t>polychaetes</w:t>
        </w:r>
        <w:proofErr w:type="spellEnd"/>
        <w:r w:rsidR="0049631D">
          <w:rPr>
            <w:rFonts w:ascii="Times New Roman" w:eastAsia="Times New Roman" w:hAnsi="Times New Roman" w:cs="Times New Roman"/>
            <w:sz w:val="24"/>
            <w:szCs w:val="24"/>
          </w:rPr>
          <w:t>), as well as more fundamental community shifts in day vs. night (e.g., with primary producers, gelatinous zooplankton, and filter feeders more common during the day).</w:t>
        </w:r>
      </w:ins>
      <w:ins w:id="43" w:author="Ryan Kelly" w:date="2025-11-25T11:11:00Z">
        <w:r w:rsidR="00265372">
          <w:rPr>
            <w:rFonts w:ascii="Times New Roman" w:eastAsia="Times New Roman" w:hAnsi="Times New Roman" w:cs="Times New Roman"/>
            <w:sz w:val="24"/>
            <w:szCs w:val="24"/>
          </w:rPr>
          <w:t xml:space="preserve"> </w:t>
        </w:r>
      </w:ins>
      <w:ins w:id="44" w:author="Ryan Kelly" w:date="2025-11-25T11:12:00Z">
        <w:r w:rsidR="00AA6702">
          <w:rPr>
            <w:rFonts w:ascii="Times New Roman" w:eastAsia="Times New Roman" w:hAnsi="Times New Roman" w:cs="Times New Roman"/>
            <w:sz w:val="24"/>
            <w:szCs w:val="24"/>
          </w:rPr>
          <w:t xml:space="preserve">These </w:t>
        </w:r>
      </w:ins>
      <w:ins w:id="45" w:author="Ryan Kelly" w:date="2025-11-25T11:13:00Z">
        <w:r w:rsidR="00467792">
          <w:rPr>
            <w:rFonts w:ascii="Times New Roman" w:eastAsia="Times New Roman" w:hAnsi="Times New Roman" w:cs="Times New Roman"/>
            <w:sz w:val="24"/>
            <w:szCs w:val="24"/>
          </w:rPr>
          <w:t>techniques offer</w:t>
        </w:r>
      </w:ins>
      <w:ins w:id="46" w:author="Ryan Kelly" w:date="2025-11-25T11:12:00Z">
        <w:r w:rsidR="00AA6702">
          <w:rPr>
            <w:rFonts w:ascii="Times New Roman" w:eastAsia="Times New Roman" w:hAnsi="Times New Roman" w:cs="Times New Roman"/>
            <w:sz w:val="24"/>
            <w:szCs w:val="24"/>
          </w:rPr>
          <w:t xml:space="preserve"> </w:t>
        </w:r>
      </w:ins>
      <w:ins w:id="47" w:author="Ryan Kelly" w:date="2025-11-25T11:14:00Z">
        <w:r w:rsidR="0040042A">
          <w:rPr>
            <w:rFonts w:ascii="Times New Roman" w:eastAsia="Times New Roman" w:hAnsi="Times New Roman" w:cs="Times New Roman"/>
            <w:sz w:val="24"/>
            <w:szCs w:val="24"/>
          </w:rPr>
          <w:t xml:space="preserve">a means of </w:t>
        </w:r>
      </w:ins>
      <w:ins w:id="48" w:author="Ryan Kelly" w:date="2025-11-25T11:13:00Z">
        <w:r w:rsidR="00AA6702">
          <w:rPr>
            <w:rFonts w:ascii="Times New Roman" w:eastAsia="Times New Roman" w:hAnsi="Times New Roman" w:cs="Times New Roman"/>
            <w:sz w:val="24"/>
            <w:szCs w:val="24"/>
          </w:rPr>
          <w:t xml:space="preserve">near-real-time assessment of </w:t>
        </w:r>
        <w:r w:rsidR="0040042A">
          <w:rPr>
            <w:rFonts w:ascii="Times New Roman" w:eastAsia="Times New Roman" w:hAnsi="Times New Roman" w:cs="Times New Roman"/>
            <w:sz w:val="24"/>
            <w:szCs w:val="24"/>
          </w:rPr>
          <w:t xml:space="preserve">wholescale changes in </w:t>
        </w:r>
        <w:r w:rsidR="00AA6702">
          <w:rPr>
            <w:rFonts w:ascii="Times New Roman" w:eastAsia="Times New Roman" w:hAnsi="Times New Roman" w:cs="Times New Roman"/>
            <w:sz w:val="24"/>
            <w:szCs w:val="24"/>
          </w:rPr>
          <w:t>ecological</w:t>
        </w:r>
        <w:r w:rsidR="00467792">
          <w:rPr>
            <w:rFonts w:ascii="Times New Roman" w:eastAsia="Times New Roman" w:hAnsi="Times New Roman" w:cs="Times New Roman"/>
            <w:sz w:val="24"/>
            <w:szCs w:val="24"/>
          </w:rPr>
          <w:t xml:space="preserve"> </w:t>
        </w:r>
        <w:r w:rsidR="0040042A">
          <w:rPr>
            <w:rFonts w:ascii="Times New Roman" w:eastAsia="Times New Roman" w:hAnsi="Times New Roman" w:cs="Times New Roman"/>
            <w:sz w:val="24"/>
            <w:szCs w:val="24"/>
          </w:rPr>
          <w:t xml:space="preserve">communities, and our results </w:t>
        </w:r>
      </w:ins>
      <w:ins w:id="49" w:author="Ryan Kelly" w:date="2025-11-25T11:15:00Z">
        <w:r w:rsidR="005369F6">
          <w:rPr>
            <w:rFonts w:ascii="Times New Roman" w:eastAsia="Times New Roman" w:hAnsi="Times New Roman" w:cs="Times New Roman"/>
            <w:sz w:val="24"/>
            <w:szCs w:val="24"/>
          </w:rPr>
          <w:t xml:space="preserve">here </w:t>
        </w:r>
        <w:r w:rsidR="004C19D6">
          <w:rPr>
            <w:rFonts w:ascii="Times New Roman" w:eastAsia="Times New Roman" w:hAnsi="Times New Roman" w:cs="Times New Roman"/>
            <w:sz w:val="24"/>
            <w:szCs w:val="24"/>
          </w:rPr>
          <w:t xml:space="preserve">illustrate </w:t>
        </w:r>
      </w:ins>
      <w:ins w:id="50" w:author="Ryan Kelly" w:date="2025-11-25T11:16:00Z">
        <w:r w:rsidR="00D27E3E">
          <w:rPr>
            <w:rFonts w:ascii="Times New Roman" w:eastAsia="Times New Roman" w:hAnsi="Times New Roman" w:cs="Times New Roman"/>
            <w:sz w:val="24"/>
            <w:szCs w:val="24"/>
          </w:rPr>
          <w:t xml:space="preserve">species- and group-specific effects </w:t>
        </w:r>
      </w:ins>
      <w:ins w:id="51" w:author="Ryan Kelly" w:date="2025-11-25T11:15:00Z">
        <w:r w:rsidR="004C19D6">
          <w:rPr>
            <w:rFonts w:ascii="Times New Roman" w:eastAsia="Times New Roman" w:hAnsi="Times New Roman" w:cs="Times New Roman"/>
            <w:sz w:val="24"/>
            <w:szCs w:val="24"/>
          </w:rPr>
          <w:t xml:space="preserve">of light levels </w:t>
        </w:r>
      </w:ins>
      <w:ins w:id="52" w:author="Ryan Kelly" w:date="2025-11-25T11:16:00Z">
        <w:r w:rsidR="00F44ABF">
          <w:rPr>
            <w:rFonts w:ascii="Times New Roman" w:eastAsia="Times New Roman" w:hAnsi="Times New Roman" w:cs="Times New Roman"/>
            <w:sz w:val="24"/>
            <w:szCs w:val="24"/>
          </w:rPr>
          <w:t xml:space="preserve">that are likely important </w:t>
        </w:r>
      </w:ins>
      <w:ins w:id="53" w:author="Ryan Kelly" w:date="2025-11-25T11:15:00Z">
        <w:r w:rsidR="004C19D6">
          <w:rPr>
            <w:rFonts w:ascii="Times New Roman" w:eastAsia="Times New Roman" w:hAnsi="Times New Roman" w:cs="Times New Roman"/>
            <w:sz w:val="24"/>
            <w:szCs w:val="24"/>
          </w:rPr>
          <w:t>in structuring nearshore marine communities</w:t>
        </w:r>
      </w:ins>
      <w:ins w:id="54" w:author="Ryan Kelly" w:date="2025-11-25T11:16:00Z">
        <w:r w:rsidR="00F44ABF">
          <w:rPr>
            <w:rFonts w:ascii="Times New Roman" w:eastAsia="Times New Roman" w:hAnsi="Times New Roman" w:cs="Times New Roman"/>
            <w:sz w:val="24"/>
            <w:szCs w:val="24"/>
          </w:rPr>
          <w:t xml:space="preserve"> worldwide</w:t>
        </w:r>
      </w:ins>
      <w:ins w:id="55" w:author="Ryan Kelly" w:date="2025-11-25T11:15:00Z">
        <w:r w:rsidR="004C19D6">
          <w:rPr>
            <w:rFonts w:ascii="Times New Roman" w:eastAsia="Times New Roman" w:hAnsi="Times New Roman" w:cs="Times New Roman"/>
            <w:sz w:val="24"/>
            <w:szCs w:val="24"/>
          </w:rPr>
          <w:t>.</w:t>
        </w:r>
        <w:r w:rsidR="005369F6">
          <w:rPr>
            <w:rFonts w:ascii="Times New Roman" w:eastAsia="Times New Roman" w:hAnsi="Times New Roman" w:cs="Times New Roman"/>
            <w:sz w:val="24"/>
            <w:szCs w:val="24"/>
          </w:rPr>
          <w:t xml:space="preserve"> </w:t>
        </w:r>
      </w:ins>
    </w:p>
    <w:p w14:paraId="1860FD0A" w14:textId="62C8DF6E" w:rsidR="00F65C18" w:rsidRPr="00CA6081" w:rsidDel="00FA55DC" w:rsidRDefault="006C64C3" w:rsidP="006C64C3">
      <w:pPr>
        <w:rPr>
          <w:del w:id="56" w:author="Ryan Kelly" w:date="2025-11-25T11:08:00Z"/>
          <w:rFonts w:ascii="Times New Roman" w:eastAsia="Times New Roman" w:hAnsi="Times New Roman" w:cs="Times New Roman"/>
          <w:sz w:val="24"/>
          <w:szCs w:val="24"/>
        </w:rPr>
      </w:pPr>
      <w:del w:id="57" w:author="Ryan Kelly" w:date="2025-11-25T11:08:00Z">
        <w:r w:rsidRPr="006C64C3" w:rsidDel="00FA55DC">
          <w:rPr>
            <w:rFonts w:ascii="Times New Roman" w:eastAsia="Times New Roman" w:hAnsi="Times New Roman" w:cs="Times New Roman"/>
            <w:sz w:val="24"/>
            <w:szCs w:val="24"/>
          </w:rPr>
          <w:delText xml:space="preserve">Species responses to </w:delText>
        </w:r>
      </w:del>
      <w:ins w:id="58" w:author="Pedro Brandão" w:date="2025-11-04T15:09:00Z">
        <w:del w:id="59" w:author="Ryan Kelly" w:date="2025-11-25T11:08:00Z">
          <w:r w:rsidR="00B37ED5" w:rsidDel="00FA55DC">
            <w:rPr>
              <w:rFonts w:ascii="Times New Roman" w:eastAsia="Times New Roman" w:hAnsi="Times New Roman" w:cs="Times New Roman"/>
              <w:sz w:val="24"/>
              <w:szCs w:val="24"/>
            </w:rPr>
            <w:delText>ar</w:delText>
          </w:r>
        </w:del>
      </w:ins>
      <w:ins w:id="60" w:author="Pedro Brandão" w:date="2025-11-04T15:10:00Z">
        <w:del w:id="61" w:author="Ryan Kelly" w:date="2025-11-25T11:08:00Z">
          <w:r w:rsidR="00B37ED5" w:rsidDel="00FA55DC">
            <w:rPr>
              <w:rFonts w:ascii="Times New Roman" w:eastAsia="Times New Roman" w:hAnsi="Times New Roman" w:cs="Times New Roman"/>
              <w:sz w:val="24"/>
              <w:szCs w:val="24"/>
            </w:rPr>
            <w:delText>tificial light at night (</w:delText>
          </w:r>
        </w:del>
      </w:ins>
      <w:commentRangeStart w:id="62"/>
      <w:del w:id="63" w:author="Ryan Kelly" w:date="2025-11-25T11:08:00Z">
        <w:r w:rsidRPr="006C64C3" w:rsidDel="00FA55DC">
          <w:rPr>
            <w:rFonts w:ascii="Times New Roman" w:eastAsia="Times New Roman" w:hAnsi="Times New Roman" w:cs="Times New Roman"/>
            <w:sz w:val="24"/>
            <w:szCs w:val="24"/>
          </w:rPr>
          <w:delText>ALAN</w:delText>
        </w:r>
        <w:commentRangeEnd w:id="62"/>
        <w:r w:rsidR="00515A76" w:rsidDel="00FA55DC">
          <w:rPr>
            <w:rStyle w:val="CommentReference"/>
            <w:rFonts w:ascii="Times New Roman" w:eastAsia="Times New Roman" w:hAnsi="Times New Roman" w:cs="Times New Roman"/>
            <w:sz w:val="24"/>
            <w:szCs w:val="24"/>
          </w:rPr>
          <w:commentReference w:id="62"/>
        </w:r>
      </w:del>
      <w:ins w:id="64" w:author="Pedro Brandão" w:date="2025-11-04T15:10:00Z">
        <w:del w:id="65" w:author="Ryan Kelly" w:date="2025-11-25T11:08:00Z">
          <w:r w:rsidR="00B37ED5" w:rsidDel="00FA55DC">
            <w:rPr>
              <w:rFonts w:ascii="Times New Roman" w:eastAsia="Times New Roman" w:hAnsi="Times New Roman" w:cs="Times New Roman"/>
              <w:sz w:val="24"/>
              <w:szCs w:val="24"/>
            </w:rPr>
            <w:delText>)</w:delText>
          </w:r>
        </w:del>
      </w:ins>
      <w:del w:id="66" w:author="Ryan Kelly" w:date="2025-11-25T11:08:00Z">
        <w:r w:rsidRPr="006C64C3" w:rsidDel="00FA55DC">
          <w:rPr>
            <w:rFonts w:ascii="Times New Roman" w:eastAsia="Times New Roman" w:hAnsi="Times New Roman" w:cs="Times New Roman"/>
            <w:sz w:val="24"/>
            <w:szCs w:val="24"/>
          </w:rPr>
          <w:delText xml:space="preserve"> spanned six orders of magnitude—from extreme attraction (</w:delText>
        </w:r>
        <w:r w:rsidRPr="00EB5D97" w:rsidDel="00FA55DC">
          <w:rPr>
            <w:rFonts w:ascii="Times New Roman" w:eastAsia="Times New Roman" w:hAnsi="Times New Roman" w:cs="Times New Roman"/>
            <w:i/>
            <w:iCs/>
            <w:sz w:val="24"/>
            <w:szCs w:val="24"/>
            <w:rPrChange w:id="67" w:author="Diana Pazmiño" w:date="2025-11-22T10:19:00Z">
              <w:rPr>
                <w:rFonts w:ascii="Times New Roman" w:eastAsia="Times New Roman" w:hAnsi="Times New Roman" w:cs="Times New Roman"/>
                <w:sz w:val="24"/>
                <w:szCs w:val="24"/>
              </w:rPr>
            </w:rPrChange>
          </w:rPr>
          <w:delText>Phoca vitulina</w:delText>
        </w:r>
        <w:r w:rsidRPr="006C64C3" w:rsidDel="00FA55DC">
          <w:rPr>
            <w:rFonts w:ascii="Times New Roman" w:eastAsia="Times New Roman" w:hAnsi="Times New Roman" w:cs="Times New Roman"/>
            <w:sz w:val="24"/>
            <w:szCs w:val="24"/>
          </w:rPr>
          <w:delText xml:space="preserve">, </w:delText>
        </w:r>
        <w:commentRangeStart w:id="68"/>
        <w:commentRangeStart w:id="69"/>
        <w:r w:rsidRPr="006C64C3" w:rsidDel="00FA55DC">
          <w:rPr>
            <w:rFonts w:ascii="Times New Roman" w:eastAsia="Times New Roman" w:hAnsi="Times New Roman" w:cs="Times New Roman"/>
            <w:sz w:val="24"/>
            <w:szCs w:val="24"/>
          </w:rPr>
          <w:delText>76,822×</w:delText>
        </w:r>
        <w:commentRangeEnd w:id="68"/>
        <w:r w:rsidR="00B37ED5" w:rsidRPr="006C64C3" w:rsidDel="00FA55DC">
          <w:rPr>
            <w:rStyle w:val="CommentReference"/>
            <w:rFonts w:ascii="Times New Roman" w:eastAsia="Times New Roman" w:hAnsi="Times New Roman" w:cs="Times New Roman"/>
            <w:sz w:val="24"/>
            <w:szCs w:val="24"/>
          </w:rPr>
          <w:commentReference w:id="68"/>
        </w:r>
        <w:commentRangeEnd w:id="69"/>
        <w:r w:rsidR="009173D4" w:rsidRPr="006C64C3" w:rsidDel="00FA55DC">
          <w:rPr>
            <w:rStyle w:val="CommentReference"/>
            <w:rFonts w:ascii="Times New Roman" w:eastAsia="Times New Roman" w:hAnsi="Times New Roman" w:cs="Times New Roman"/>
            <w:sz w:val="24"/>
            <w:szCs w:val="24"/>
          </w:rPr>
          <w:commentReference w:id="69"/>
        </w:r>
        <w:r w:rsidRPr="006C64C3" w:rsidDel="00FA55DC">
          <w:rPr>
            <w:rFonts w:ascii="Times New Roman" w:eastAsia="Times New Roman" w:hAnsi="Times New Roman" w:cs="Times New Roman"/>
            <w:sz w:val="24"/>
            <w:szCs w:val="24"/>
          </w:rPr>
          <w:delText xml:space="preserve"> higher under light) to complete exclusion (</w:delText>
        </w:r>
        <w:r w:rsidRPr="00EB5D97" w:rsidDel="00FA55DC">
          <w:rPr>
            <w:rFonts w:ascii="Times New Roman" w:eastAsia="Times New Roman" w:hAnsi="Times New Roman" w:cs="Times New Roman"/>
            <w:i/>
            <w:iCs/>
            <w:sz w:val="24"/>
            <w:szCs w:val="24"/>
            <w:rPrChange w:id="70" w:author="Diana Pazmiño" w:date="2025-11-22T10:19:00Z">
              <w:rPr>
                <w:rFonts w:ascii="Times New Roman" w:eastAsia="Times New Roman" w:hAnsi="Times New Roman" w:cs="Times New Roman"/>
                <w:sz w:val="24"/>
                <w:szCs w:val="24"/>
              </w:rPr>
            </w:rPrChange>
          </w:rPr>
          <w:delText>Hecatonema</w:delText>
        </w:r>
        <w:r w:rsidRPr="006C64C3" w:rsidDel="00FA55DC">
          <w:rPr>
            <w:rFonts w:ascii="Times New Roman" w:eastAsia="Times New Roman" w:hAnsi="Times New Roman" w:cs="Times New Roman"/>
            <w:sz w:val="24"/>
            <w:szCs w:val="24"/>
          </w:rPr>
          <w:delText xml:space="preserve"> sp., 143,779× lower). Sampling time (day vs. night) and nighttime light treatment </w:delText>
        </w:r>
        <w:r w:rsidRPr="006C64C3" w:rsidDel="00FA55DC">
          <w:rPr>
            <w:rFonts w:ascii="Times New Roman" w:eastAsia="Times New Roman" w:hAnsi="Times New Roman" w:cs="Times New Roman"/>
            <w:sz w:val="24"/>
            <w:szCs w:val="24"/>
          </w:rPr>
          <w:lastRenderedPageBreak/>
          <w:delText xml:space="preserve">were the strongest drivers of community dissimilarity (COI = </w:delText>
        </w:r>
        <w:commentRangeStart w:id="71"/>
        <w:commentRangeStart w:id="72"/>
        <w:r w:rsidRPr="006C64C3" w:rsidDel="00FA55DC">
          <w:rPr>
            <w:rFonts w:ascii="Times New Roman" w:eastAsia="Times New Roman" w:hAnsi="Times New Roman" w:cs="Times New Roman"/>
            <w:sz w:val="24"/>
            <w:szCs w:val="24"/>
          </w:rPr>
          <w:delText>0.17, 0.11</w:delText>
        </w:r>
        <w:commentRangeEnd w:id="71"/>
        <w:r w:rsidR="00515A76" w:rsidRPr="006C64C3" w:rsidDel="00FA55DC">
          <w:rPr>
            <w:rStyle w:val="CommentReference"/>
            <w:rFonts w:ascii="Times New Roman" w:eastAsia="Times New Roman" w:hAnsi="Times New Roman" w:cs="Times New Roman"/>
            <w:sz w:val="24"/>
            <w:szCs w:val="24"/>
          </w:rPr>
          <w:commentReference w:id="71"/>
        </w:r>
        <w:commentRangeEnd w:id="72"/>
        <w:r w:rsidR="00515A76" w:rsidRPr="006C64C3" w:rsidDel="00FA55DC">
          <w:rPr>
            <w:rStyle w:val="CommentReference"/>
            <w:rFonts w:ascii="Times New Roman" w:eastAsia="Times New Roman" w:hAnsi="Times New Roman" w:cs="Times New Roman"/>
            <w:sz w:val="24"/>
            <w:szCs w:val="24"/>
          </w:rPr>
          <w:commentReference w:id="72"/>
        </w:r>
        <w:r w:rsidRPr="006C64C3" w:rsidDel="00FA55DC">
          <w:rPr>
            <w:rFonts w:ascii="Times New Roman" w:eastAsia="Times New Roman" w:hAnsi="Times New Roman" w:cs="Times New Roman"/>
            <w:sz w:val="24"/>
            <w:szCs w:val="24"/>
          </w:rPr>
          <w:delText>; MV1 = 0.15, 0.28; all p &lt; 0.001)</w:delText>
        </w:r>
        <w:r w:rsidR="00F33854" w:rsidRPr="00CA6081" w:rsidDel="00FA55DC">
          <w:rPr>
            <w:rFonts w:ascii="Times New Roman" w:eastAsia="Times New Roman" w:hAnsi="Times New Roman" w:cs="Times New Roman"/>
            <w:sz w:val="24"/>
            <w:szCs w:val="24"/>
          </w:rPr>
          <w:delText>.</w:delText>
        </w:r>
        <w:r w:rsidDel="00FA55DC">
          <w:rPr>
            <w:rFonts w:ascii="Times New Roman" w:eastAsia="Times New Roman" w:hAnsi="Times New Roman" w:cs="Times New Roman"/>
            <w:sz w:val="24"/>
            <w:szCs w:val="24"/>
          </w:rPr>
          <w:delText xml:space="preserve"> </w:delText>
        </w:r>
        <w:r w:rsidRPr="006C64C3" w:rsidDel="00FA55DC">
          <w:rPr>
            <w:rFonts w:ascii="Times New Roman" w:eastAsia="Times New Roman" w:hAnsi="Times New Roman" w:cs="Times New Roman"/>
            <w:sz w:val="24"/>
            <w:szCs w:val="24"/>
          </w:rPr>
          <w:delText xml:space="preserve">Analysis of extreme responders (&gt;30-fold changes) revealed ALAN as a binary ecological filter, </w:delText>
        </w:r>
        <w:commentRangeStart w:id="73"/>
        <w:r w:rsidRPr="006C64C3" w:rsidDel="00FA55DC">
          <w:rPr>
            <w:rFonts w:ascii="Times New Roman" w:eastAsia="Times New Roman" w:hAnsi="Times New Roman" w:cs="Times New Roman"/>
            <w:sz w:val="24"/>
            <w:szCs w:val="24"/>
          </w:rPr>
          <w:delText>generating four distinct sub-communities with minimal species overlap</w:delText>
        </w:r>
        <w:commentRangeEnd w:id="73"/>
        <w:r w:rsidR="00515A76" w:rsidRPr="006C64C3" w:rsidDel="00FA55DC">
          <w:rPr>
            <w:rStyle w:val="CommentReference"/>
            <w:rFonts w:ascii="Times New Roman" w:eastAsia="Times New Roman" w:hAnsi="Times New Roman" w:cs="Times New Roman"/>
            <w:sz w:val="24"/>
            <w:szCs w:val="24"/>
          </w:rPr>
          <w:commentReference w:id="73"/>
        </w:r>
        <w:r w:rsidRPr="006C64C3" w:rsidDel="00FA55DC">
          <w:rPr>
            <w:rFonts w:ascii="Times New Roman" w:eastAsia="Times New Roman" w:hAnsi="Times New Roman" w:cs="Times New Roman"/>
            <w:sz w:val="24"/>
            <w:szCs w:val="24"/>
          </w:rPr>
          <w:delText xml:space="preserve">. Apex predators and </w:delText>
        </w:r>
        <w:commentRangeStart w:id="74"/>
        <w:r w:rsidRPr="006C64C3" w:rsidDel="00FA55DC">
          <w:rPr>
            <w:rFonts w:ascii="Times New Roman" w:eastAsia="Times New Roman" w:hAnsi="Times New Roman" w:cs="Times New Roman"/>
            <w:sz w:val="24"/>
            <w:szCs w:val="24"/>
          </w:rPr>
          <w:delText xml:space="preserve">forage species </w:delText>
        </w:r>
        <w:commentRangeEnd w:id="74"/>
        <w:r w:rsidR="00013D89" w:rsidRPr="006C64C3" w:rsidDel="00FA55DC">
          <w:rPr>
            <w:rStyle w:val="CommentReference"/>
            <w:rFonts w:ascii="Times New Roman" w:eastAsia="Times New Roman" w:hAnsi="Times New Roman" w:cs="Times New Roman"/>
            <w:sz w:val="24"/>
            <w:szCs w:val="24"/>
          </w:rPr>
          <w:commentReference w:id="74"/>
        </w:r>
        <w:r w:rsidRPr="006C64C3" w:rsidDel="00FA55DC">
          <w:rPr>
            <w:rFonts w:ascii="Times New Roman" w:eastAsia="Times New Roman" w:hAnsi="Times New Roman" w:cs="Times New Roman"/>
            <w:sz w:val="24"/>
            <w:szCs w:val="24"/>
          </w:rPr>
          <w:delText>dominated illuminated areas (19,206× and 75,763× increases), while primary producers, filter feeders, and gelatinous zooplankton avoided light (0.50×–0.95×). Super-avoiders (</w:delText>
        </w:r>
        <w:r w:rsidRPr="00EB5D97" w:rsidDel="00FA55DC">
          <w:rPr>
            <w:rFonts w:ascii="Times New Roman" w:eastAsia="Times New Roman" w:hAnsi="Times New Roman" w:cs="Times New Roman"/>
            <w:i/>
            <w:iCs/>
            <w:sz w:val="24"/>
            <w:szCs w:val="24"/>
            <w:rPrChange w:id="75" w:author="Diana Pazmiño" w:date="2025-11-22T10:19:00Z">
              <w:rPr>
                <w:rFonts w:ascii="Times New Roman" w:eastAsia="Times New Roman" w:hAnsi="Times New Roman" w:cs="Times New Roman"/>
                <w:sz w:val="24"/>
                <w:szCs w:val="24"/>
              </w:rPr>
            </w:rPrChange>
          </w:rPr>
          <w:delText>Hecatonema, Mitrocomella, Gracilariopsis</w:delText>
        </w:r>
        <w:r w:rsidRPr="006C64C3" w:rsidDel="00FA55DC">
          <w:rPr>
            <w:rFonts w:ascii="Times New Roman" w:eastAsia="Times New Roman" w:hAnsi="Times New Roman" w:cs="Times New Roman"/>
            <w:sz w:val="24"/>
            <w:szCs w:val="24"/>
          </w:rPr>
          <w:delText xml:space="preserve">) composed ~33% of dark communities but were absent under light, whereas super-attractors occurred exclusively in </w:delText>
        </w:r>
        <w:commentRangeStart w:id="76"/>
        <w:r w:rsidRPr="006C64C3" w:rsidDel="00FA55DC">
          <w:rPr>
            <w:rFonts w:ascii="Times New Roman" w:eastAsia="Times New Roman" w:hAnsi="Times New Roman" w:cs="Times New Roman"/>
            <w:sz w:val="24"/>
            <w:szCs w:val="24"/>
          </w:rPr>
          <w:delText>lit</w:delText>
        </w:r>
        <w:commentRangeEnd w:id="76"/>
        <w:r w:rsidR="00EB5D97" w:rsidRPr="006C64C3" w:rsidDel="00FA55DC">
          <w:rPr>
            <w:rStyle w:val="CommentReference"/>
            <w:rFonts w:ascii="Times New Roman" w:eastAsia="Times New Roman" w:hAnsi="Times New Roman" w:cs="Times New Roman"/>
            <w:sz w:val="24"/>
            <w:szCs w:val="24"/>
          </w:rPr>
          <w:commentReference w:id="76"/>
        </w:r>
        <w:r w:rsidRPr="006C64C3" w:rsidDel="00FA55DC">
          <w:rPr>
            <w:rFonts w:ascii="Times New Roman" w:eastAsia="Times New Roman" w:hAnsi="Times New Roman" w:cs="Times New Roman"/>
            <w:sz w:val="24"/>
            <w:szCs w:val="24"/>
          </w:rPr>
          <w:delText xml:space="preserve"> samples.</w:delText>
        </w:r>
        <w:r w:rsidDel="00FA55DC">
          <w:rPr>
            <w:rFonts w:ascii="Times New Roman" w:eastAsia="Times New Roman" w:hAnsi="Times New Roman" w:cs="Times New Roman"/>
            <w:sz w:val="24"/>
            <w:szCs w:val="24"/>
          </w:rPr>
          <w:delText xml:space="preserve"> </w:delText>
        </w:r>
        <w:r w:rsidRPr="006C64C3" w:rsidDel="00FA55DC">
          <w:rPr>
            <w:rFonts w:ascii="Times New Roman" w:eastAsia="Times New Roman" w:hAnsi="Times New Roman" w:cs="Times New Roman"/>
            <w:sz w:val="24"/>
            <w:szCs w:val="24"/>
          </w:rPr>
          <w:delText>Primary producers showed strong within-group variability: 26% light-attracted, 54% avoiding, and 20% neutral. Green algae (Chlorophyta) were largely light-tolerant, while brown algae (Ochrophyta) showed near-complete avoidance. The dominant taxa—</w:delText>
        </w:r>
        <w:r w:rsidRPr="00EB5D97" w:rsidDel="00FA55DC">
          <w:rPr>
            <w:rFonts w:ascii="Times New Roman" w:eastAsia="Times New Roman" w:hAnsi="Times New Roman" w:cs="Times New Roman"/>
            <w:i/>
            <w:iCs/>
            <w:sz w:val="24"/>
            <w:szCs w:val="24"/>
            <w:rPrChange w:id="77" w:author="Diana Pazmiño" w:date="2025-11-22T10:21:00Z">
              <w:rPr>
                <w:rFonts w:ascii="Times New Roman" w:eastAsia="Times New Roman" w:hAnsi="Times New Roman" w:cs="Times New Roman"/>
                <w:sz w:val="24"/>
                <w:szCs w:val="24"/>
              </w:rPr>
            </w:rPrChange>
          </w:rPr>
          <w:delText>Micromonas pusilla</w:delText>
        </w:r>
        <w:r w:rsidRPr="006C64C3" w:rsidDel="00FA55DC">
          <w:rPr>
            <w:rFonts w:ascii="Times New Roman" w:eastAsia="Times New Roman" w:hAnsi="Times New Roman" w:cs="Times New Roman"/>
            <w:sz w:val="24"/>
            <w:szCs w:val="24"/>
          </w:rPr>
          <w:delText xml:space="preserve">, </w:delText>
        </w:r>
        <w:r w:rsidRPr="00EB5D97" w:rsidDel="00FA55DC">
          <w:rPr>
            <w:rFonts w:ascii="Times New Roman" w:eastAsia="Times New Roman" w:hAnsi="Times New Roman" w:cs="Times New Roman"/>
            <w:i/>
            <w:iCs/>
            <w:sz w:val="24"/>
            <w:szCs w:val="24"/>
            <w:rPrChange w:id="78" w:author="Diana Pazmiño" w:date="2025-11-22T10:21:00Z">
              <w:rPr>
                <w:rFonts w:ascii="Times New Roman" w:eastAsia="Times New Roman" w:hAnsi="Times New Roman" w:cs="Times New Roman"/>
                <w:sz w:val="24"/>
                <w:szCs w:val="24"/>
              </w:rPr>
            </w:rPrChange>
          </w:rPr>
          <w:delText>Minutocellus</w:delText>
        </w:r>
        <w:r w:rsidRPr="006C64C3" w:rsidDel="00FA55DC">
          <w:rPr>
            <w:rFonts w:ascii="Times New Roman" w:eastAsia="Times New Roman" w:hAnsi="Times New Roman" w:cs="Times New Roman"/>
            <w:sz w:val="24"/>
            <w:szCs w:val="24"/>
          </w:rPr>
          <w:delText>, and Noelaerhabdaceae—exhibited divergent light responses, illustrating niche partitioning along light gradients.</w:delText>
        </w:r>
        <w:r w:rsidDel="00FA55DC">
          <w:rPr>
            <w:rFonts w:ascii="Times New Roman" w:eastAsia="Times New Roman" w:hAnsi="Times New Roman" w:cs="Times New Roman"/>
            <w:sz w:val="24"/>
            <w:szCs w:val="24"/>
          </w:rPr>
          <w:delText xml:space="preserve"> </w:delText>
        </w:r>
        <w:r w:rsidRPr="006C64C3" w:rsidDel="00FA55DC">
          <w:rPr>
            <w:rFonts w:ascii="Times New Roman" w:eastAsia="Times New Roman" w:hAnsi="Times New Roman" w:cs="Times New Roman"/>
            <w:sz w:val="24"/>
            <w:szCs w:val="24"/>
          </w:rPr>
          <w:delText>Critically, eDNA metabarcoding captured community restructuring within 30 minutes, demonstrating exceptional temporal resolution. Artificial light thus acts as a powerful ecological filter, creating non-overlapping “light-scape” niches, spatially decoupling predators and prey, and redefining nearshore marine biodiversity.</w:delText>
        </w:r>
      </w:del>
    </w:p>
    <w:p w14:paraId="420FA4DE" w14:textId="77777777" w:rsidR="006C64C3" w:rsidRDefault="006C64C3" w:rsidP="0014105C">
      <w:pPr>
        <w:rPr>
          <w:rFonts w:ascii="Times New Roman" w:eastAsia="Times New Roman" w:hAnsi="Times New Roman" w:cs="Times New Roman"/>
          <w:sz w:val="24"/>
          <w:szCs w:val="24"/>
        </w:rPr>
      </w:pPr>
    </w:p>
    <w:p w14:paraId="5BD81E21" w14:textId="1163F08A" w:rsidR="00F65C18" w:rsidRPr="00CA6081" w:rsidRDefault="00F33854" w:rsidP="0014105C">
      <w:pPr>
        <w:rPr>
          <w:rFonts w:ascii="Times New Roman" w:eastAsia="Times New Roman" w:hAnsi="Times New Roman" w:cs="Times New Roman"/>
          <w:sz w:val="24"/>
          <w:szCs w:val="24"/>
        </w:rPr>
      </w:pPr>
      <w:r w:rsidRPr="001E1165">
        <w:rPr>
          <w:rFonts w:ascii="Times New Roman" w:eastAsia="Times New Roman" w:hAnsi="Times New Roman" w:cs="Times New Roman"/>
          <w:b/>
          <w:bCs/>
          <w:sz w:val="24"/>
          <w:szCs w:val="24"/>
        </w:rPr>
        <w:t>Keywords</w:t>
      </w:r>
      <w:r w:rsidRPr="00CA6081">
        <w:rPr>
          <w:rFonts w:ascii="Times New Roman" w:eastAsia="Times New Roman" w:hAnsi="Times New Roman" w:cs="Times New Roman"/>
          <w:sz w:val="24"/>
          <w:szCs w:val="24"/>
        </w:rPr>
        <w:t>: diel dynamics, light pollution, nearshore communities, temporal turnover, artificial illumination, nanopore sequencing, coastal ecosystem</w:t>
      </w:r>
    </w:p>
    <w:p w14:paraId="0D08CC5B" w14:textId="77777777" w:rsidR="00F65C18" w:rsidRPr="00CA6081" w:rsidRDefault="00F65C18" w:rsidP="0014105C">
      <w:pPr>
        <w:rPr>
          <w:rFonts w:ascii="Times New Roman" w:eastAsia="Times New Roman" w:hAnsi="Times New Roman" w:cs="Times New Roman"/>
          <w:sz w:val="24"/>
          <w:szCs w:val="24"/>
        </w:rPr>
      </w:pPr>
    </w:p>
    <w:p w14:paraId="259475E8" w14:textId="77777777" w:rsidR="00F65C18" w:rsidRPr="0014105C" w:rsidRDefault="00F33854" w:rsidP="0014105C">
      <w:pPr>
        <w:contextualSpacing/>
        <w:rPr>
          <w:rFonts w:ascii="Times New Roman" w:eastAsia="Times New Roman" w:hAnsi="Times New Roman" w:cs="Times New Roman"/>
          <w:b/>
          <w:bCs/>
          <w:sz w:val="24"/>
          <w:szCs w:val="24"/>
        </w:rPr>
      </w:pPr>
      <w:r w:rsidRPr="0014105C">
        <w:rPr>
          <w:rFonts w:ascii="Times New Roman" w:eastAsia="Times New Roman" w:hAnsi="Times New Roman" w:cs="Times New Roman"/>
          <w:b/>
          <w:bCs/>
          <w:sz w:val="24"/>
          <w:szCs w:val="24"/>
        </w:rPr>
        <w:t>1. Introduction</w:t>
      </w:r>
    </w:p>
    <w:p w14:paraId="0E42D795" w14:textId="77777777" w:rsidR="00575253" w:rsidRDefault="00F33854">
      <w:pPr>
        <w:spacing w:before="240"/>
        <w:ind w:firstLine="720"/>
        <w:rPr>
          <w:ins w:id="79" w:author="Pedro Brandão" w:date="2025-11-04T15:11:00Z"/>
          <w:rFonts w:ascii="Times New Roman" w:eastAsia="Times New Roman" w:hAnsi="Times New Roman" w:cs="Times New Roman"/>
          <w:sz w:val="24"/>
          <w:szCs w:val="24"/>
        </w:rPr>
        <w:pPrChange w:id="80" w:author="Pedro Brandão" w:date="2025-11-04T15:17:00Z">
          <w:pPr>
            <w:spacing w:before="240"/>
          </w:pPr>
        </w:pPrChange>
      </w:pPr>
      <w:r w:rsidRPr="00CA6081">
        <w:rPr>
          <w:rFonts w:ascii="Times New Roman" w:eastAsia="Times New Roman" w:hAnsi="Times New Roman" w:cs="Times New Roman"/>
          <w:sz w:val="24"/>
          <w:szCs w:val="24"/>
        </w:rPr>
        <w:t xml:space="preserve">Light is one of the most fundamental drivers of ecological dynamics in marine ecosystems, influencing energy flow, species interactions, and ecosystem structure (Stibor &amp; Stockenreiter, </w:t>
      </w:r>
      <w:r w:rsidRPr="00CA6081">
        <w:rPr>
          <w:rFonts w:ascii="Times New Roman" w:eastAsia="Times New Roman" w:hAnsi="Times New Roman" w:cs="Times New Roman"/>
          <w:sz w:val="24"/>
          <w:szCs w:val="24"/>
        </w:rPr>
        <w:lastRenderedPageBreak/>
        <w:t xml:space="preserve">2023). Natural diel cycles of light and darkness influence predatory-prey interactions, feeding </w:t>
      </w:r>
      <w:r w:rsidR="00215BEC" w:rsidRPr="00CA6081">
        <w:rPr>
          <w:rFonts w:ascii="Times New Roman" w:eastAsia="Times New Roman" w:hAnsi="Times New Roman" w:cs="Times New Roman"/>
          <w:sz w:val="24"/>
          <w:szCs w:val="24"/>
        </w:rPr>
        <w:t>behavior</w:t>
      </w:r>
      <w:r w:rsidRPr="00CA6081">
        <w:rPr>
          <w:rFonts w:ascii="Times New Roman" w:eastAsia="Times New Roman" w:hAnsi="Times New Roman" w:cs="Times New Roman"/>
          <w:sz w:val="24"/>
          <w:szCs w:val="24"/>
        </w:rPr>
        <w:t>, and movement patterns across a broad range of taxa (</w:t>
      </w:r>
      <w:proofErr w:type="spellStart"/>
      <w:r w:rsidRPr="00CA6081">
        <w:rPr>
          <w:rFonts w:ascii="Times New Roman" w:eastAsia="Times New Roman" w:hAnsi="Times New Roman" w:cs="Times New Roman"/>
          <w:sz w:val="24"/>
          <w:szCs w:val="24"/>
        </w:rPr>
        <w:t>Häfker</w:t>
      </w:r>
      <w:proofErr w:type="spellEnd"/>
      <w:r w:rsidRPr="00CA6081">
        <w:rPr>
          <w:rFonts w:ascii="Times New Roman" w:eastAsia="Times New Roman" w:hAnsi="Times New Roman" w:cs="Times New Roman"/>
          <w:sz w:val="24"/>
          <w:szCs w:val="24"/>
        </w:rPr>
        <w:t xml:space="preserve"> et al., 2022; Hobbs et al., 2021; Storrie et al., 2022). In nearshore environments, where illumination shifts rapidly over the course of a day, species respond with clear and pronounced diel activity rhythms (McFarland, 1986; Yeoh et al., 2017). For example, zooplankton often become more active or surface-oriented at night, small fishes may reduce predation risk by seeking shelter during the day, and benthic invertebrates such as crabs and amphipods frequently emerge under low-light conditions (Hinojosa et al., 2020). </w:t>
      </w:r>
    </w:p>
    <w:p w14:paraId="4B7C1D9F" w14:textId="054DA1BF" w:rsidR="00F65C18" w:rsidRPr="00CA6081" w:rsidRDefault="00F33854">
      <w:pPr>
        <w:spacing w:before="240"/>
        <w:ind w:firstLine="720"/>
        <w:rPr>
          <w:rFonts w:ascii="Times New Roman" w:eastAsia="Times New Roman" w:hAnsi="Times New Roman" w:cs="Times New Roman"/>
          <w:sz w:val="24"/>
          <w:szCs w:val="24"/>
        </w:rPr>
        <w:pPrChange w:id="81" w:author="Pedro Brandão" w:date="2025-11-04T15:17:00Z">
          <w:pPr>
            <w:spacing w:before="240"/>
          </w:pPr>
        </w:pPrChange>
      </w:pPr>
      <w:r w:rsidRPr="00CA6081">
        <w:rPr>
          <w:rFonts w:ascii="Times New Roman" w:eastAsia="Times New Roman" w:hAnsi="Times New Roman" w:cs="Times New Roman"/>
          <w:sz w:val="24"/>
          <w:szCs w:val="24"/>
        </w:rPr>
        <w:t>Artificial light at night (ALAN), such as pier/dockside lighting, can further modify these patterns by attracting plankton and forage fishes, while also altering predator distributions and overall community structure (Becker et al., 2013; Bolton et al., 2017, Stanton &amp; Cowart 2024). Understanding how light regimes shape marine communities is crucial for interpreting fine-scale biodiversity patterns in coastal systems and assessing the ecological consequences of light pollution in increasingly illuminated coastal environments. This is particularly important in areas such as coastal ecosystems, known to provide a wide range of ecosystem services (Christoforou et al., 2023).  However, capturing rapid, transient diel shifts in community composition remains challenging, as obtaining fine-scale ecological snapshots across different times of day is difficult.</w:t>
      </w:r>
    </w:p>
    <w:p w14:paraId="73893C84" w14:textId="4BFB79A2" w:rsidR="00F65C18" w:rsidRPr="00CA6081" w:rsidRDefault="00F33854">
      <w:pPr>
        <w:spacing w:before="240"/>
        <w:ind w:firstLine="720"/>
        <w:rPr>
          <w:rFonts w:ascii="Times New Roman" w:eastAsia="Times New Roman" w:hAnsi="Times New Roman" w:cs="Times New Roman"/>
          <w:sz w:val="24"/>
          <w:szCs w:val="24"/>
        </w:rPr>
        <w:pPrChange w:id="82" w:author="Pedro Brandão" w:date="2025-11-04T15:17:00Z">
          <w:pPr>
            <w:spacing w:before="240"/>
          </w:pPr>
        </w:pPrChange>
      </w:pPr>
      <w:r w:rsidRPr="00CA6081">
        <w:rPr>
          <w:rFonts w:ascii="Times New Roman" w:eastAsia="Times New Roman" w:hAnsi="Times New Roman" w:cs="Times New Roman"/>
          <w:sz w:val="24"/>
          <w:szCs w:val="24"/>
        </w:rPr>
        <w:t>Studying changes in ecological communities between day and night is particularly challenging because most observational methods require interventions that can themselves alter the patterns being measured. For example, counting individuals in a darkened environment typically requires artificial illumination, and traps or nets can disturb behavior or attract organisms artificially (Brown et al., 2023). Environmental DNA (eDNA) metabarcoding provides a unique opportunity to detect fine-scale community patterns (</w:t>
      </w:r>
      <w:proofErr w:type="spellStart"/>
      <w:r w:rsidRPr="00CA6081">
        <w:rPr>
          <w:rFonts w:ascii="Times New Roman" w:eastAsia="Times New Roman" w:hAnsi="Times New Roman" w:cs="Times New Roman"/>
          <w:sz w:val="24"/>
          <w:szCs w:val="24"/>
        </w:rPr>
        <w:t>Turon</w:t>
      </w:r>
      <w:proofErr w:type="spellEnd"/>
      <w:r w:rsidRPr="00CA6081">
        <w:rPr>
          <w:rFonts w:ascii="Times New Roman" w:eastAsia="Times New Roman" w:hAnsi="Times New Roman" w:cs="Times New Roman"/>
          <w:sz w:val="24"/>
          <w:szCs w:val="24"/>
        </w:rPr>
        <w:t xml:space="preserve"> et al., 2022) and furthermore to explore </w:t>
      </w:r>
      <w:r w:rsidRPr="00CA6081">
        <w:rPr>
          <w:rFonts w:ascii="Times New Roman" w:eastAsia="Times New Roman" w:hAnsi="Times New Roman" w:cs="Times New Roman"/>
          <w:sz w:val="24"/>
          <w:szCs w:val="24"/>
        </w:rPr>
        <w:lastRenderedPageBreak/>
        <w:t>these diel dynamics by detecting a wide array of species simultaneously, spanning vertebrates, invertebrates, and plankton (Beng &amp; Corlett, 2020). This approach offers a broad, non-invasive snapshot of biodiversity that captures molecular traces of organisms without directly disturbing them, providing a</w:t>
      </w:r>
      <w:commentRangeStart w:id="83"/>
      <w:r w:rsidRPr="00CA6081">
        <w:rPr>
          <w:rFonts w:ascii="Times New Roman" w:eastAsia="Times New Roman" w:hAnsi="Times New Roman" w:cs="Times New Roman"/>
          <w:sz w:val="24"/>
          <w:szCs w:val="24"/>
        </w:rPr>
        <w:t xml:space="preserve"> </w:t>
      </w:r>
      <w:commentRangeEnd w:id="83"/>
      <w:r w:rsidR="00575253" w:rsidRPr="00CA6081">
        <w:rPr>
          <w:rStyle w:val="CommentReference"/>
          <w:rFonts w:ascii="Times New Roman" w:eastAsia="Times New Roman" w:hAnsi="Times New Roman" w:cs="Times New Roman"/>
          <w:sz w:val="24"/>
          <w:szCs w:val="24"/>
        </w:rPr>
        <w:commentReference w:id="83"/>
      </w:r>
      <w:del w:id="84" w:author="Pedro Brandão" w:date="2025-11-04T15:12:00Z">
        <w:r w:rsidRPr="00CA6081" w:rsidDel="00575253">
          <w:rPr>
            <w:rFonts w:ascii="Times New Roman" w:eastAsia="Times New Roman" w:hAnsi="Times New Roman" w:cs="Times New Roman"/>
            <w:sz w:val="24"/>
            <w:szCs w:val="24"/>
          </w:rPr>
          <w:delText xml:space="preserve">relatively unbiased </w:delText>
        </w:r>
      </w:del>
      <w:r w:rsidRPr="00CA6081">
        <w:rPr>
          <w:rFonts w:ascii="Times New Roman" w:eastAsia="Times New Roman" w:hAnsi="Times New Roman" w:cs="Times New Roman"/>
          <w:sz w:val="24"/>
          <w:szCs w:val="24"/>
        </w:rPr>
        <w:t>view of community composition across both day and night conditions. This makes eDNA particularly valuable for assessing diel and light-driven shifts in shallow nearshore ecosystems, circumventing many of the taxonomic or methodological constraints of traditional surveys. However, few studies have systematically examined how artificial light interacts with natural diel cycles to influence marine community structure at fine temporal scales (Marangoni et al. 2022).</w:t>
      </w:r>
    </w:p>
    <w:p w14:paraId="72E39966" w14:textId="0E69813E" w:rsidR="00F65C18" w:rsidRPr="00CA6081" w:rsidRDefault="00575253">
      <w:pPr>
        <w:spacing w:before="240"/>
        <w:ind w:firstLine="720"/>
        <w:rPr>
          <w:rFonts w:ascii="Times New Roman" w:eastAsia="Times New Roman" w:hAnsi="Times New Roman" w:cs="Times New Roman"/>
          <w:sz w:val="24"/>
          <w:szCs w:val="24"/>
        </w:rPr>
        <w:pPrChange w:id="85" w:author="Pedro Brandão" w:date="2025-11-04T15:17:00Z">
          <w:pPr>
            <w:spacing w:before="240"/>
          </w:pPr>
        </w:pPrChange>
      </w:pPr>
      <w:ins w:id="86" w:author="Pedro Brandão" w:date="2025-11-04T15:13:00Z">
        <w:r>
          <w:rPr>
            <w:rFonts w:ascii="Times New Roman" w:eastAsia="Times New Roman" w:hAnsi="Times New Roman" w:cs="Times New Roman"/>
            <w:sz w:val="24"/>
            <w:szCs w:val="24"/>
          </w:rPr>
          <w:t xml:space="preserve">Despite the opportunities it </w:t>
        </w:r>
      </w:ins>
      <w:ins w:id="87" w:author="Pedro Brandão" w:date="2025-11-04T15:14:00Z">
        <w:r>
          <w:rPr>
            <w:rFonts w:ascii="Times New Roman" w:eastAsia="Times New Roman" w:hAnsi="Times New Roman" w:cs="Times New Roman"/>
            <w:sz w:val="24"/>
            <w:szCs w:val="24"/>
          </w:rPr>
          <w:t>provides</w:t>
        </w:r>
      </w:ins>
      <w:ins w:id="88" w:author="Pedro Brandão" w:date="2025-11-04T15:13:00Z">
        <w:r>
          <w:rPr>
            <w:rFonts w:ascii="Times New Roman" w:eastAsia="Times New Roman" w:hAnsi="Times New Roman" w:cs="Times New Roman"/>
            <w:sz w:val="24"/>
            <w:szCs w:val="24"/>
          </w:rPr>
          <w:t xml:space="preserve">, </w:t>
        </w:r>
      </w:ins>
      <w:r w:rsidR="00F33854" w:rsidRPr="00CA6081">
        <w:rPr>
          <w:rFonts w:ascii="Times New Roman" w:eastAsia="Times New Roman" w:hAnsi="Times New Roman" w:cs="Times New Roman"/>
          <w:sz w:val="24"/>
          <w:szCs w:val="24"/>
        </w:rPr>
        <w:t xml:space="preserve">eDNA metabarcoding </w:t>
      </w:r>
      <w:del w:id="89" w:author="Pedro Brandão" w:date="2025-11-04T15:14:00Z">
        <w:r w:rsidR="00F33854" w:rsidRPr="00CA6081" w:rsidDel="00575253">
          <w:rPr>
            <w:rFonts w:ascii="Times New Roman" w:eastAsia="Times New Roman" w:hAnsi="Times New Roman" w:cs="Times New Roman"/>
            <w:sz w:val="24"/>
            <w:szCs w:val="24"/>
          </w:rPr>
          <w:delText>does have</w:delText>
        </w:r>
      </w:del>
      <w:ins w:id="90" w:author="Pedro Brandão" w:date="2025-11-04T15:14:00Z">
        <w:r>
          <w:rPr>
            <w:rFonts w:ascii="Times New Roman" w:eastAsia="Times New Roman" w:hAnsi="Times New Roman" w:cs="Times New Roman"/>
            <w:sz w:val="24"/>
            <w:szCs w:val="24"/>
          </w:rPr>
          <w:t>also comes with</w:t>
        </w:r>
      </w:ins>
      <w:r w:rsidR="00F33854" w:rsidRPr="00CA6081">
        <w:rPr>
          <w:rFonts w:ascii="Times New Roman" w:eastAsia="Times New Roman" w:hAnsi="Times New Roman" w:cs="Times New Roman"/>
          <w:sz w:val="24"/>
          <w:szCs w:val="24"/>
        </w:rPr>
        <w:t xml:space="preserve"> potential limitations for resolving short-scale ecological changes, given the inherent separation between organism presence and DNA detection. Organisms must first shed DNA before it can be captured in a water sample, creating a small lag between organism presence and detectability; similarly, molecular traces can persist after organisms have moved, meaning eDNA in effect “trails behind” biological activity. Additionally, eDNA can be transported away from its source in nearshore environments, ranging from tens of meters (Ely et al., 2021; Murakami et al., 2019) to hundreds of meters or even several kilometers (Ellis et al., 2022; Shea et al., 2022; Xiong et al., 2025), potentially carrying signals from outside the sampled area. Nonetheless, decay in dynamic nearshore systems is rapid, with half-lives of approximately 4–6 h (Brandão-Dias et al., 2025). Such rapid turnover means that local DNA production generally outweighs lagged or advected </w:t>
      </w:r>
      <w:proofErr w:type="gramStart"/>
      <w:r w:rsidR="00F33854" w:rsidRPr="00CA6081">
        <w:rPr>
          <w:rFonts w:ascii="Times New Roman" w:eastAsia="Times New Roman" w:hAnsi="Times New Roman" w:cs="Times New Roman"/>
          <w:sz w:val="24"/>
          <w:szCs w:val="24"/>
        </w:rPr>
        <w:t>DNA, and</w:t>
      </w:r>
      <w:proofErr w:type="gramEnd"/>
      <w:r w:rsidR="00F33854" w:rsidRPr="00CA6081">
        <w:rPr>
          <w:rFonts w:ascii="Times New Roman" w:eastAsia="Times New Roman" w:hAnsi="Times New Roman" w:cs="Times New Roman"/>
          <w:sz w:val="24"/>
          <w:szCs w:val="24"/>
        </w:rPr>
        <w:t xml:space="preserve"> recovered eDNA is largely endogenous to the sampled area (O’Donnell et al., 2017; Kelly et al., 2018; Lamy et al., 2021). Indeed, recent work has demonstrated that eDNA can reflect diel vertical migration and associated redistribution of fish biomass, e.g., using species specific </w:t>
      </w:r>
      <w:r w:rsidR="00F33854" w:rsidRPr="00CA6081">
        <w:rPr>
          <w:rFonts w:ascii="Times New Roman" w:eastAsia="Times New Roman" w:hAnsi="Times New Roman" w:cs="Times New Roman"/>
          <w:sz w:val="24"/>
          <w:szCs w:val="24"/>
        </w:rPr>
        <w:lastRenderedPageBreak/>
        <w:t>assays (</w:t>
      </w:r>
      <w:proofErr w:type="spellStart"/>
      <w:r w:rsidR="00F33854" w:rsidRPr="00CA6081">
        <w:rPr>
          <w:rFonts w:ascii="Times New Roman" w:eastAsia="Times New Roman" w:hAnsi="Times New Roman" w:cs="Times New Roman"/>
          <w:sz w:val="24"/>
          <w:szCs w:val="24"/>
        </w:rPr>
        <w:t>Trenkel</w:t>
      </w:r>
      <w:proofErr w:type="spellEnd"/>
      <w:r w:rsidR="00F33854" w:rsidRPr="00CA6081">
        <w:rPr>
          <w:rFonts w:ascii="Times New Roman" w:eastAsia="Times New Roman" w:hAnsi="Times New Roman" w:cs="Times New Roman"/>
          <w:sz w:val="24"/>
          <w:szCs w:val="24"/>
        </w:rPr>
        <w:t xml:space="preserve"> et al., 2025) and multi-species metabarcoding (Easson et al. 2020, Govindarajan et al. 2021, Canals et al., 2021, Feng et al. 2022, Govindarajan et al. 2023), supporting the utility of eDNA for capturing fine-scale community dynamics.</w:t>
      </w:r>
    </w:p>
    <w:p w14:paraId="2080CB3A" w14:textId="676C6184" w:rsidR="00F65C18" w:rsidRPr="00CA6081" w:rsidRDefault="00F33854">
      <w:pPr>
        <w:spacing w:before="240"/>
        <w:ind w:firstLine="720"/>
        <w:rPr>
          <w:rFonts w:ascii="Times New Roman" w:eastAsia="Times New Roman" w:hAnsi="Times New Roman" w:cs="Times New Roman"/>
          <w:sz w:val="24"/>
          <w:szCs w:val="24"/>
        </w:rPr>
        <w:pPrChange w:id="91" w:author="Pedro Brandão" w:date="2025-11-04T15:17:00Z">
          <w:pPr>
            <w:spacing w:before="240"/>
          </w:pPr>
        </w:pPrChange>
      </w:pPr>
      <w:r w:rsidRPr="00CA6081">
        <w:rPr>
          <w:rFonts w:ascii="Times New Roman" w:eastAsia="Times New Roman" w:hAnsi="Times New Roman" w:cs="Times New Roman"/>
          <w:sz w:val="24"/>
          <w:szCs w:val="24"/>
        </w:rPr>
        <w:t xml:space="preserve">Shallow nearshore systems, like the waters surrounding Friday Harbor Laboratories (FHL) on San Juan Island, Washington, </w:t>
      </w:r>
      <w:del w:id="92" w:author="Ryan Kelly" w:date="2025-11-25T11:17:00Z">
        <w:r w:rsidRPr="00CA6081" w:rsidDel="000E5B6A">
          <w:rPr>
            <w:rFonts w:ascii="Times New Roman" w:eastAsia="Times New Roman" w:hAnsi="Times New Roman" w:cs="Times New Roman"/>
            <w:sz w:val="24"/>
            <w:szCs w:val="24"/>
          </w:rPr>
          <w:delText>provide an ideal</w:delText>
        </w:r>
      </w:del>
      <w:ins w:id="93" w:author="Ryan Kelly" w:date="2025-11-25T11:17:00Z">
        <w:r w:rsidR="000E5B6A">
          <w:rPr>
            <w:rFonts w:ascii="Times New Roman" w:eastAsia="Times New Roman" w:hAnsi="Times New Roman" w:cs="Times New Roman"/>
            <w:sz w:val="24"/>
            <w:szCs w:val="24"/>
          </w:rPr>
          <w:t>are a usef</w:t>
        </w:r>
      </w:ins>
      <w:ins w:id="94" w:author="Ryan Kelly" w:date="2025-11-25T11:18:00Z">
        <w:r w:rsidR="000E5B6A">
          <w:rPr>
            <w:rFonts w:ascii="Times New Roman" w:eastAsia="Times New Roman" w:hAnsi="Times New Roman" w:cs="Times New Roman"/>
            <w:sz w:val="24"/>
            <w:szCs w:val="24"/>
          </w:rPr>
          <w:t>ul</w:t>
        </w:r>
      </w:ins>
      <w:r w:rsidRPr="00CA6081">
        <w:rPr>
          <w:rFonts w:ascii="Times New Roman" w:eastAsia="Times New Roman" w:hAnsi="Times New Roman" w:cs="Times New Roman"/>
          <w:sz w:val="24"/>
          <w:szCs w:val="24"/>
        </w:rPr>
        <w:t xml:space="preserve"> natural setting for studying these questions. At depths of approximately 4 m, diel changes in detected communities are unlikely to result from classical deep-water vertical migration. Instead, differences are expected to arise primarily from light-mediated behavior: benthic and demersal organisms may alter their microhabitat use, zooplankton may redistribute within just a few meters of the water column, and small fishes may cluster near artificial light sources (Berge et al. 2020). These </w:t>
      </w:r>
      <w:proofErr w:type="gramStart"/>
      <w:r w:rsidRPr="00CA6081">
        <w:rPr>
          <w:rFonts w:ascii="Times New Roman" w:eastAsia="Times New Roman" w:hAnsi="Times New Roman" w:cs="Times New Roman"/>
          <w:sz w:val="24"/>
          <w:szCs w:val="24"/>
        </w:rPr>
        <w:t>fine-scale</w:t>
      </w:r>
      <w:proofErr w:type="gramEnd"/>
      <w:r w:rsidRPr="00CA6081">
        <w:rPr>
          <w:rFonts w:ascii="Times New Roman" w:eastAsia="Times New Roman" w:hAnsi="Times New Roman" w:cs="Times New Roman"/>
          <w:sz w:val="24"/>
          <w:szCs w:val="24"/>
        </w:rPr>
        <w:t xml:space="preserve"> behavio</w:t>
      </w:r>
      <w:del w:id="95" w:author="Pedro Brandão" w:date="2025-11-04T15:15:00Z">
        <w:r w:rsidRPr="00CA6081" w:rsidDel="00575253">
          <w:rPr>
            <w:rFonts w:ascii="Times New Roman" w:eastAsia="Times New Roman" w:hAnsi="Times New Roman" w:cs="Times New Roman"/>
            <w:sz w:val="24"/>
            <w:szCs w:val="24"/>
          </w:rPr>
          <w:delText>u</w:delText>
        </w:r>
      </w:del>
      <w:r w:rsidRPr="00CA6081">
        <w:rPr>
          <w:rFonts w:ascii="Times New Roman" w:eastAsia="Times New Roman" w:hAnsi="Times New Roman" w:cs="Times New Roman"/>
          <w:sz w:val="24"/>
          <w:szCs w:val="24"/>
        </w:rPr>
        <w:t xml:space="preserve">ral responses can be captured through eDNA, providing insight into community structure in ways that traditional sampling might miss. </w:t>
      </w:r>
    </w:p>
    <w:p w14:paraId="08013C93" w14:textId="69D5937A" w:rsidR="00F65C18" w:rsidRPr="00CA6081" w:rsidRDefault="00F33854">
      <w:pPr>
        <w:spacing w:before="240"/>
        <w:ind w:firstLine="720"/>
        <w:rPr>
          <w:rFonts w:ascii="Times New Roman" w:eastAsia="Times New Roman" w:hAnsi="Times New Roman" w:cs="Times New Roman"/>
          <w:sz w:val="24"/>
          <w:szCs w:val="24"/>
        </w:rPr>
        <w:pPrChange w:id="96" w:author="Pedro Brandão" w:date="2025-11-04T15:17:00Z">
          <w:pPr>
            <w:spacing w:before="240"/>
          </w:pPr>
        </w:pPrChange>
      </w:pPr>
      <w:r w:rsidRPr="00CA6081">
        <w:rPr>
          <w:rFonts w:ascii="Times New Roman" w:eastAsia="Times New Roman" w:hAnsi="Times New Roman" w:cs="Times New Roman"/>
          <w:sz w:val="24"/>
          <w:szCs w:val="24"/>
        </w:rPr>
        <w:t>We addressed three central ecological questions: (</w:t>
      </w:r>
      <w:proofErr w:type="spellStart"/>
      <w:r w:rsidRPr="00CA6081">
        <w:rPr>
          <w:rFonts w:ascii="Times New Roman" w:eastAsia="Times New Roman" w:hAnsi="Times New Roman" w:cs="Times New Roman"/>
          <w:sz w:val="24"/>
          <w:szCs w:val="24"/>
        </w:rPr>
        <w:t>i</w:t>
      </w:r>
      <w:proofErr w:type="spellEnd"/>
      <w:r w:rsidRPr="00CA6081">
        <w:rPr>
          <w:rFonts w:ascii="Times New Roman" w:eastAsia="Times New Roman" w:hAnsi="Times New Roman" w:cs="Times New Roman"/>
          <w:sz w:val="24"/>
          <w:szCs w:val="24"/>
        </w:rPr>
        <w:t xml:space="preserve">) how do light regimes influence the composition of marine communities detected via eDNA? (ii) what are the effects of </w:t>
      </w:r>
      <w:commentRangeStart w:id="97"/>
      <w:r w:rsidRPr="00CA6081">
        <w:rPr>
          <w:rFonts w:ascii="Times New Roman" w:eastAsia="Times New Roman" w:hAnsi="Times New Roman" w:cs="Times New Roman"/>
          <w:sz w:val="24"/>
          <w:szCs w:val="24"/>
        </w:rPr>
        <w:t>elapsed time between samples</w:t>
      </w:r>
      <w:commentRangeEnd w:id="97"/>
      <w:r w:rsidR="000B1DD3">
        <w:rPr>
          <w:rStyle w:val="CommentReference"/>
        </w:rPr>
        <w:commentReference w:id="97"/>
      </w:r>
      <w:r w:rsidRPr="00CA6081">
        <w:rPr>
          <w:rFonts w:ascii="Times New Roman" w:eastAsia="Times New Roman" w:hAnsi="Times New Roman" w:cs="Times New Roman"/>
          <w:sz w:val="24"/>
          <w:szCs w:val="24"/>
        </w:rPr>
        <w:t xml:space="preserve">, diel phase (day vs. night), artificial light treatment, and biological replication on community dissimilarity? and (iii) which </w:t>
      </w:r>
      <w:ins w:id="98" w:author="Ryan Kelly" w:date="2025-11-25T11:19:00Z">
        <w:r w:rsidR="00BB6646">
          <w:rPr>
            <w:rFonts w:ascii="Times New Roman" w:eastAsia="Times New Roman" w:hAnsi="Times New Roman" w:cs="Times New Roman"/>
            <w:sz w:val="24"/>
            <w:szCs w:val="24"/>
          </w:rPr>
          <w:t xml:space="preserve">species or </w:t>
        </w:r>
      </w:ins>
      <w:r w:rsidRPr="00CA6081">
        <w:rPr>
          <w:rFonts w:ascii="Times New Roman" w:eastAsia="Times New Roman" w:hAnsi="Times New Roman" w:cs="Times New Roman"/>
          <w:sz w:val="24"/>
          <w:szCs w:val="24"/>
        </w:rPr>
        <w:t xml:space="preserve">taxonomic groups </w:t>
      </w:r>
      <w:del w:id="99" w:author="Ryan Kelly" w:date="2025-11-25T11:19:00Z">
        <w:r w:rsidRPr="00CA6081" w:rsidDel="00BB6646">
          <w:rPr>
            <w:rFonts w:ascii="Times New Roman" w:eastAsia="Times New Roman" w:hAnsi="Times New Roman" w:cs="Times New Roman"/>
            <w:sz w:val="24"/>
            <w:szCs w:val="24"/>
          </w:rPr>
          <w:delText>are most influenced by the main effects</w:delText>
        </w:r>
      </w:del>
      <w:ins w:id="100" w:author="Ryan Kelly" w:date="2025-11-25T11:19:00Z">
        <w:r w:rsidR="00BB6646">
          <w:rPr>
            <w:rFonts w:ascii="Times New Roman" w:eastAsia="Times New Roman" w:hAnsi="Times New Roman" w:cs="Times New Roman"/>
            <w:sz w:val="24"/>
            <w:szCs w:val="24"/>
          </w:rPr>
          <w:t xml:space="preserve">drive these </w:t>
        </w:r>
      </w:ins>
      <w:ins w:id="101" w:author="Ryan Kelly" w:date="2025-11-25T11:20:00Z">
        <w:r w:rsidR="00BB6646">
          <w:rPr>
            <w:rFonts w:ascii="Times New Roman" w:eastAsia="Times New Roman" w:hAnsi="Times New Roman" w:cs="Times New Roman"/>
            <w:sz w:val="24"/>
            <w:szCs w:val="24"/>
          </w:rPr>
          <w:t xml:space="preserve">community-level </w:t>
        </w:r>
      </w:ins>
      <w:ins w:id="102" w:author="Ryan Kelly" w:date="2025-11-25T11:19:00Z">
        <w:r w:rsidR="00BB6646">
          <w:rPr>
            <w:rFonts w:ascii="Times New Roman" w:eastAsia="Times New Roman" w:hAnsi="Times New Roman" w:cs="Times New Roman"/>
            <w:sz w:val="24"/>
            <w:szCs w:val="24"/>
          </w:rPr>
          <w:t>effects</w:t>
        </w:r>
      </w:ins>
      <w:r w:rsidRPr="00CA6081">
        <w:rPr>
          <w:rFonts w:ascii="Times New Roman" w:eastAsia="Times New Roman" w:hAnsi="Times New Roman" w:cs="Times New Roman"/>
          <w:sz w:val="24"/>
          <w:szCs w:val="24"/>
        </w:rPr>
        <w:t xml:space="preserve">? </w:t>
      </w:r>
      <w:commentRangeStart w:id="103"/>
      <w:r w:rsidRPr="00CA6081">
        <w:rPr>
          <w:rFonts w:ascii="Times New Roman" w:eastAsia="Times New Roman" w:hAnsi="Times New Roman" w:cs="Times New Roman"/>
          <w:sz w:val="24"/>
          <w:szCs w:val="24"/>
        </w:rPr>
        <w:t xml:space="preserve">We predict that: (1) </w:t>
      </w:r>
      <w:bookmarkStart w:id="104" w:name="_Hlk212762690"/>
      <w:r w:rsidRPr="00CA6081">
        <w:rPr>
          <w:rFonts w:ascii="Times New Roman" w:eastAsia="Times New Roman" w:hAnsi="Times New Roman" w:cs="Times New Roman"/>
          <w:sz w:val="24"/>
          <w:szCs w:val="24"/>
        </w:rPr>
        <w:t>predatory fish w</w:t>
      </w:r>
      <w:ins w:id="105" w:author="Pedro Brandão" w:date="2025-11-04T15:17:00Z">
        <w:r w:rsidR="00575253">
          <w:rPr>
            <w:rFonts w:ascii="Times New Roman" w:eastAsia="Times New Roman" w:hAnsi="Times New Roman" w:cs="Times New Roman"/>
            <w:sz w:val="24"/>
            <w:szCs w:val="24"/>
          </w:rPr>
          <w:t>ill</w:t>
        </w:r>
      </w:ins>
      <w:del w:id="106" w:author="Pedro Brandão" w:date="2025-11-04T15:17:00Z">
        <w:r w:rsidRPr="00CA6081" w:rsidDel="00575253">
          <w:rPr>
            <w:rFonts w:ascii="Times New Roman" w:eastAsia="Times New Roman" w:hAnsi="Times New Roman" w:cs="Times New Roman"/>
            <w:sz w:val="24"/>
            <w:szCs w:val="24"/>
          </w:rPr>
          <w:delText>ould</w:delText>
        </w:r>
      </w:del>
      <w:r w:rsidRPr="00CA6081">
        <w:rPr>
          <w:rFonts w:ascii="Times New Roman" w:eastAsia="Times New Roman" w:hAnsi="Times New Roman" w:cs="Times New Roman"/>
          <w:sz w:val="24"/>
          <w:szCs w:val="24"/>
        </w:rPr>
        <w:t xml:space="preserve"> increase in abundance under artificial light at night due to attraction to prey aggregations</w:t>
      </w:r>
      <w:ins w:id="107" w:author="Pedro Brandão" w:date="2025-11-04T15:16:00Z">
        <w:r w:rsidR="00575253">
          <w:rPr>
            <w:rFonts w:ascii="Times New Roman" w:eastAsia="Times New Roman" w:hAnsi="Times New Roman" w:cs="Times New Roman"/>
            <w:sz w:val="24"/>
            <w:szCs w:val="24"/>
          </w:rPr>
          <w:t>, while</w:t>
        </w:r>
      </w:ins>
      <w:del w:id="108" w:author="Pedro Brandão" w:date="2025-11-04T15:16:00Z">
        <w:r w:rsidRPr="00CA6081" w:rsidDel="00575253">
          <w:rPr>
            <w:rFonts w:ascii="Times New Roman" w:eastAsia="Times New Roman" w:hAnsi="Times New Roman" w:cs="Times New Roman"/>
            <w:sz w:val="24"/>
            <w:szCs w:val="24"/>
          </w:rPr>
          <w:delText xml:space="preserve"> and</w:delText>
        </w:r>
      </w:del>
      <w:r w:rsidRPr="00CA6081">
        <w:rPr>
          <w:rFonts w:ascii="Times New Roman" w:eastAsia="Times New Roman" w:hAnsi="Times New Roman" w:cs="Times New Roman"/>
          <w:sz w:val="24"/>
          <w:szCs w:val="24"/>
        </w:rPr>
        <w:t xml:space="preserve"> prey fish species will decline as a result of predator avoidance</w:t>
      </w:r>
      <w:bookmarkEnd w:id="104"/>
      <w:ins w:id="109" w:author="Diana Pazmiño" w:date="2025-11-22T10:43:00Z">
        <w:r w:rsidR="0097558F">
          <w:rPr>
            <w:rFonts w:ascii="Times New Roman" w:eastAsia="Times New Roman" w:hAnsi="Times New Roman" w:cs="Times New Roman"/>
            <w:sz w:val="24"/>
            <w:szCs w:val="24"/>
          </w:rPr>
          <w:t xml:space="preserve"> </w:t>
        </w:r>
        <w:r w:rsidR="0097558F" w:rsidRPr="00CA6081">
          <w:rPr>
            <w:rFonts w:ascii="Times New Roman" w:eastAsia="Times New Roman" w:hAnsi="Times New Roman" w:cs="Times New Roman"/>
            <w:sz w:val="24"/>
            <w:szCs w:val="24"/>
          </w:rPr>
          <w:t>behavior</w:t>
        </w:r>
      </w:ins>
      <w:r w:rsidRPr="00CA6081">
        <w:rPr>
          <w:rFonts w:ascii="Times New Roman" w:eastAsia="Times New Roman" w:hAnsi="Times New Roman" w:cs="Times New Roman"/>
          <w:sz w:val="24"/>
          <w:szCs w:val="24"/>
        </w:rPr>
        <w:t>; (2) zooplankton and mobile invertebrates will exhibit elevated abundances driven by positive phototaxis, while benthic invertebrates will decrease in response to predator avoidance under artificial light; and (3) phytoplankton will remain primarily day-associated due to photosynthetic requirements regardless of light treatment</w:t>
      </w:r>
      <w:commentRangeEnd w:id="103"/>
      <w:r w:rsidR="000E52EB">
        <w:rPr>
          <w:rStyle w:val="CommentReference"/>
        </w:rPr>
        <w:commentReference w:id="103"/>
      </w:r>
      <w:r w:rsidRPr="00CA6081">
        <w:rPr>
          <w:rFonts w:ascii="Times New Roman" w:eastAsia="Times New Roman" w:hAnsi="Times New Roman" w:cs="Times New Roman"/>
          <w:sz w:val="24"/>
          <w:szCs w:val="24"/>
        </w:rPr>
        <w:t xml:space="preserve">. </w:t>
      </w:r>
      <w:del w:id="110" w:author="Ryan Kelly" w:date="2025-11-25T11:21:00Z">
        <w:r w:rsidRPr="00CA6081" w:rsidDel="004425B5">
          <w:rPr>
            <w:rFonts w:ascii="Times New Roman" w:eastAsia="Times New Roman" w:hAnsi="Times New Roman" w:cs="Times New Roman"/>
            <w:sz w:val="24"/>
            <w:szCs w:val="24"/>
          </w:rPr>
          <w:delText xml:space="preserve">Addressing these questions allows us to investigate not only diel variation in </w:delText>
        </w:r>
        <w:r w:rsidRPr="00CA6081" w:rsidDel="004425B5">
          <w:rPr>
            <w:rFonts w:ascii="Times New Roman" w:eastAsia="Times New Roman" w:hAnsi="Times New Roman" w:cs="Times New Roman"/>
            <w:sz w:val="24"/>
            <w:szCs w:val="24"/>
          </w:rPr>
          <w:lastRenderedPageBreak/>
          <w:delText>biodiversity but also the effects of artificial illumination, an increasingly important environmental variable in coastal ecosystems worldwide (Marangoni et al. 2022).</w:delText>
        </w:r>
      </w:del>
    </w:p>
    <w:p w14:paraId="327D9856" w14:textId="77777777" w:rsidR="00F65C18" w:rsidRPr="002F202E" w:rsidRDefault="00F33854" w:rsidP="0014105C">
      <w:pPr>
        <w:spacing w:before="240"/>
        <w:contextualSpacing/>
        <w:rPr>
          <w:rFonts w:ascii="Times New Roman" w:eastAsia="Times New Roman" w:hAnsi="Times New Roman" w:cs="Times New Roman"/>
          <w:b/>
          <w:bCs/>
          <w:sz w:val="24"/>
          <w:szCs w:val="24"/>
        </w:rPr>
      </w:pPr>
      <w:r w:rsidRPr="002F202E">
        <w:rPr>
          <w:rFonts w:ascii="Times New Roman" w:eastAsia="Times New Roman" w:hAnsi="Times New Roman" w:cs="Times New Roman"/>
          <w:b/>
          <w:bCs/>
          <w:sz w:val="24"/>
          <w:szCs w:val="24"/>
        </w:rPr>
        <w:t>2. Methods</w:t>
      </w:r>
    </w:p>
    <w:p w14:paraId="1749F948" w14:textId="77777777" w:rsidR="00F65C18" w:rsidRPr="002F202E" w:rsidRDefault="00F33854" w:rsidP="0014105C">
      <w:pPr>
        <w:spacing w:before="240"/>
        <w:contextualSpacing/>
        <w:rPr>
          <w:rFonts w:ascii="Times New Roman" w:eastAsia="Times New Roman" w:hAnsi="Times New Roman" w:cs="Times New Roman"/>
          <w:b/>
          <w:bCs/>
          <w:sz w:val="24"/>
          <w:szCs w:val="24"/>
        </w:rPr>
      </w:pPr>
      <w:r w:rsidRPr="002F202E">
        <w:rPr>
          <w:rFonts w:ascii="Times New Roman" w:eastAsia="Times New Roman" w:hAnsi="Times New Roman" w:cs="Times New Roman"/>
          <w:b/>
          <w:bCs/>
          <w:sz w:val="24"/>
          <w:szCs w:val="24"/>
        </w:rPr>
        <w:t>2.1 Study area and sample collection</w:t>
      </w:r>
    </w:p>
    <w:p w14:paraId="0BECF110" w14:textId="490E3D1A" w:rsidR="00F65C18" w:rsidRPr="00CA6081" w:rsidRDefault="00B3542E">
      <w:pPr>
        <w:spacing w:before="240"/>
        <w:ind w:firstLine="720"/>
        <w:rPr>
          <w:rFonts w:ascii="Times New Roman" w:eastAsia="Times New Roman" w:hAnsi="Times New Roman" w:cs="Times New Roman"/>
          <w:sz w:val="24"/>
          <w:szCs w:val="24"/>
        </w:rPr>
        <w:pPrChange w:id="111" w:author="Pedro Brandão" w:date="2025-11-04T15:18:00Z">
          <w:pPr>
            <w:spacing w:before="240"/>
          </w:pPr>
        </w:pPrChange>
      </w:pPr>
      <w:ins w:id="112" w:author="Ryan Kelly" w:date="2025-11-25T11:21:00Z">
        <w:r>
          <w:rPr>
            <w:rFonts w:ascii="Times New Roman" w:eastAsia="Times New Roman" w:hAnsi="Times New Roman" w:cs="Times New Roman"/>
            <w:sz w:val="24"/>
            <w:szCs w:val="24"/>
          </w:rPr>
          <w:t>We conducted t</w:t>
        </w:r>
      </w:ins>
      <w:del w:id="113" w:author="Ryan Kelly" w:date="2025-11-25T11:21:00Z">
        <w:r w:rsidR="00F33854" w:rsidRPr="00CA6081" w:rsidDel="00B3542E">
          <w:rPr>
            <w:rFonts w:ascii="Times New Roman" w:eastAsia="Times New Roman" w:hAnsi="Times New Roman" w:cs="Times New Roman"/>
            <w:sz w:val="24"/>
            <w:szCs w:val="24"/>
          </w:rPr>
          <w:delText>T</w:delText>
        </w:r>
      </w:del>
      <w:r w:rsidR="00F33854" w:rsidRPr="00CA6081">
        <w:rPr>
          <w:rFonts w:ascii="Times New Roman" w:eastAsia="Times New Roman" w:hAnsi="Times New Roman" w:cs="Times New Roman"/>
          <w:sz w:val="24"/>
          <w:szCs w:val="24"/>
        </w:rPr>
        <w:t xml:space="preserve">he </w:t>
      </w:r>
      <w:proofErr w:type="gramStart"/>
      <w:r w:rsidR="00F33854" w:rsidRPr="00CA6081">
        <w:rPr>
          <w:rFonts w:ascii="Times New Roman" w:eastAsia="Times New Roman" w:hAnsi="Times New Roman" w:cs="Times New Roman"/>
          <w:sz w:val="24"/>
          <w:szCs w:val="24"/>
        </w:rPr>
        <w:t>study</w:t>
      </w:r>
      <w:proofErr w:type="gramEnd"/>
      <w:r w:rsidR="00F33854" w:rsidRPr="00CA6081">
        <w:rPr>
          <w:rFonts w:ascii="Times New Roman" w:eastAsia="Times New Roman" w:hAnsi="Times New Roman" w:cs="Times New Roman"/>
          <w:sz w:val="24"/>
          <w:szCs w:val="24"/>
        </w:rPr>
        <w:t xml:space="preserve"> </w:t>
      </w:r>
      <w:ins w:id="114" w:author="Ryan Kelly" w:date="2025-11-25T11:21:00Z">
        <w:r>
          <w:rPr>
            <w:rFonts w:ascii="Times New Roman" w:eastAsia="Times New Roman" w:hAnsi="Times New Roman" w:cs="Times New Roman"/>
            <w:sz w:val="24"/>
            <w:szCs w:val="24"/>
          </w:rPr>
          <w:t xml:space="preserve">as part of a </w:t>
        </w:r>
        <w:r w:rsidR="00E7270E">
          <w:rPr>
            <w:rFonts w:ascii="Times New Roman" w:eastAsia="Times New Roman" w:hAnsi="Times New Roman" w:cs="Times New Roman"/>
            <w:sz w:val="24"/>
            <w:szCs w:val="24"/>
          </w:rPr>
          <w:t xml:space="preserve">workshop </w:t>
        </w:r>
      </w:ins>
      <w:del w:id="115" w:author="Ryan Kelly" w:date="2025-11-25T11:22:00Z">
        <w:r w:rsidR="00F33854" w:rsidRPr="00CA6081" w:rsidDel="00E7270E">
          <w:rPr>
            <w:rFonts w:ascii="Times New Roman" w:eastAsia="Times New Roman" w:hAnsi="Times New Roman" w:cs="Times New Roman"/>
            <w:sz w:val="24"/>
            <w:szCs w:val="24"/>
          </w:rPr>
          <w:delText xml:space="preserve">was conducted </w:delText>
        </w:r>
      </w:del>
      <w:r w:rsidR="00F33854" w:rsidRPr="00CA6081">
        <w:rPr>
          <w:rFonts w:ascii="Times New Roman" w:eastAsia="Times New Roman" w:hAnsi="Times New Roman" w:cs="Times New Roman"/>
          <w:sz w:val="24"/>
          <w:szCs w:val="24"/>
        </w:rPr>
        <w:t>at</w:t>
      </w:r>
      <w:ins w:id="116" w:author="Ryan Kelly" w:date="2025-11-25T11:22:00Z">
        <w:r w:rsidR="00E7270E">
          <w:rPr>
            <w:rFonts w:ascii="Times New Roman" w:eastAsia="Times New Roman" w:hAnsi="Times New Roman" w:cs="Times New Roman"/>
            <w:sz w:val="24"/>
            <w:szCs w:val="24"/>
          </w:rPr>
          <w:t xml:space="preserve"> the University of Washington’s</w:t>
        </w:r>
      </w:ins>
      <w:r w:rsidR="00F33854" w:rsidRPr="00CA6081">
        <w:rPr>
          <w:rFonts w:ascii="Times New Roman" w:eastAsia="Times New Roman" w:hAnsi="Times New Roman" w:cs="Times New Roman"/>
          <w:sz w:val="24"/>
          <w:szCs w:val="24"/>
        </w:rPr>
        <w:t xml:space="preserve"> Friday Harbor Laboratories (FHL), located on San Juan Island, Washington, USA. All samples were collected in a single location, within the waters adjacent to the FHL dock (48.54525, -123.01212). Environmental DNA (eDNA) sampling was carried out from July 27 to August 3, 2025, twice daily—midday (11:00–13:00) and at night (22:00–00:00). Each sampling event included two treatments: light and no light. For the light treatment, an underwater light source (bright white 12V LED at ca. 15,000 lumens) </w:t>
      </w:r>
      <w:ins w:id="117" w:author="Pedro Brandão" w:date="2025-11-04T15:19:00Z">
        <w:r w:rsidR="00575253" w:rsidRPr="00CA6081">
          <w:rPr>
            <w:rFonts w:ascii="Times New Roman" w:eastAsia="Times New Roman" w:hAnsi="Times New Roman" w:cs="Times New Roman"/>
            <w:sz w:val="24"/>
            <w:szCs w:val="24"/>
          </w:rPr>
          <w:t>was deployed at the surface</w:t>
        </w:r>
        <w:r w:rsidR="00575253">
          <w:rPr>
            <w:rFonts w:ascii="Times New Roman" w:eastAsia="Times New Roman" w:hAnsi="Times New Roman" w:cs="Times New Roman"/>
            <w:sz w:val="24"/>
            <w:szCs w:val="24"/>
          </w:rPr>
          <w:t xml:space="preserve"> </w:t>
        </w:r>
        <w:r w:rsidR="00575253" w:rsidRPr="00CA6081">
          <w:rPr>
            <w:rFonts w:ascii="Times New Roman" w:eastAsia="Times New Roman" w:hAnsi="Times New Roman" w:cs="Times New Roman"/>
            <w:sz w:val="24"/>
            <w:szCs w:val="24"/>
          </w:rPr>
          <w:t>positioned ~1 meter from the sampling point</w:t>
        </w:r>
        <w:r w:rsidR="00575253">
          <w:rPr>
            <w:rFonts w:ascii="Times New Roman" w:eastAsia="Times New Roman" w:hAnsi="Times New Roman" w:cs="Times New Roman"/>
            <w:sz w:val="24"/>
            <w:szCs w:val="24"/>
          </w:rPr>
          <w:t xml:space="preserve">, and </w:t>
        </w:r>
      </w:ins>
      <w:del w:id="118" w:author="Pedro Brandão" w:date="2025-11-04T15:19:00Z">
        <w:r w:rsidR="00F33854" w:rsidRPr="00CA6081" w:rsidDel="00575253">
          <w:rPr>
            <w:rFonts w:ascii="Times New Roman" w:eastAsia="Times New Roman" w:hAnsi="Times New Roman" w:cs="Times New Roman"/>
            <w:sz w:val="24"/>
            <w:szCs w:val="24"/>
          </w:rPr>
          <w:delText xml:space="preserve">was </w:delText>
        </w:r>
      </w:del>
      <w:r w:rsidR="00F33854" w:rsidRPr="00CA6081">
        <w:rPr>
          <w:rFonts w:ascii="Times New Roman" w:eastAsia="Times New Roman" w:hAnsi="Times New Roman" w:cs="Times New Roman"/>
          <w:sz w:val="24"/>
          <w:szCs w:val="24"/>
        </w:rPr>
        <w:t>switched on 30 minutes prior to sample collection</w:t>
      </w:r>
      <w:ins w:id="119" w:author="Pedro Brandão" w:date="2025-11-04T15:19:00Z">
        <w:r w:rsidR="00575253">
          <w:rPr>
            <w:rFonts w:ascii="Times New Roman" w:eastAsia="Times New Roman" w:hAnsi="Times New Roman" w:cs="Times New Roman"/>
            <w:sz w:val="24"/>
            <w:szCs w:val="24"/>
          </w:rPr>
          <w:t xml:space="preserve"> (Fig, 1)</w:t>
        </w:r>
      </w:ins>
      <w:ins w:id="120" w:author="Pedro Brandão" w:date="2025-11-04T15:18:00Z">
        <w:r w:rsidR="00575253">
          <w:rPr>
            <w:rFonts w:ascii="Times New Roman" w:eastAsia="Times New Roman" w:hAnsi="Times New Roman" w:cs="Times New Roman"/>
            <w:sz w:val="24"/>
            <w:szCs w:val="24"/>
          </w:rPr>
          <w:t>.</w:t>
        </w:r>
      </w:ins>
      <w:del w:id="121" w:author="Pedro Brandão" w:date="2025-11-04T15:18:00Z">
        <w:r w:rsidR="00F33854" w:rsidRPr="00CA6081" w:rsidDel="00575253">
          <w:rPr>
            <w:rFonts w:ascii="Times New Roman" w:eastAsia="Times New Roman" w:hAnsi="Times New Roman" w:cs="Times New Roman"/>
            <w:sz w:val="24"/>
            <w:szCs w:val="24"/>
          </w:rPr>
          <w:delText xml:space="preserve"> - </w:delText>
        </w:r>
      </w:del>
      <w:del w:id="122" w:author="Pedro Brandão" w:date="2025-11-04T15:19:00Z">
        <w:r w:rsidR="00F33854" w:rsidRPr="00CA6081" w:rsidDel="00575253">
          <w:rPr>
            <w:rFonts w:ascii="Times New Roman" w:eastAsia="Times New Roman" w:hAnsi="Times New Roman" w:cs="Times New Roman"/>
            <w:sz w:val="24"/>
            <w:szCs w:val="24"/>
          </w:rPr>
          <w:delText>was deployed at the surface and positioned ~1 meter from the sampling point</w:delText>
        </w:r>
        <w:r w:rsidR="0067393B" w:rsidDel="00575253">
          <w:rPr>
            <w:rFonts w:ascii="Times New Roman" w:eastAsia="Times New Roman" w:hAnsi="Times New Roman" w:cs="Times New Roman"/>
            <w:sz w:val="24"/>
            <w:szCs w:val="24"/>
          </w:rPr>
          <w:delText xml:space="preserve"> (Fig. 1)</w:delText>
        </w:r>
        <w:r w:rsidR="00F33854" w:rsidRPr="00CA6081" w:rsidDel="00575253">
          <w:rPr>
            <w:rFonts w:ascii="Times New Roman" w:eastAsia="Times New Roman" w:hAnsi="Times New Roman" w:cs="Times New Roman"/>
            <w:sz w:val="24"/>
            <w:szCs w:val="24"/>
          </w:rPr>
          <w:delText>.</w:delText>
        </w:r>
      </w:del>
      <w:r w:rsidR="00F33854" w:rsidRPr="00CA6081">
        <w:rPr>
          <w:rFonts w:ascii="Times New Roman" w:eastAsia="Times New Roman" w:hAnsi="Times New Roman" w:cs="Times New Roman"/>
          <w:sz w:val="24"/>
          <w:szCs w:val="24"/>
        </w:rPr>
        <w:t xml:space="preserve"> For each treatment, </w:t>
      </w:r>
      <w:ins w:id="123" w:author="Pedro Brandão" w:date="2025-11-04T15:20:00Z">
        <w:r w:rsidR="00575253">
          <w:rPr>
            <w:rFonts w:ascii="Times New Roman" w:eastAsia="Times New Roman" w:hAnsi="Times New Roman" w:cs="Times New Roman"/>
            <w:sz w:val="24"/>
            <w:szCs w:val="24"/>
          </w:rPr>
          <w:t xml:space="preserve">triplicate </w:t>
        </w:r>
      </w:ins>
      <w:del w:id="124" w:author="Pedro Brandão" w:date="2025-11-04T15:20:00Z">
        <w:r w:rsidR="00F33854" w:rsidRPr="00CA6081" w:rsidDel="00575253">
          <w:rPr>
            <w:rFonts w:ascii="Times New Roman" w:eastAsia="Times New Roman" w:hAnsi="Times New Roman" w:cs="Times New Roman"/>
            <w:sz w:val="24"/>
            <w:szCs w:val="24"/>
          </w:rPr>
          <w:delText xml:space="preserve">approximately </w:delText>
        </w:r>
      </w:del>
      <w:r w:rsidR="00F33854" w:rsidRPr="00CA6081">
        <w:rPr>
          <w:rFonts w:ascii="Times New Roman" w:eastAsia="Times New Roman" w:hAnsi="Times New Roman" w:cs="Times New Roman"/>
          <w:sz w:val="24"/>
          <w:szCs w:val="24"/>
        </w:rPr>
        <w:t>3</w:t>
      </w:r>
      <w:ins w:id="125" w:author="Pedro Brandão" w:date="2025-11-04T15:20:00Z">
        <w:r w:rsidR="00575253">
          <w:rPr>
            <w:rFonts w:ascii="Times New Roman" w:eastAsia="Times New Roman" w:hAnsi="Times New Roman" w:cs="Times New Roman"/>
            <w:sz w:val="24"/>
            <w:szCs w:val="24"/>
          </w:rPr>
          <w:t>.0</w:t>
        </w:r>
      </w:ins>
      <w:r w:rsidR="00F33854" w:rsidRPr="00CA6081">
        <w:rPr>
          <w:rFonts w:ascii="Times New Roman" w:eastAsia="Times New Roman" w:hAnsi="Times New Roman" w:cs="Times New Roman"/>
          <w:sz w:val="24"/>
          <w:szCs w:val="24"/>
        </w:rPr>
        <w:t xml:space="preserve"> L of surface seawater were collected in sterile 3 L Nalgene </w:t>
      </w:r>
      <w:proofErr w:type="spellStart"/>
      <w:r w:rsidR="00F33854" w:rsidRPr="00CA6081">
        <w:rPr>
          <w:rFonts w:ascii="Times New Roman" w:eastAsia="Times New Roman" w:hAnsi="Times New Roman" w:cs="Times New Roman"/>
          <w:sz w:val="24"/>
          <w:szCs w:val="24"/>
        </w:rPr>
        <w:t>Cantene</w:t>
      </w:r>
      <w:proofErr w:type="spellEnd"/>
      <w:r w:rsidR="00F33854" w:rsidRPr="00CA6081">
        <w:rPr>
          <w:rFonts w:ascii="Times New Roman" w:eastAsia="Times New Roman" w:hAnsi="Times New Roman" w:cs="Times New Roman"/>
          <w:sz w:val="24"/>
          <w:szCs w:val="24"/>
        </w:rPr>
        <w:t xml:space="preserve"> carboys and filtered </w:t>
      </w:r>
      <w:ins w:id="126" w:author="Pedro Brandão" w:date="2025-11-04T15:20:00Z">
        <w:r w:rsidR="00575253">
          <w:rPr>
            <w:rFonts w:ascii="Times New Roman" w:eastAsia="Times New Roman" w:hAnsi="Times New Roman" w:cs="Times New Roman"/>
            <w:sz w:val="24"/>
            <w:szCs w:val="24"/>
          </w:rPr>
          <w:t xml:space="preserve">immediately </w:t>
        </w:r>
      </w:ins>
      <w:del w:id="127" w:author="Pedro Brandão" w:date="2025-11-04T15:20:00Z">
        <w:r w:rsidR="00F33854" w:rsidRPr="00CA6081" w:rsidDel="00575253">
          <w:rPr>
            <w:rFonts w:ascii="Times New Roman" w:eastAsia="Times New Roman" w:hAnsi="Times New Roman" w:cs="Times New Roman"/>
            <w:sz w:val="24"/>
            <w:szCs w:val="24"/>
          </w:rPr>
          <w:delText xml:space="preserve">in triplicate </w:delText>
        </w:r>
      </w:del>
      <w:r w:rsidR="00F33854" w:rsidRPr="00CA6081">
        <w:rPr>
          <w:rFonts w:ascii="Times New Roman" w:eastAsia="Times New Roman" w:hAnsi="Times New Roman" w:cs="Times New Roman"/>
          <w:sz w:val="24"/>
          <w:szCs w:val="24"/>
        </w:rPr>
        <w:t xml:space="preserve">on site through 5.0 </w:t>
      </w:r>
      <w:proofErr w:type="spellStart"/>
      <w:r w:rsidR="00F33854" w:rsidRPr="00CA6081">
        <w:rPr>
          <w:rFonts w:ascii="Times New Roman" w:eastAsia="Times New Roman" w:hAnsi="Times New Roman" w:cs="Times New Roman"/>
          <w:sz w:val="24"/>
          <w:szCs w:val="24"/>
        </w:rPr>
        <w:t>μm</w:t>
      </w:r>
      <w:proofErr w:type="spellEnd"/>
      <w:r w:rsidR="00F33854" w:rsidRPr="00CA6081">
        <w:rPr>
          <w:rFonts w:ascii="Times New Roman" w:eastAsia="Times New Roman" w:hAnsi="Times New Roman" w:cs="Times New Roman"/>
          <w:sz w:val="24"/>
          <w:szCs w:val="24"/>
        </w:rPr>
        <w:t xml:space="preserve"> </w:t>
      </w:r>
      <w:proofErr w:type="spellStart"/>
      <w:r w:rsidR="00F33854" w:rsidRPr="00CA6081">
        <w:rPr>
          <w:rFonts w:ascii="Times New Roman" w:eastAsia="Times New Roman" w:hAnsi="Times New Roman" w:cs="Times New Roman"/>
          <w:sz w:val="24"/>
          <w:szCs w:val="24"/>
        </w:rPr>
        <w:t>Sterlitech</w:t>
      </w:r>
      <w:proofErr w:type="spellEnd"/>
      <w:r w:rsidR="00F33854" w:rsidRPr="00CA6081">
        <w:rPr>
          <w:rFonts w:ascii="Times New Roman" w:eastAsia="Times New Roman" w:hAnsi="Times New Roman" w:cs="Times New Roman"/>
          <w:sz w:val="24"/>
          <w:szCs w:val="24"/>
        </w:rPr>
        <w:t xml:space="preserve"> MCE filters (</w:t>
      </w:r>
      <w:proofErr w:type="spellStart"/>
      <w:r w:rsidR="00F33854" w:rsidRPr="00CA6081">
        <w:rPr>
          <w:rFonts w:ascii="Times New Roman" w:eastAsia="Times New Roman" w:hAnsi="Times New Roman" w:cs="Times New Roman"/>
          <w:sz w:val="24"/>
          <w:szCs w:val="24"/>
        </w:rPr>
        <w:t>Sterlitech</w:t>
      </w:r>
      <w:proofErr w:type="spellEnd"/>
      <w:r w:rsidR="00F33854" w:rsidRPr="00CA6081">
        <w:rPr>
          <w:rFonts w:ascii="Times New Roman" w:eastAsia="Times New Roman" w:hAnsi="Times New Roman" w:cs="Times New Roman"/>
          <w:sz w:val="24"/>
          <w:szCs w:val="24"/>
        </w:rPr>
        <w:t>, Kent, WA, USA) using a Smith-Root Citizen Science vacuum pump (Smith‐Root, Vancouver, WA, USA). Filter membranes were placed in 1.0 mL DNA/RNA Shield (</w:t>
      </w:r>
      <w:proofErr w:type="spellStart"/>
      <w:r w:rsidR="00F33854" w:rsidRPr="00CA6081">
        <w:rPr>
          <w:rFonts w:ascii="Times New Roman" w:eastAsia="Times New Roman" w:hAnsi="Times New Roman" w:cs="Times New Roman"/>
          <w:sz w:val="24"/>
          <w:szCs w:val="24"/>
        </w:rPr>
        <w:t>Zymo</w:t>
      </w:r>
      <w:proofErr w:type="spellEnd"/>
      <w:r w:rsidR="00F33854" w:rsidRPr="00CA6081">
        <w:rPr>
          <w:rFonts w:ascii="Times New Roman" w:eastAsia="Times New Roman" w:hAnsi="Times New Roman" w:cs="Times New Roman"/>
          <w:sz w:val="24"/>
          <w:szCs w:val="24"/>
        </w:rPr>
        <w:t xml:space="preserve"> Research, USA), transported at room temperature, and stored in the fridge within one hour of collection. Negative controls (3</w:t>
      </w:r>
      <w:ins w:id="128" w:author="Diana Alexandra Pazmiño Jaramillo" w:date="2025-11-22T11:26:00Z">
        <w:r w:rsidR="00A57BC5">
          <w:rPr>
            <w:rFonts w:ascii="Times New Roman" w:eastAsia="Times New Roman" w:hAnsi="Times New Roman" w:cs="Times New Roman"/>
            <w:sz w:val="24"/>
            <w:szCs w:val="24"/>
          </w:rPr>
          <w:t>.0</w:t>
        </w:r>
      </w:ins>
      <w:r w:rsidR="00F33854" w:rsidRPr="00CA6081">
        <w:rPr>
          <w:rFonts w:ascii="Times New Roman" w:eastAsia="Times New Roman" w:hAnsi="Times New Roman" w:cs="Times New Roman"/>
          <w:sz w:val="24"/>
          <w:szCs w:val="24"/>
        </w:rPr>
        <w:t xml:space="preserve"> L of tap water) were processed during each sampling event to monitor potential contamination. A total of 84 seawater samples and 14 negative controls were taken throughout the entire study. All sampling equipment was cleaned with 10% bleach and rinsed with tap water between uses. </w:t>
      </w:r>
    </w:p>
    <w:p w14:paraId="1BE8A53E" w14:textId="354F65DD" w:rsidR="00F65C18" w:rsidRPr="00CA6081" w:rsidRDefault="00F33854" w:rsidP="00CA6081">
      <w:pPr>
        <w:rPr>
          <w:rFonts w:ascii="Times New Roman" w:eastAsia="Times New Roman" w:hAnsi="Times New Roman" w:cs="Times New Roman"/>
          <w:sz w:val="24"/>
          <w:szCs w:val="24"/>
        </w:rPr>
      </w:pPr>
      <w:commentRangeStart w:id="129"/>
      <w:r w:rsidRPr="00CA6081">
        <w:rPr>
          <w:rFonts w:ascii="Times New Roman" w:eastAsia="Times New Roman" w:hAnsi="Times New Roman" w:cs="Times New Roman"/>
          <w:noProof/>
          <w:sz w:val="24"/>
          <w:szCs w:val="24"/>
        </w:rPr>
        <w:lastRenderedPageBreak/>
        <w:drawing>
          <wp:inline distT="114300" distB="114300" distL="114300" distR="114300" wp14:anchorId="757DBDD5" wp14:editId="45E1DAD9">
            <wp:extent cx="5676900" cy="7658100"/>
            <wp:effectExtent l="0" t="0" r="0" b="0"/>
            <wp:docPr id="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5"/>
                    <a:srcRect/>
                    <a:stretch>
                      <a:fillRect/>
                    </a:stretch>
                  </pic:blipFill>
                  <pic:spPr>
                    <a:xfrm>
                      <a:off x="0" y="0"/>
                      <a:ext cx="5676900" cy="7658100"/>
                    </a:xfrm>
                    <a:prstGeom prst="rect">
                      <a:avLst/>
                    </a:prstGeom>
                    <a:ln/>
                  </pic:spPr>
                </pic:pic>
              </a:graphicData>
            </a:graphic>
          </wp:inline>
        </w:drawing>
      </w:r>
      <w:commentRangeEnd w:id="129"/>
      <w:r w:rsidR="003C064D" w:rsidRPr="00CA6081">
        <w:rPr>
          <w:rStyle w:val="CommentReference"/>
          <w:rFonts w:ascii="Times New Roman" w:eastAsia="Times New Roman" w:hAnsi="Times New Roman" w:cs="Times New Roman"/>
          <w:sz w:val="24"/>
          <w:szCs w:val="24"/>
        </w:rPr>
        <w:commentReference w:id="129"/>
      </w:r>
      <w:r w:rsidRPr="00CA6081">
        <w:rPr>
          <w:rFonts w:ascii="Times New Roman" w:eastAsia="Times New Roman" w:hAnsi="Times New Roman" w:cs="Times New Roman"/>
          <w:sz w:val="24"/>
          <w:szCs w:val="24"/>
        </w:rPr>
        <w:br/>
        <w:t xml:space="preserve">Figure 1. </w:t>
      </w:r>
      <w:r w:rsidR="0067393B">
        <w:rPr>
          <w:rFonts w:ascii="Times New Roman" w:eastAsia="Times New Roman" w:hAnsi="Times New Roman" w:cs="Times New Roman"/>
          <w:sz w:val="24"/>
          <w:szCs w:val="24"/>
        </w:rPr>
        <w:t>Schematic representation of the study/e</w:t>
      </w:r>
      <w:r w:rsidRPr="00CA6081">
        <w:rPr>
          <w:rFonts w:ascii="Times New Roman" w:eastAsia="Times New Roman" w:hAnsi="Times New Roman" w:cs="Times New Roman"/>
          <w:sz w:val="24"/>
          <w:szCs w:val="24"/>
        </w:rPr>
        <w:t xml:space="preserve">xperimental </w:t>
      </w:r>
      <w:r w:rsidR="002F202E">
        <w:rPr>
          <w:rFonts w:ascii="Times New Roman" w:eastAsia="Times New Roman" w:hAnsi="Times New Roman" w:cs="Times New Roman"/>
          <w:sz w:val="24"/>
          <w:szCs w:val="24"/>
        </w:rPr>
        <w:t>d</w:t>
      </w:r>
      <w:r w:rsidRPr="00CA6081">
        <w:rPr>
          <w:rFonts w:ascii="Times New Roman" w:eastAsia="Times New Roman" w:hAnsi="Times New Roman" w:cs="Times New Roman"/>
          <w:sz w:val="24"/>
          <w:szCs w:val="24"/>
        </w:rPr>
        <w:t>esign</w:t>
      </w:r>
    </w:p>
    <w:p w14:paraId="4717F85D" w14:textId="77777777" w:rsidR="00F65C18" w:rsidRPr="006D598D" w:rsidRDefault="00F33854" w:rsidP="006D598D">
      <w:pPr>
        <w:spacing w:before="240"/>
        <w:contextualSpacing/>
        <w:rPr>
          <w:rFonts w:ascii="Times New Roman" w:eastAsia="Times New Roman" w:hAnsi="Times New Roman" w:cs="Times New Roman"/>
          <w:b/>
          <w:bCs/>
          <w:sz w:val="24"/>
          <w:szCs w:val="24"/>
        </w:rPr>
      </w:pPr>
      <w:r w:rsidRPr="006D598D">
        <w:rPr>
          <w:rFonts w:ascii="Times New Roman" w:eastAsia="Times New Roman" w:hAnsi="Times New Roman" w:cs="Times New Roman"/>
          <w:b/>
          <w:bCs/>
          <w:sz w:val="24"/>
          <w:szCs w:val="24"/>
        </w:rPr>
        <w:lastRenderedPageBreak/>
        <w:t>2.2 Laboratory processing and sequencing</w:t>
      </w:r>
    </w:p>
    <w:p w14:paraId="7D9FF481" w14:textId="4F9F4CF2" w:rsidR="00F65C18" w:rsidRPr="00CA6081" w:rsidRDefault="00F33854">
      <w:pPr>
        <w:spacing w:before="240"/>
        <w:ind w:firstLine="720"/>
        <w:rPr>
          <w:rFonts w:ascii="Times New Roman" w:eastAsia="Times New Roman" w:hAnsi="Times New Roman" w:cs="Times New Roman"/>
          <w:sz w:val="24"/>
          <w:szCs w:val="24"/>
        </w:rPr>
        <w:pPrChange w:id="130" w:author="Pedro Brandão" w:date="2025-11-04T15:22:00Z">
          <w:pPr>
            <w:spacing w:before="240"/>
          </w:pPr>
        </w:pPrChange>
      </w:pPr>
      <w:r w:rsidRPr="00CA6081">
        <w:rPr>
          <w:rFonts w:ascii="Times New Roman" w:eastAsia="Times New Roman" w:hAnsi="Times New Roman" w:cs="Times New Roman"/>
          <w:sz w:val="24"/>
          <w:szCs w:val="24"/>
        </w:rPr>
        <w:t xml:space="preserve">DNA extraction, library preparation, and sequencing were performed according to the protocol outlined in Ip et al. (2025). Briefly, filters were thawed at room temperature, vortexed, and 300 </w:t>
      </w:r>
      <w:proofErr w:type="spellStart"/>
      <w:r w:rsidRPr="00CA6081">
        <w:rPr>
          <w:rFonts w:ascii="Times New Roman" w:eastAsia="Times New Roman" w:hAnsi="Times New Roman" w:cs="Times New Roman"/>
          <w:sz w:val="24"/>
          <w:szCs w:val="24"/>
        </w:rPr>
        <w:t>μL</w:t>
      </w:r>
      <w:proofErr w:type="spellEnd"/>
      <w:r w:rsidRPr="00CA6081">
        <w:rPr>
          <w:rFonts w:ascii="Times New Roman" w:eastAsia="Times New Roman" w:hAnsi="Times New Roman" w:cs="Times New Roman"/>
          <w:sz w:val="24"/>
          <w:szCs w:val="24"/>
        </w:rPr>
        <w:t xml:space="preserve"> of the DNA/RNA Shield preservative was used directly for DNA extraction with the </w:t>
      </w:r>
      <w:proofErr w:type="spellStart"/>
      <w:r w:rsidRPr="00CA6081">
        <w:rPr>
          <w:rFonts w:ascii="Times New Roman" w:eastAsia="Times New Roman" w:hAnsi="Times New Roman" w:cs="Times New Roman"/>
          <w:sz w:val="24"/>
          <w:szCs w:val="24"/>
        </w:rPr>
        <w:t>QIAgen</w:t>
      </w:r>
      <w:proofErr w:type="spellEnd"/>
      <w:r w:rsidRPr="00CA6081">
        <w:rPr>
          <w:rFonts w:ascii="Times New Roman" w:eastAsia="Times New Roman" w:hAnsi="Times New Roman" w:cs="Times New Roman"/>
          <w:sz w:val="24"/>
          <w:szCs w:val="24"/>
        </w:rPr>
        <w:t xml:space="preserve"> </w:t>
      </w:r>
      <w:proofErr w:type="spellStart"/>
      <w:r w:rsidRPr="00CA6081">
        <w:rPr>
          <w:rFonts w:ascii="Times New Roman" w:eastAsia="Times New Roman" w:hAnsi="Times New Roman" w:cs="Times New Roman"/>
          <w:sz w:val="24"/>
          <w:szCs w:val="24"/>
        </w:rPr>
        <w:t>DNeasy</w:t>
      </w:r>
      <w:proofErr w:type="spellEnd"/>
      <w:r w:rsidRPr="00CA6081">
        <w:rPr>
          <w:rFonts w:ascii="Times New Roman" w:eastAsia="Times New Roman" w:hAnsi="Times New Roman" w:cs="Times New Roman"/>
          <w:sz w:val="24"/>
          <w:szCs w:val="24"/>
        </w:rPr>
        <w:t xml:space="preserve"> Blood &amp; Tissue Kit, following the manufacturer’s protocol, except for elution in 60 </w:t>
      </w:r>
      <w:proofErr w:type="spellStart"/>
      <w:r w:rsidRPr="00CA6081">
        <w:rPr>
          <w:rFonts w:ascii="Times New Roman" w:eastAsia="Times New Roman" w:hAnsi="Times New Roman" w:cs="Times New Roman"/>
          <w:sz w:val="24"/>
          <w:szCs w:val="24"/>
        </w:rPr>
        <w:t>μL</w:t>
      </w:r>
      <w:proofErr w:type="spellEnd"/>
      <w:r w:rsidRPr="00CA6081">
        <w:rPr>
          <w:rFonts w:ascii="Times New Roman" w:eastAsia="Times New Roman" w:hAnsi="Times New Roman" w:cs="Times New Roman"/>
          <w:sz w:val="24"/>
          <w:szCs w:val="24"/>
        </w:rPr>
        <w:t xml:space="preserve"> of Molecular Grade water. Extracted DNA was quantified using Qubit High-Sensitivity assays and stored at 4°C until amplification. Two primer sets were used to target distinct genetic regions: MarVer1 (MV1; Valsecchi et al., 2020) targeting the 12S region of vertebrates and </w:t>
      </w:r>
      <w:proofErr w:type="spellStart"/>
      <w:r w:rsidRPr="00CA6081">
        <w:rPr>
          <w:rFonts w:ascii="Times New Roman" w:eastAsia="Times New Roman" w:hAnsi="Times New Roman" w:cs="Times New Roman"/>
          <w:sz w:val="24"/>
          <w:szCs w:val="24"/>
        </w:rPr>
        <w:t>mlCOIintF</w:t>
      </w:r>
      <w:proofErr w:type="spellEnd"/>
      <w:r w:rsidRPr="00CA6081">
        <w:rPr>
          <w:rFonts w:ascii="Times New Roman" w:eastAsia="Times New Roman" w:hAnsi="Times New Roman" w:cs="Times New Roman"/>
          <w:sz w:val="24"/>
          <w:szCs w:val="24"/>
        </w:rPr>
        <w:t xml:space="preserve">/LoboR1 targeting the COI region of eukaryotes (Chang et al., 2020; Leray et al., 2013; Lobo et al., 2013) (Table S1). PCR reactions were carried out on three biological </w:t>
      </w:r>
      <w:proofErr w:type="gramStart"/>
      <w:r w:rsidRPr="00CA6081">
        <w:rPr>
          <w:rFonts w:ascii="Times New Roman" w:eastAsia="Times New Roman" w:hAnsi="Times New Roman" w:cs="Times New Roman"/>
          <w:sz w:val="24"/>
          <w:szCs w:val="24"/>
        </w:rPr>
        <w:t>replicates, and</w:t>
      </w:r>
      <w:proofErr w:type="gramEnd"/>
      <w:r w:rsidRPr="00CA6081">
        <w:rPr>
          <w:rFonts w:ascii="Times New Roman" w:eastAsia="Times New Roman" w:hAnsi="Times New Roman" w:cs="Times New Roman"/>
          <w:sz w:val="24"/>
          <w:szCs w:val="24"/>
        </w:rPr>
        <w:t xml:space="preserve"> purified with </w:t>
      </w:r>
      <w:proofErr w:type="spellStart"/>
      <w:r w:rsidRPr="00CA6081">
        <w:rPr>
          <w:rFonts w:ascii="Times New Roman" w:eastAsia="Times New Roman" w:hAnsi="Times New Roman" w:cs="Times New Roman"/>
          <w:sz w:val="24"/>
          <w:szCs w:val="24"/>
        </w:rPr>
        <w:t>AMPure</w:t>
      </w:r>
      <w:proofErr w:type="spellEnd"/>
      <w:r w:rsidRPr="00CA6081">
        <w:rPr>
          <w:rFonts w:ascii="Times New Roman" w:eastAsia="Times New Roman" w:hAnsi="Times New Roman" w:cs="Times New Roman"/>
          <w:sz w:val="24"/>
          <w:szCs w:val="24"/>
        </w:rPr>
        <w:t xml:space="preserve"> XP beads. Sequencing libraries were prepared using the Oxford Nanopore SQK-LSK114 ligation kit and loaded onto R10.4.1 </w:t>
      </w:r>
      <w:proofErr w:type="spellStart"/>
      <w:r w:rsidRPr="00CA6081">
        <w:rPr>
          <w:rFonts w:ascii="Times New Roman" w:eastAsia="Times New Roman" w:hAnsi="Times New Roman" w:cs="Times New Roman"/>
          <w:sz w:val="24"/>
          <w:szCs w:val="24"/>
        </w:rPr>
        <w:t>MinION</w:t>
      </w:r>
      <w:proofErr w:type="spellEnd"/>
      <w:r w:rsidRPr="00CA6081">
        <w:rPr>
          <w:rFonts w:ascii="Times New Roman" w:eastAsia="Times New Roman" w:hAnsi="Times New Roman" w:cs="Times New Roman"/>
          <w:sz w:val="24"/>
          <w:szCs w:val="24"/>
        </w:rPr>
        <w:t xml:space="preserve"> flow cells for 40-42 hour runs on a MK1D device using </w:t>
      </w:r>
      <w:proofErr w:type="spellStart"/>
      <w:r w:rsidRPr="00CA6081">
        <w:rPr>
          <w:rFonts w:ascii="Times New Roman" w:eastAsia="Times New Roman" w:hAnsi="Times New Roman" w:cs="Times New Roman"/>
          <w:sz w:val="24"/>
          <w:szCs w:val="24"/>
        </w:rPr>
        <w:t>MinKNOW</w:t>
      </w:r>
      <w:proofErr w:type="spellEnd"/>
      <w:r w:rsidRPr="00CA6081">
        <w:rPr>
          <w:rFonts w:ascii="Times New Roman" w:eastAsia="Times New Roman" w:hAnsi="Times New Roman" w:cs="Times New Roman"/>
          <w:sz w:val="24"/>
          <w:szCs w:val="24"/>
        </w:rPr>
        <w:t xml:space="preserve"> v25.05.14</w:t>
      </w:r>
      <w:ins w:id="131" w:author="Pedro Brandão" w:date="2025-11-04T15:24:00Z">
        <w:r w:rsidR="00821A31">
          <w:rPr>
            <w:rFonts w:ascii="Times New Roman" w:eastAsia="Times New Roman" w:hAnsi="Times New Roman" w:cs="Times New Roman"/>
            <w:sz w:val="24"/>
            <w:szCs w:val="24"/>
          </w:rPr>
          <w:t xml:space="preserve">. </w:t>
        </w:r>
      </w:ins>
      <w:del w:id="132" w:author="Pedro Brandão" w:date="2025-11-04T15:23:00Z">
        <w:r w:rsidRPr="00CA6081" w:rsidDel="00821A31">
          <w:rPr>
            <w:rFonts w:ascii="Times New Roman" w:eastAsia="Times New Roman" w:hAnsi="Times New Roman" w:cs="Times New Roman"/>
            <w:sz w:val="24"/>
            <w:szCs w:val="24"/>
          </w:rPr>
          <w:delText xml:space="preserve"> </w:delText>
        </w:r>
      </w:del>
    </w:p>
    <w:p w14:paraId="7C73E834" w14:textId="77777777" w:rsidR="00F65C18" w:rsidRPr="00A53347"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2.3 Bioinformatics analysis</w:t>
      </w:r>
    </w:p>
    <w:p w14:paraId="05A0101A" w14:textId="77777777" w:rsidR="00F65C18" w:rsidRDefault="00F33854">
      <w:pPr>
        <w:ind w:firstLine="720"/>
        <w:rPr>
          <w:rFonts w:ascii="Times New Roman" w:eastAsia="Times New Roman" w:hAnsi="Times New Roman" w:cs="Times New Roman"/>
          <w:sz w:val="24"/>
          <w:szCs w:val="24"/>
        </w:rPr>
      </w:pPr>
      <w:r w:rsidRPr="00CA6081">
        <w:rPr>
          <w:rFonts w:ascii="Times New Roman" w:eastAsia="Gungsuh" w:hAnsi="Times New Roman" w:cs="Times New Roman"/>
          <w:sz w:val="24"/>
          <w:szCs w:val="24"/>
        </w:rPr>
        <w:t xml:space="preserve">Nanopore sequence data were processed following the pipeline of Ip et al. (2025). Raw POD5 files were </w:t>
      </w:r>
      <w:proofErr w:type="spellStart"/>
      <w:r w:rsidRPr="00CA6081">
        <w:rPr>
          <w:rFonts w:ascii="Times New Roman" w:eastAsia="Gungsuh" w:hAnsi="Times New Roman" w:cs="Times New Roman"/>
          <w:sz w:val="24"/>
          <w:szCs w:val="24"/>
        </w:rPr>
        <w:t>basecalled</w:t>
      </w:r>
      <w:proofErr w:type="spellEnd"/>
      <w:r w:rsidRPr="00CA6081">
        <w:rPr>
          <w:rFonts w:ascii="Times New Roman" w:eastAsia="Gungsuh" w:hAnsi="Times New Roman" w:cs="Times New Roman"/>
          <w:sz w:val="24"/>
          <w:szCs w:val="24"/>
        </w:rPr>
        <w:t xml:space="preserve"> with Dorado v1.1.1 in Super-Accurate (SUP; dna_r10.4.1_e8.2_400bps_hac@v5.2.0) mode. FASTQ reads were demultiplexed, and primers and barcodes were trimmed using </w:t>
      </w:r>
      <w:proofErr w:type="spellStart"/>
      <w:r w:rsidRPr="00CA6081">
        <w:rPr>
          <w:rFonts w:ascii="Times New Roman" w:eastAsia="Gungsuh" w:hAnsi="Times New Roman" w:cs="Times New Roman"/>
          <w:sz w:val="24"/>
          <w:szCs w:val="24"/>
        </w:rPr>
        <w:t>OBIMultiplex</w:t>
      </w:r>
      <w:proofErr w:type="spellEnd"/>
      <w:r w:rsidRPr="00CA6081">
        <w:rPr>
          <w:rFonts w:ascii="Times New Roman" w:eastAsia="Gungsuh" w:hAnsi="Times New Roman" w:cs="Times New Roman"/>
          <w:sz w:val="24"/>
          <w:szCs w:val="24"/>
        </w:rPr>
        <w:t xml:space="preserve"> module of OBITools4, implementing in-del aware settings, allowing up to two mismatches per primer tag and splitting self-ligated concatemers. Within-sample dereplication and clustering were performed with VSEARCH at 98% identity to generate representative OTU centroids. An initial OTU table of read counts was curated using LULU to remove artifactual OTUs based on sequence similarity and co-occurrence. Filtered OTU centroids were assigned taxonomy via </w:t>
      </w:r>
      <w:proofErr w:type="spellStart"/>
      <w:r w:rsidRPr="00CA6081">
        <w:rPr>
          <w:rFonts w:ascii="Times New Roman" w:eastAsia="Gungsuh" w:hAnsi="Times New Roman" w:cs="Times New Roman"/>
          <w:sz w:val="24"/>
          <w:szCs w:val="24"/>
        </w:rPr>
        <w:t>BLASTn</w:t>
      </w:r>
      <w:proofErr w:type="spellEnd"/>
      <w:r w:rsidRPr="00CA6081">
        <w:rPr>
          <w:rFonts w:ascii="Times New Roman" w:eastAsia="Gungsuh" w:hAnsi="Times New Roman" w:cs="Times New Roman"/>
          <w:sz w:val="24"/>
          <w:szCs w:val="24"/>
        </w:rPr>
        <w:t xml:space="preserve"> against the NCBI eukaryote database (≥96% </w:t>
      </w:r>
      <w:r w:rsidRPr="00CA6081">
        <w:rPr>
          <w:rFonts w:ascii="Times New Roman" w:eastAsia="Gungsuh" w:hAnsi="Times New Roman" w:cs="Times New Roman"/>
          <w:sz w:val="24"/>
          <w:szCs w:val="24"/>
        </w:rPr>
        <w:lastRenderedPageBreak/>
        <w:t xml:space="preserve">identity, e-value ≤1e-40), and the lowest common ancestor (LCA) was determined with </w:t>
      </w:r>
      <w:proofErr w:type="spellStart"/>
      <w:r w:rsidRPr="00CA6081">
        <w:rPr>
          <w:rFonts w:ascii="Times New Roman" w:eastAsia="Gungsuh" w:hAnsi="Times New Roman" w:cs="Times New Roman"/>
          <w:sz w:val="24"/>
          <w:szCs w:val="24"/>
        </w:rPr>
        <w:t>TaxonKit</w:t>
      </w:r>
      <w:proofErr w:type="spellEnd"/>
      <w:r w:rsidRPr="00CA6081">
        <w:rPr>
          <w:rFonts w:ascii="Times New Roman" w:eastAsia="Gungsuh" w:hAnsi="Times New Roman" w:cs="Times New Roman"/>
          <w:sz w:val="24"/>
          <w:szCs w:val="24"/>
        </w:rPr>
        <w:t xml:space="preserve"> (</w:t>
      </w:r>
      <w:r w:rsidRPr="00CA6081">
        <w:rPr>
          <w:rFonts w:ascii="Times New Roman" w:eastAsia="Times New Roman" w:hAnsi="Times New Roman" w:cs="Times New Roman"/>
          <w:sz w:val="24"/>
          <w:szCs w:val="24"/>
        </w:rPr>
        <w:t xml:space="preserve">Shen &amp; Ren, 2021). Manual curation ensured ecological plausibility, collapsing ambiguous OTUs to genus level when necessary and removing singletons or residual sequencing errors. Background contamination was quantified using the </w:t>
      </w:r>
      <w:proofErr w:type="spellStart"/>
      <w:r w:rsidRPr="00CA6081">
        <w:rPr>
          <w:rFonts w:ascii="Times New Roman" w:eastAsia="Times New Roman" w:hAnsi="Times New Roman" w:cs="Times New Roman"/>
          <w:i/>
          <w:sz w:val="24"/>
          <w:szCs w:val="24"/>
        </w:rPr>
        <w:t>microDecon</w:t>
      </w:r>
      <w:proofErr w:type="spellEnd"/>
      <w:r w:rsidRPr="00CA6081">
        <w:rPr>
          <w:rFonts w:ascii="Times New Roman" w:eastAsia="Times New Roman" w:hAnsi="Times New Roman" w:cs="Times New Roman"/>
          <w:i/>
          <w:sz w:val="24"/>
          <w:szCs w:val="24"/>
        </w:rPr>
        <w:t xml:space="preserve"> </w:t>
      </w:r>
      <w:r w:rsidRPr="00CA6081">
        <w:rPr>
          <w:rFonts w:ascii="Times New Roman" w:eastAsia="Times New Roman" w:hAnsi="Times New Roman" w:cs="Times New Roman"/>
          <w:sz w:val="24"/>
          <w:szCs w:val="24"/>
        </w:rPr>
        <w:t xml:space="preserve">package in R (McKnight et al., 2018) by estimating the mean contaminant signal from the negative controls and proportionally subtracting it from each true sample based on relative read abundance. The final dataset comprised 80 vertebrate taxa for MarVer (MV1) across 74 eDNA samples, and 265 OTUs for COI across 63 eDNA samples. </w:t>
      </w:r>
    </w:p>
    <w:p w14:paraId="1C33D458" w14:textId="77777777" w:rsidR="00586129" w:rsidRPr="00F51A8B" w:rsidRDefault="00586129" w:rsidP="00586129">
      <w:pPr>
        <w:contextualSpacing/>
        <w:rPr>
          <w:rFonts w:ascii="Times New Roman" w:eastAsia="Times New Roman" w:hAnsi="Times New Roman" w:cs="Times New Roman"/>
          <w:b/>
          <w:bCs/>
          <w:sz w:val="24"/>
          <w:szCs w:val="24"/>
        </w:rPr>
      </w:pPr>
      <w:r w:rsidRPr="00F51A8B">
        <w:rPr>
          <w:rFonts w:ascii="Times New Roman" w:eastAsia="Times New Roman" w:hAnsi="Times New Roman" w:cs="Times New Roman"/>
          <w:b/>
          <w:bCs/>
          <w:sz w:val="24"/>
          <w:szCs w:val="24"/>
        </w:rPr>
        <w:t>2.4.2 Taxonomic annotation</w:t>
      </w:r>
    </w:p>
    <w:p w14:paraId="0B65F409" w14:textId="063415E7" w:rsidR="00586129" w:rsidRDefault="00586129" w:rsidP="00586129">
      <w:pPr>
        <w:ind w:firstLine="360"/>
        <w:rPr>
          <w:rFonts w:ascii="Times New Roman" w:eastAsia="Times New Roman" w:hAnsi="Times New Roman" w:cs="Times New Roman"/>
          <w:sz w:val="24"/>
          <w:szCs w:val="24"/>
        </w:rPr>
      </w:pPr>
      <w:r w:rsidRPr="00F51A8B">
        <w:rPr>
          <w:rFonts w:ascii="Times New Roman" w:eastAsia="Times New Roman" w:hAnsi="Times New Roman" w:cs="Times New Roman"/>
          <w:sz w:val="24"/>
          <w:szCs w:val="24"/>
        </w:rPr>
        <w:t>To enable ecological interpretation of eDNA-derived community patterns, all detected taxa</w:t>
      </w:r>
      <w:r>
        <w:rPr>
          <w:rFonts w:ascii="Times New Roman" w:eastAsia="Times New Roman" w:hAnsi="Times New Roman" w:cs="Times New Roman"/>
          <w:sz w:val="24"/>
          <w:szCs w:val="24"/>
        </w:rPr>
        <w:t xml:space="preserve"> </w:t>
      </w:r>
      <w:r w:rsidRPr="00F51A8B">
        <w:rPr>
          <w:rFonts w:ascii="Times New Roman" w:eastAsia="Times New Roman" w:hAnsi="Times New Roman" w:cs="Times New Roman"/>
          <w:sz w:val="24"/>
          <w:szCs w:val="24"/>
        </w:rPr>
        <w:t>were annotated with standardized taxonomy</w:t>
      </w:r>
      <w:r>
        <w:rPr>
          <w:rFonts w:ascii="Times New Roman" w:eastAsia="Times New Roman" w:hAnsi="Times New Roman" w:cs="Times New Roman"/>
          <w:sz w:val="24"/>
          <w:szCs w:val="24"/>
        </w:rPr>
        <w:t xml:space="preserve"> (using </w:t>
      </w:r>
      <w:proofErr w:type="spellStart"/>
      <w:r>
        <w:rPr>
          <w:rFonts w:ascii="Times New Roman" w:eastAsia="Times New Roman" w:hAnsi="Times New Roman" w:cs="Times New Roman"/>
          <w:sz w:val="24"/>
          <w:szCs w:val="24"/>
        </w:rPr>
        <w:t>blastn</w:t>
      </w:r>
      <w:proofErr w:type="spellEnd"/>
      <w:r>
        <w:rPr>
          <w:rFonts w:ascii="Times New Roman" w:eastAsia="Times New Roman" w:hAnsi="Times New Roman" w:cs="Times New Roman"/>
          <w:sz w:val="24"/>
          <w:szCs w:val="24"/>
        </w:rPr>
        <w:t xml:space="preserve"> and subsequent LCA analysis; see above)</w:t>
      </w:r>
      <w:r w:rsidRPr="00F51A8B">
        <w:rPr>
          <w:rFonts w:ascii="Times New Roman" w:eastAsia="Times New Roman" w:hAnsi="Times New Roman" w:cs="Times New Roman"/>
          <w:sz w:val="24"/>
          <w:szCs w:val="24"/>
        </w:rPr>
        <w:t xml:space="preserve"> and ecological attributes. Taxon names were cross-checked against the World Register of Marine Species (</w:t>
      </w:r>
      <w:proofErr w:type="spellStart"/>
      <w:r w:rsidRPr="00F51A8B">
        <w:rPr>
          <w:rFonts w:ascii="Times New Roman" w:eastAsia="Times New Roman" w:hAnsi="Times New Roman" w:cs="Times New Roman"/>
          <w:sz w:val="24"/>
          <w:szCs w:val="24"/>
        </w:rPr>
        <w:t>WoRMS</w:t>
      </w:r>
      <w:proofErr w:type="spellEnd"/>
      <w:r w:rsidRPr="00F51A8B">
        <w:rPr>
          <w:rFonts w:ascii="Times New Roman" w:eastAsia="Times New Roman" w:hAnsi="Times New Roman" w:cs="Times New Roman"/>
          <w:sz w:val="24"/>
          <w:szCs w:val="24"/>
        </w:rPr>
        <w:t xml:space="preserve">) to obtain validated classifications and </w:t>
      </w:r>
      <w:proofErr w:type="spellStart"/>
      <w:r w:rsidRPr="00F51A8B">
        <w:rPr>
          <w:rFonts w:ascii="Times New Roman" w:eastAsia="Times New Roman" w:hAnsi="Times New Roman" w:cs="Times New Roman"/>
          <w:sz w:val="24"/>
          <w:szCs w:val="24"/>
        </w:rPr>
        <w:t>AphiaIDs</w:t>
      </w:r>
      <w:proofErr w:type="spellEnd"/>
      <w:r>
        <w:rPr>
          <w:rFonts w:ascii="Times New Roman" w:eastAsia="Times New Roman" w:hAnsi="Times New Roman" w:cs="Times New Roman"/>
          <w:sz w:val="24"/>
          <w:szCs w:val="24"/>
        </w:rPr>
        <w:t xml:space="preserve"> for marine-only species</w:t>
      </w:r>
      <w:r w:rsidRPr="00F51A8B">
        <w:rPr>
          <w:rFonts w:ascii="Times New Roman" w:eastAsia="Times New Roman" w:hAnsi="Times New Roman" w:cs="Times New Roman"/>
          <w:sz w:val="24"/>
          <w:szCs w:val="24"/>
        </w:rPr>
        <w:t xml:space="preserve">. </w:t>
      </w:r>
      <w:del w:id="133" w:author="Gledis Guri" w:date="2025-12-02T11:23:00Z" w16du:dateUtc="2025-12-02T19:23:00Z">
        <w:r w:rsidDel="00586129">
          <w:rPr>
            <w:rFonts w:ascii="Times New Roman" w:eastAsia="Times New Roman" w:hAnsi="Times New Roman" w:cs="Times New Roman"/>
            <w:sz w:val="24"/>
            <w:szCs w:val="24"/>
          </w:rPr>
          <w:delText xml:space="preserve">Six COI and three MV1 </w:delText>
        </w:r>
      </w:del>
      <w:del w:id="134" w:author="Gledis Guri" w:date="2025-12-02T11:22:00Z" w16du:dateUtc="2025-12-02T19:22:00Z">
        <w:r w:rsidDel="00586129">
          <w:rPr>
            <w:rFonts w:ascii="Times New Roman" w:eastAsia="Times New Roman" w:hAnsi="Times New Roman" w:cs="Times New Roman"/>
            <w:sz w:val="24"/>
            <w:szCs w:val="24"/>
          </w:rPr>
          <w:delText xml:space="preserve">species </w:delText>
        </w:r>
      </w:del>
      <w:ins w:id="135" w:author="Gledis Guri" w:date="2025-12-02T11:22:00Z" w16du:dateUtc="2025-12-02T19:22:00Z">
        <w:r>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pecies </w:t>
        </w:r>
        <w:r>
          <w:rPr>
            <w:rFonts w:ascii="Times New Roman" w:eastAsia="Times New Roman" w:hAnsi="Times New Roman" w:cs="Times New Roman"/>
            <w:sz w:val="24"/>
            <w:szCs w:val="24"/>
          </w:rPr>
          <w:t xml:space="preserve">that did not </w:t>
        </w:r>
      </w:ins>
      <w:ins w:id="136" w:author="Gledis Guri" w:date="2025-12-02T11:23:00Z" w16du:dateUtc="2025-12-02T19:23:00Z">
        <w:r>
          <w:rPr>
            <w:rFonts w:ascii="Times New Roman" w:eastAsia="Times New Roman" w:hAnsi="Times New Roman" w:cs="Times New Roman"/>
            <w:sz w:val="24"/>
            <w:szCs w:val="24"/>
          </w:rPr>
          <w:t xml:space="preserve">match </w:t>
        </w:r>
      </w:ins>
      <w:del w:id="137" w:author="Gledis Guri" w:date="2025-12-02T11:23:00Z" w16du:dateUtc="2025-12-02T19:23:00Z">
        <w:r w:rsidRPr="000254DB" w:rsidDel="00586129">
          <w:rPr>
            <w:rFonts w:ascii="Times New Roman" w:eastAsia="Times New Roman" w:hAnsi="Times New Roman" w:cs="Times New Roman"/>
            <w:sz w:val="24"/>
            <w:szCs w:val="24"/>
          </w:rPr>
          <w:delText xml:space="preserve">failed </w:delText>
        </w:r>
      </w:del>
      <w:r w:rsidRPr="000254DB">
        <w:rPr>
          <w:rFonts w:ascii="Times New Roman" w:eastAsia="Times New Roman" w:hAnsi="Times New Roman" w:cs="Times New Roman"/>
          <w:sz w:val="24"/>
          <w:szCs w:val="24"/>
        </w:rPr>
        <w:t>marine</w:t>
      </w:r>
      <w:r>
        <w:rPr>
          <w:rFonts w:ascii="Times New Roman" w:eastAsia="Times New Roman" w:hAnsi="Times New Roman" w:cs="Times New Roman"/>
          <w:sz w:val="24"/>
          <w:szCs w:val="24"/>
        </w:rPr>
        <w:t>-</w:t>
      </w:r>
      <w:r w:rsidRPr="000254DB">
        <w:rPr>
          <w:rFonts w:ascii="Times New Roman" w:eastAsia="Times New Roman" w:hAnsi="Times New Roman" w:cs="Times New Roman"/>
          <w:sz w:val="24"/>
          <w:szCs w:val="24"/>
        </w:rPr>
        <w:t>only lookup</w:t>
      </w:r>
      <w:r>
        <w:rPr>
          <w:rFonts w:ascii="Times New Roman" w:eastAsia="Times New Roman" w:hAnsi="Times New Roman" w:cs="Times New Roman"/>
          <w:sz w:val="24"/>
          <w:szCs w:val="24"/>
        </w:rPr>
        <w:t xml:space="preserve"> </w:t>
      </w:r>
      <w:del w:id="138" w:author="Gledis Guri" w:date="2025-12-02T11:23:00Z" w16du:dateUtc="2025-12-02T19:23:00Z">
        <w:r w:rsidDel="00586129">
          <w:rPr>
            <w:rFonts w:ascii="Times New Roman" w:eastAsia="Times New Roman" w:hAnsi="Times New Roman" w:cs="Times New Roman"/>
            <w:sz w:val="24"/>
            <w:szCs w:val="24"/>
          </w:rPr>
          <w:delText xml:space="preserve">and </w:delText>
        </w:r>
      </w:del>
      <w:r>
        <w:rPr>
          <w:rFonts w:ascii="Times New Roman" w:eastAsia="Times New Roman" w:hAnsi="Times New Roman" w:cs="Times New Roman"/>
          <w:sz w:val="24"/>
          <w:szCs w:val="24"/>
        </w:rPr>
        <w:t xml:space="preserve">were removed from downstream analyses. </w:t>
      </w:r>
      <w:r w:rsidRPr="00F51A8B">
        <w:rPr>
          <w:rFonts w:ascii="Times New Roman" w:eastAsia="Times New Roman" w:hAnsi="Times New Roman" w:cs="Times New Roman"/>
          <w:sz w:val="24"/>
          <w:szCs w:val="24"/>
        </w:rPr>
        <w:t xml:space="preserve">For unresolved taxa (e.g., “sp.” or “cf.” designations), </w:t>
      </w:r>
      <w:commentRangeStart w:id="139"/>
      <w:r w:rsidRPr="00F51A8B">
        <w:rPr>
          <w:rFonts w:ascii="Times New Roman" w:eastAsia="Times New Roman" w:hAnsi="Times New Roman" w:cs="Times New Roman"/>
          <w:sz w:val="24"/>
          <w:szCs w:val="24"/>
        </w:rPr>
        <w:t>names were simplified, and recursive lookups were performed to maximize successful matches.</w:t>
      </w:r>
      <w:r>
        <w:rPr>
          <w:rFonts w:ascii="Times New Roman" w:eastAsia="Times New Roman" w:hAnsi="Times New Roman" w:cs="Times New Roman"/>
          <w:sz w:val="24"/>
          <w:szCs w:val="24"/>
        </w:rPr>
        <w:t xml:space="preserve"> </w:t>
      </w:r>
      <w:r w:rsidRPr="00F51A8B">
        <w:rPr>
          <w:rFonts w:ascii="Times New Roman" w:eastAsia="Times New Roman" w:hAnsi="Times New Roman" w:cs="Times New Roman"/>
          <w:sz w:val="24"/>
          <w:szCs w:val="24"/>
        </w:rPr>
        <w:t xml:space="preserve">Each taxon was then assigned a vernacular (common) name and trophic level using </w:t>
      </w:r>
      <w:proofErr w:type="spellStart"/>
      <w:r>
        <w:rPr>
          <w:rFonts w:ascii="Times New Roman" w:eastAsia="Times New Roman" w:hAnsi="Times New Roman" w:cs="Times New Roman"/>
          <w:sz w:val="24"/>
          <w:szCs w:val="24"/>
        </w:rPr>
        <w:t>WoRMS</w:t>
      </w:r>
      <w:proofErr w:type="spellEnd"/>
      <w:r w:rsidRPr="00F51A8B">
        <w:rPr>
          <w:rFonts w:ascii="Times New Roman" w:eastAsia="Times New Roman" w:hAnsi="Times New Roman" w:cs="Times New Roman"/>
          <w:sz w:val="24"/>
          <w:szCs w:val="24"/>
        </w:rPr>
        <w:t xml:space="preserve">. </w:t>
      </w:r>
      <w:commentRangeEnd w:id="139"/>
      <w:r>
        <w:rPr>
          <w:rStyle w:val="CommentReference"/>
        </w:rPr>
        <w:commentReference w:id="139"/>
      </w:r>
      <w:r w:rsidRPr="00F51A8B">
        <w:rPr>
          <w:rFonts w:ascii="Times New Roman" w:eastAsia="Times New Roman" w:hAnsi="Times New Roman" w:cs="Times New Roman"/>
          <w:sz w:val="24"/>
          <w:szCs w:val="24"/>
        </w:rPr>
        <w:t xml:space="preserve">For vertebrates, </w:t>
      </w:r>
      <w:commentRangeStart w:id="140"/>
      <w:r w:rsidRPr="00F51A8B">
        <w:rPr>
          <w:rFonts w:ascii="Times New Roman" w:eastAsia="Times New Roman" w:hAnsi="Times New Roman" w:cs="Times New Roman"/>
          <w:sz w:val="24"/>
          <w:szCs w:val="24"/>
        </w:rPr>
        <w:t>class- and family-level rules</w:t>
      </w:r>
      <w:commentRangeEnd w:id="140"/>
      <w:r>
        <w:rPr>
          <w:rStyle w:val="CommentReference"/>
        </w:rPr>
        <w:commentReference w:id="140"/>
      </w:r>
      <w:r w:rsidRPr="00F51A8B">
        <w:rPr>
          <w:rFonts w:ascii="Times New Roman" w:eastAsia="Times New Roman" w:hAnsi="Times New Roman" w:cs="Times New Roman"/>
          <w:sz w:val="24"/>
          <w:szCs w:val="24"/>
        </w:rPr>
        <w:t xml:space="preserve"> were applied to distinguish major ecological groups (e.g., Ray-finned fishes, Sharks and rays, </w:t>
      </w:r>
      <w:proofErr w:type="spellStart"/>
      <w:r w:rsidRPr="00F51A8B">
        <w:rPr>
          <w:rFonts w:ascii="Times New Roman" w:eastAsia="Times New Roman" w:hAnsi="Times New Roman" w:cs="Times New Roman"/>
          <w:sz w:val="24"/>
          <w:szCs w:val="24"/>
        </w:rPr>
        <w:t>Salps</w:t>
      </w:r>
      <w:proofErr w:type="spellEnd"/>
      <w:r w:rsidRPr="00F51A8B">
        <w:rPr>
          <w:rFonts w:ascii="Times New Roman" w:eastAsia="Times New Roman" w:hAnsi="Times New Roman" w:cs="Times New Roman"/>
          <w:sz w:val="24"/>
          <w:szCs w:val="24"/>
        </w:rPr>
        <w:t>, Sea squirts).</w:t>
      </w:r>
      <w:r>
        <w:rPr>
          <w:rFonts w:ascii="Times New Roman" w:eastAsia="Times New Roman" w:hAnsi="Times New Roman" w:cs="Times New Roman"/>
          <w:sz w:val="24"/>
          <w:szCs w:val="24"/>
        </w:rPr>
        <w:t xml:space="preserve"> </w:t>
      </w:r>
    </w:p>
    <w:p w14:paraId="689656A3" w14:textId="77777777" w:rsidR="00F65C18" w:rsidRPr="00F51A8B" w:rsidRDefault="00F33854" w:rsidP="006D598D">
      <w:pPr>
        <w:contextualSpacing/>
        <w:rPr>
          <w:rFonts w:ascii="Times New Roman" w:eastAsia="Times New Roman" w:hAnsi="Times New Roman" w:cs="Times New Roman"/>
          <w:b/>
          <w:bCs/>
          <w:sz w:val="24"/>
          <w:szCs w:val="24"/>
        </w:rPr>
      </w:pPr>
      <w:r w:rsidRPr="00F51A8B">
        <w:rPr>
          <w:rFonts w:ascii="Times New Roman" w:eastAsia="Times New Roman" w:hAnsi="Times New Roman" w:cs="Times New Roman"/>
          <w:b/>
          <w:bCs/>
          <w:sz w:val="24"/>
          <w:szCs w:val="24"/>
        </w:rPr>
        <w:t>2.4 Statistical analyses</w:t>
      </w:r>
    </w:p>
    <w:p w14:paraId="7C1EC9F6" w14:textId="0B97A56A" w:rsidR="00F51A8B" w:rsidRDefault="00F33854" w:rsidP="00586129">
      <w:pPr>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All analyses and visualizations were performed in R (R Core Team, 2022). For all downstream community analyses, read counts were transformed </w:t>
      </w:r>
      <w:r w:rsidR="00DE1D13">
        <w:rPr>
          <w:rFonts w:ascii="Times New Roman" w:eastAsia="Times New Roman" w:hAnsi="Times New Roman" w:cs="Times New Roman"/>
          <w:sz w:val="24"/>
          <w:szCs w:val="24"/>
        </w:rPr>
        <w:t>in</w:t>
      </w:r>
      <w:r w:rsidRPr="00CA6081">
        <w:rPr>
          <w:rFonts w:ascii="Times New Roman" w:eastAsia="Times New Roman" w:hAnsi="Times New Roman" w:cs="Times New Roman"/>
          <w:sz w:val="24"/>
          <w:szCs w:val="24"/>
        </w:rPr>
        <w:t xml:space="preserve">to </w:t>
      </w:r>
      <w:r w:rsidR="00DE1D13">
        <w:rPr>
          <w:rFonts w:ascii="Times New Roman" w:eastAsia="Times New Roman" w:hAnsi="Times New Roman" w:cs="Times New Roman"/>
          <w:sz w:val="24"/>
          <w:szCs w:val="24"/>
        </w:rPr>
        <w:t xml:space="preserve">an </w:t>
      </w:r>
      <w:r w:rsidRPr="00CA6081">
        <w:rPr>
          <w:rFonts w:ascii="Times New Roman" w:eastAsia="Times New Roman" w:hAnsi="Times New Roman" w:cs="Times New Roman"/>
          <w:sz w:val="24"/>
          <w:szCs w:val="24"/>
        </w:rPr>
        <w:t xml:space="preserve">eDNA index (Kelly et al., </w:t>
      </w:r>
      <w:r w:rsidRPr="00CA6081">
        <w:rPr>
          <w:rFonts w:ascii="Times New Roman" w:eastAsia="Times New Roman" w:hAnsi="Times New Roman" w:cs="Times New Roman"/>
          <w:sz w:val="24"/>
          <w:szCs w:val="24"/>
        </w:rPr>
        <w:lastRenderedPageBreak/>
        <w:t>2019), which controls for species-specific amplification bias of the primers used (for community ecology application advantages see Guri et al., 2024).</w:t>
      </w:r>
      <w:r w:rsidR="00514DB3">
        <w:rPr>
          <w:rFonts w:ascii="Times New Roman" w:eastAsia="Times New Roman" w:hAnsi="Times New Roman" w:cs="Times New Roman"/>
          <w:sz w:val="24"/>
          <w:szCs w:val="24"/>
        </w:rPr>
        <w:t xml:space="preserve"> </w:t>
      </w:r>
    </w:p>
    <w:p w14:paraId="07657AF6" w14:textId="1708146C" w:rsidR="00F51A8B" w:rsidRPr="00F51A8B" w:rsidRDefault="00F51A8B" w:rsidP="006D598D">
      <w:pPr>
        <w:contextualSpacing/>
        <w:rPr>
          <w:rFonts w:ascii="Times New Roman" w:eastAsia="Times New Roman" w:hAnsi="Times New Roman" w:cs="Times New Roman"/>
          <w:b/>
          <w:bCs/>
          <w:sz w:val="24"/>
          <w:szCs w:val="24"/>
        </w:rPr>
      </w:pPr>
      <w:r w:rsidRPr="00F51A8B">
        <w:rPr>
          <w:rFonts w:ascii="Times New Roman" w:eastAsia="Times New Roman" w:hAnsi="Times New Roman" w:cs="Times New Roman"/>
          <w:b/>
          <w:bCs/>
          <w:sz w:val="24"/>
          <w:szCs w:val="24"/>
        </w:rPr>
        <w:t>2.4.1 Community composition and treatment effects</w:t>
      </w:r>
    </w:p>
    <w:p w14:paraId="485A3CD9" w14:textId="6410E648" w:rsidR="00F65C18" w:rsidRDefault="00F33854">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After transformation, we used the Bray-Curtis distance matrix to measure the dissimilarity between pairwise samples which we will denote here with </w:t>
      </w:r>
      <w:r w:rsidRPr="00A57722">
        <w:rPr>
          <w:rFonts w:ascii="Times New Roman" w:eastAsia="Times New Roman" w:hAnsi="Times New Roman" w:cs="Times New Roman"/>
          <w:i/>
          <w:iCs/>
          <w:sz w:val="24"/>
          <w:szCs w:val="24"/>
        </w:rPr>
        <w:t>D</w:t>
      </w:r>
      <w:r w:rsidRPr="00CA6081">
        <w:rPr>
          <w:rFonts w:ascii="Times New Roman" w:eastAsia="Times New Roman" w:hAnsi="Times New Roman" w:cs="Times New Roman"/>
          <w:sz w:val="24"/>
          <w:szCs w:val="24"/>
        </w:rPr>
        <w:t xml:space="preserve">. To quantify the magnitude of treatment effects on community dissimilarity, we constructed </w:t>
      </w:r>
      <w:r w:rsidR="00A57722">
        <w:rPr>
          <w:rFonts w:ascii="Times New Roman" w:eastAsia="Times New Roman" w:hAnsi="Times New Roman" w:cs="Times New Roman"/>
          <w:sz w:val="24"/>
          <w:szCs w:val="24"/>
        </w:rPr>
        <w:t>a beta regression analysis with the form</w:t>
      </w:r>
      <w:r w:rsidRPr="00CA6081">
        <w:rPr>
          <w:rFonts w:ascii="Times New Roman" w:eastAsia="Times New Roman" w:hAnsi="Times New Roman" w:cs="Times New Roman"/>
          <w:sz w:val="24"/>
          <w:szCs w:val="24"/>
        </w:rPr>
        <w:t>:</w:t>
      </w:r>
    </w:p>
    <w:p w14:paraId="025E549A" w14:textId="204C50B5" w:rsidR="00305CD6" w:rsidRPr="00305CD6" w:rsidRDefault="00305CD6" w:rsidP="00305CD6">
      <w:pPr>
        <w:ind w:firstLine="720"/>
        <w:contextualSpacing/>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D~Beta</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lang w:val="el-GR"/>
                    </w:rPr>
                    <m:t>μ,φ</m:t>
                  </m:r>
                </m:e>
              </m:d>
              <m:r>
                <w:rPr>
                  <w:rFonts w:ascii="Cambria Math" w:eastAsia="Times New Roman" w:hAnsi="Cambria Math" w:cs="Times New Roman"/>
                  <w:sz w:val="24"/>
                  <w:szCs w:val="24"/>
                </w:rPr>
                <m:t>#1</m:t>
              </m:r>
            </m:e>
          </m:eqArr>
        </m:oMath>
      </m:oMathPara>
    </w:p>
    <w:p w14:paraId="48DD36BC" w14:textId="504BF6D6" w:rsidR="00F65C18" w:rsidRPr="00403E0D" w:rsidRDefault="00305CD6" w:rsidP="00305CD6">
      <w:pPr>
        <w:jc w:val="center"/>
        <w:rPr>
          <w:rFonts w:ascii="Times New Roman" w:eastAsia="Times New Roman" w:hAnsi="Times New Roman" w:cs="Times New Roman"/>
          <w:sz w:val="24"/>
          <w:szCs w:val="24"/>
          <w:lang w:val="en-US"/>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logit</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rPr>
                    <m:t>μ</m:t>
                  </m:r>
                </m:e>
              </m:d>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η</m:t>
              </m:r>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γd</m:t>
              </m:r>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αt</m:t>
              </m:r>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l</m:t>
              </m:r>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θr#2</m:t>
              </m:r>
            </m:e>
          </m:eqArr>
        </m:oMath>
      </m:oMathPara>
    </w:p>
    <w:p w14:paraId="6989A555" w14:textId="1EE825F7" w:rsidR="00F65C18" w:rsidRPr="00CA6081" w:rsidRDefault="00F33854" w:rsidP="006D598D">
      <w:pPr>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where D is the pairwise community dissimilarity as a response variable, measured predictor variables are given in Latin characters, and estimated parameters are given in Greek characters. </w:t>
      </w:r>
      <w:r w:rsidR="00A57722" w:rsidRPr="00A57722">
        <w:rPr>
          <w:rFonts w:ascii="Times New Roman" w:eastAsia="Times New Roman" w:hAnsi="Times New Roman" w:cs="Times New Roman"/>
          <w:sz w:val="24"/>
          <w:szCs w:val="24"/>
        </w:rPr>
        <w:t xml:space="preserve">Here, </w:t>
      </w:r>
      <w:r w:rsidR="00A57722">
        <w:rPr>
          <w:rFonts w:ascii="Times New Roman" w:eastAsia="Times New Roman" w:hAnsi="Times New Roman" w:cs="Times New Roman"/>
          <w:sz w:val="24"/>
          <w:szCs w:val="24"/>
          <w:lang w:val="el-GR"/>
        </w:rPr>
        <w:t>μ</w:t>
      </w:r>
      <w:r w:rsidR="00A57722" w:rsidRPr="00A57722">
        <w:rPr>
          <w:rFonts w:ascii="Times New Roman" w:eastAsia="Times New Roman" w:hAnsi="Times New Roman" w:cs="Times New Roman"/>
          <w:sz w:val="24"/>
          <w:szCs w:val="24"/>
        </w:rPr>
        <w:t xml:space="preserve"> is the mean of the beta-distributed dissimilarity</w:t>
      </w:r>
      <w:r w:rsidR="00A57722">
        <w:rPr>
          <w:rFonts w:ascii="Times New Roman" w:eastAsia="Times New Roman" w:hAnsi="Times New Roman" w:cs="Times New Roman"/>
          <w:sz w:val="24"/>
          <w:szCs w:val="24"/>
        </w:rPr>
        <w:t xml:space="preserve"> (</w:t>
      </w:r>
      <w:r w:rsidR="00A57722" w:rsidRPr="00A57722">
        <w:rPr>
          <w:rFonts w:ascii="Times New Roman" w:eastAsia="Times New Roman" w:hAnsi="Times New Roman" w:cs="Times New Roman"/>
          <w:i/>
          <w:iCs/>
          <w:sz w:val="24"/>
          <w:szCs w:val="24"/>
        </w:rPr>
        <w:t>D</w:t>
      </w:r>
      <w:r w:rsidR="00A57722">
        <w:rPr>
          <w:rFonts w:ascii="Times New Roman" w:eastAsia="Times New Roman" w:hAnsi="Times New Roman" w:cs="Times New Roman"/>
          <w:sz w:val="24"/>
          <w:szCs w:val="24"/>
        </w:rPr>
        <w:t>)</w:t>
      </w:r>
      <w:r w:rsidR="00A57722" w:rsidRPr="00A57722">
        <w:rPr>
          <w:rFonts w:ascii="Times New Roman" w:eastAsia="Times New Roman" w:hAnsi="Times New Roman" w:cs="Times New Roman"/>
          <w:sz w:val="24"/>
          <w:szCs w:val="24"/>
        </w:rPr>
        <w:t xml:space="preserve"> conditional on the covariates (constrained to (0,1) through the logit link), and </w:t>
      </w:r>
      <w:r w:rsidR="00A57722">
        <w:rPr>
          <w:rFonts w:ascii="Times New Roman" w:eastAsia="Times New Roman" w:hAnsi="Times New Roman" w:cs="Times New Roman"/>
          <w:sz w:val="24"/>
          <w:szCs w:val="24"/>
          <w:lang w:val="el-GR"/>
        </w:rPr>
        <w:t>φ</w:t>
      </w:r>
      <w:r w:rsidR="00A57722" w:rsidRPr="00A57722">
        <w:rPr>
          <w:rFonts w:ascii="Times New Roman" w:eastAsia="Times New Roman" w:hAnsi="Times New Roman" w:cs="Times New Roman"/>
          <w:sz w:val="24"/>
          <w:szCs w:val="24"/>
        </w:rPr>
        <w:t xml:space="preserve"> is a precision parameter that governs the variance of </w:t>
      </w:r>
      <w:r w:rsidR="00A57722" w:rsidRPr="00A57722">
        <w:rPr>
          <w:rFonts w:ascii="Times New Roman" w:eastAsia="Times New Roman" w:hAnsi="Times New Roman" w:cs="Times New Roman"/>
          <w:i/>
          <w:iCs/>
          <w:sz w:val="24"/>
          <w:szCs w:val="24"/>
        </w:rPr>
        <w:t>D</w:t>
      </w:r>
      <w:r w:rsidR="00A57722" w:rsidRPr="00A57722">
        <w:rPr>
          <w:rFonts w:ascii="Times New Roman" w:eastAsia="Times New Roman" w:hAnsi="Times New Roman" w:cs="Times New Roman"/>
          <w:sz w:val="24"/>
          <w:szCs w:val="24"/>
        </w:rPr>
        <w:t xml:space="preserve"> (with larger φ indicating lower variance). </w:t>
      </w:r>
      <w:r w:rsidRPr="00CA6081">
        <w:rPr>
          <w:rFonts w:ascii="Times New Roman" w:eastAsia="Times New Roman" w:hAnsi="Times New Roman" w:cs="Times New Roman"/>
          <w:sz w:val="24"/>
          <w:szCs w:val="24"/>
        </w:rPr>
        <w:t>Predictor variables include the elapsed time between pairwise samples (</w:t>
      </w:r>
      <w:r w:rsidRPr="00CA6081">
        <w:rPr>
          <w:rFonts w:ascii="Times New Roman" w:eastAsia="Times New Roman" w:hAnsi="Times New Roman" w:cs="Times New Roman"/>
          <w:i/>
          <w:sz w:val="24"/>
          <w:szCs w:val="24"/>
        </w:rPr>
        <w:t>d</w:t>
      </w:r>
      <w:r w:rsidRPr="00CA6081">
        <w:rPr>
          <w:rFonts w:ascii="Times New Roman" w:eastAsia="Times New Roman" w:hAnsi="Times New Roman" w:cs="Times New Roman"/>
          <w:sz w:val="24"/>
          <w:szCs w:val="24"/>
        </w:rPr>
        <w:t>, in days), the difference in day phase between pairwise samples (</w:t>
      </w:r>
      <w:r w:rsidRPr="00CA6081">
        <w:rPr>
          <w:rFonts w:ascii="Times New Roman" w:eastAsia="Times New Roman" w:hAnsi="Times New Roman" w:cs="Times New Roman"/>
          <w:i/>
          <w:sz w:val="24"/>
          <w:szCs w:val="24"/>
        </w:rPr>
        <w:t>t</w:t>
      </w:r>
      <w:r w:rsidRPr="00CA6081">
        <w:rPr>
          <w:rFonts w:ascii="Times New Roman" w:eastAsia="Times New Roman" w:hAnsi="Times New Roman" w:cs="Times New Roman"/>
          <w:sz w:val="24"/>
          <w:szCs w:val="24"/>
        </w:rPr>
        <w:t>, day vs night or vice-versa), artificial light treatment (</w:t>
      </w:r>
      <w:r w:rsidRPr="00CA6081">
        <w:rPr>
          <w:rFonts w:ascii="Times New Roman" w:eastAsia="Times New Roman" w:hAnsi="Times New Roman" w:cs="Times New Roman"/>
          <w:i/>
          <w:sz w:val="24"/>
          <w:szCs w:val="24"/>
        </w:rPr>
        <w:t>l</w:t>
      </w:r>
      <w:r w:rsidRPr="00CA6081">
        <w:rPr>
          <w:rFonts w:ascii="Times New Roman" w:eastAsia="Times New Roman" w:hAnsi="Times New Roman" w:cs="Times New Roman"/>
          <w:sz w:val="24"/>
          <w:szCs w:val="24"/>
        </w:rPr>
        <w:t>), and individual biological replicate sample (</w:t>
      </w:r>
      <w:r w:rsidRPr="00CA6081">
        <w:rPr>
          <w:rFonts w:ascii="Times New Roman" w:eastAsia="Times New Roman" w:hAnsi="Times New Roman" w:cs="Times New Roman"/>
          <w:i/>
          <w:sz w:val="24"/>
          <w:szCs w:val="24"/>
        </w:rPr>
        <w:t>r</w:t>
      </w:r>
      <w:r w:rsidRPr="00CA6081">
        <w:rPr>
          <w:rFonts w:ascii="Times New Roman" w:eastAsia="Times New Roman" w:hAnsi="Times New Roman" w:cs="Times New Roman"/>
          <w:sz w:val="24"/>
          <w:szCs w:val="24"/>
        </w:rPr>
        <w:t xml:space="preserve">). Coefficients (η, γ, α,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i</m:t>
            </m:r>
          </m:sub>
        </m:sSub>
      </m:oMath>
      <w:r w:rsidRPr="00CA6081">
        <w:rPr>
          <w:rFonts w:ascii="Times New Roman" w:eastAsia="Times New Roman" w:hAnsi="Times New Roman" w:cs="Times New Roman"/>
          <w:sz w:val="24"/>
          <w:szCs w:val="24"/>
        </w:rPr>
        <w:t xml:space="preserve">, θ) then reflect the estimated effect of each of these covariates on the observed dissimilarity matrix. Note that </w:t>
      </w:r>
      <m:oMath>
        <m:r>
          <w:rPr>
            <w:rFonts w:ascii="Cambria Math" w:eastAsia="Times New Roman" w:hAnsi="Cambria Math" w:cs="Times New Roman"/>
            <w:sz w:val="24"/>
            <w:szCs w:val="24"/>
          </w:rPr>
          <m:t>β</m:t>
        </m:r>
      </m:oMath>
      <w:r w:rsidRPr="00CA6081">
        <w:rPr>
          <w:rFonts w:ascii="Times New Roman" w:eastAsia="Times New Roman" w:hAnsi="Times New Roman" w:cs="Times New Roman"/>
          <w:sz w:val="24"/>
          <w:szCs w:val="24"/>
        </w:rPr>
        <w:t xml:space="preserve"> – the effect of light treatment – is nested within each sampling period (where </w:t>
      </w:r>
      <w:proofErr w:type="spellStart"/>
      <w:r w:rsidRPr="00CA6081">
        <w:rPr>
          <w:rFonts w:ascii="Times New Roman" w:eastAsia="Times New Roman" w:hAnsi="Times New Roman" w:cs="Times New Roman"/>
          <w:i/>
          <w:sz w:val="24"/>
          <w:szCs w:val="24"/>
        </w:rPr>
        <w:t>i</w:t>
      </w:r>
      <w:proofErr w:type="spellEnd"/>
      <w:r w:rsidRPr="00CA6081">
        <w:rPr>
          <w:rFonts w:ascii="Times New Roman" w:eastAsia="Times New Roman" w:hAnsi="Times New Roman" w:cs="Times New Roman"/>
          <w:i/>
          <w:sz w:val="24"/>
          <w:szCs w:val="24"/>
        </w:rPr>
        <w:t xml:space="preserve"> </w:t>
      </w:r>
      <w:r w:rsidRPr="00CA6081">
        <w:rPr>
          <w:rFonts w:ascii="Times New Roman" w:eastAsia="Times New Roman" w:hAnsi="Times New Roman" w:cs="Times New Roman"/>
          <w:sz w:val="24"/>
          <w:szCs w:val="24"/>
        </w:rPr>
        <w:t xml:space="preserve">= 1 for day and 2 for night), such that there is an interaction between day phase and light treatment. The statistical model was fitted using the </w:t>
      </w:r>
      <w:proofErr w:type="spellStart"/>
      <w:r w:rsidRPr="00CA6081">
        <w:rPr>
          <w:rFonts w:ascii="Times New Roman" w:eastAsia="Times New Roman" w:hAnsi="Times New Roman" w:cs="Times New Roman"/>
          <w:i/>
          <w:sz w:val="24"/>
          <w:szCs w:val="24"/>
        </w:rPr>
        <w:t>betareg</w:t>
      </w:r>
      <w:proofErr w:type="spellEnd"/>
      <w:r w:rsidRPr="00CA6081">
        <w:rPr>
          <w:rFonts w:ascii="Times New Roman" w:eastAsia="Times New Roman" w:hAnsi="Times New Roman" w:cs="Times New Roman"/>
          <w:sz w:val="24"/>
          <w:szCs w:val="24"/>
        </w:rPr>
        <w:t xml:space="preserve"> function in the </w:t>
      </w:r>
      <w:proofErr w:type="spellStart"/>
      <w:r w:rsidRPr="00CA6081">
        <w:rPr>
          <w:rFonts w:ascii="Times New Roman" w:eastAsia="Times New Roman" w:hAnsi="Times New Roman" w:cs="Times New Roman"/>
          <w:sz w:val="24"/>
          <w:szCs w:val="24"/>
        </w:rPr>
        <w:t>betareg</w:t>
      </w:r>
      <w:proofErr w:type="spellEnd"/>
      <w:r w:rsidRPr="00CA6081">
        <w:rPr>
          <w:rFonts w:ascii="Times New Roman" w:eastAsia="Times New Roman" w:hAnsi="Times New Roman" w:cs="Times New Roman"/>
          <w:sz w:val="24"/>
          <w:szCs w:val="24"/>
        </w:rPr>
        <w:t xml:space="preserve"> package in R</w:t>
      </w:r>
      <w:ins w:id="141" w:author="Pedro Brandão" w:date="2025-11-04T15:27:00Z">
        <w:r w:rsidR="00821A31">
          <w:rPr>
            <w:rFonts w:ascii="Times New Roman" w:eastAsia="Times New Roman" w:hAnsi="Times New Roman" w:cs="Times New Roman"/>
            <w:sz w:val="24"/>
            <w:szCs w:val="24"/>
          </w:rPr>
          <w:t xml:space="preserve"> (</w:t>
        </w:r>
        <w:commentRangeStart w:id="142"/>
        <w:commentRangeStart w:id="143"/>
        <w:r w:rsidR="00821A31">
          <w:rPr>
            <w:rFonts w:ascii="Times New Roman" w:eastAsia="Times New Roman" w:hAnsi="Times New Roman" w:cs="Times New Roman"/>
            <w:sz w:val="24"/>
            <w:szCs w:val="24"/>
          </w:rPr>
          <w:t xml:space="preserve">Cribari-Neto &amp; </w:t>
        </w:r>
        <w:proofErr w:type="spellStart"/>
        <w:r w:rsidR="00821A31">
          <w:rPr>
            <w:rFonts w:ascii="Times New Roman" w:eastAsia="Times New Roman" w:hAnsi="Times New Roman" w:cs="Times New Roman"/>
            <w:sz w:val="24"/>
            <w:szCs w:val="24"/>
          </w:rPr>
          <w:t>Zeileis</w:t>
        </w:r>
        <w:proofErr w:type="spellEnd"/>
        <w:r w:rsidR="00821A31">
          <w:rPr>
            <w:rFonts w:ascii="Times New Roman" w:eastAsia="Times New Roman" w:hAnsi="Times New Roman" w:cs="Times New Roman"/>
            <w:sz w:val="24"/>
            <w:szCs w:val="24"/>
          </w:rPr>
          <w:t>, 2010)</w:t>
        </w:r>
      </w:ins>
      <w:r w:rsidRPr="00CA6081">
        <w:rPr>
          <w:rFonts w:ascii="Times New Roman" w:eastAsia="Times New Roman" w:hAnsi="Times New Roman" w:cs="Times New Roman"/>
          <w:sz w:val="24"/>
          <w:szCs w:val="24"/>
        </w:rPr>
        <w:t xml:space="preserve">, </w:t>
      </w:r>
      <w:commentRangeEnd w:id="142"/>
      <w:r w:rsidR="00821A31" w:rsidRPr="00CA6081">
        <w:rPr>
          <w:rStyle w:val="CommentReference"/>
          <w:rFonts w:ascii="Times New Roman" w:eastAsia="Times New Roman" w:hAnsi="Times New Roman" w:cs="Times New Roman"/>
          <w:sz w:val="24"/>
          <w:szCs w:val="24"/>
        </w:rPr>
        <w:commentReference w:id="142"/>
      </w:r>
      <w:commentRangeEnd w:id="143"/>
      <w:r w:rsidR="00821A31" w:rsidRPr="00CA6081">
        <w:rPr>
          <w:rStyle w:val="CommentReference"/>
          <w:rFonts w:ascii="Times New Roman" w:eastAsia="Times New Roman" w:hAnsi="Times New Roman" w:cs="Times New Roman"/>
          <w:sz w:val="24"/>
          <w:szCs w:val="24"/>
        </w:rPr>
        <w:commentReference w:id="143"/>
      </w:r>
      <w:r w:rsidRPr="00CA6081">
        <w:rPr>
          <w:rFonts w:ascii="Times New Roman" w:eastAsia="Times New Roman" w:hAnsi="Times New Roman" w:cs="Times New Roman"/>
          <w:sz w:val="24"/>
          <w:szCs w:val="24"/>
        </w:rPr>
        <w:t xml:space="preserve">which implements a beta regression consistent with the response variable here (ecological distance, which is constrained between zero and one). </w:t>
      </w:r>
    </w:p>
    <w:p w14:paraId="0CED7C26" w14:textId="17678128" w:rsidR="001A462C" w:rsidRPr="000A1965" w:rsidRDefault="001A462C" w:rsidP="000A1965">
      <w:pPr>
        <w:pStyle w:val="ListParagraph"/>
        <w:numPr>
          <w:ilvl w:val="2"/>
          <w:numId w:val="4"/>
        </w:numPr>
        <w:rPr>
          <w:rFonts w:ascii="Times New Roman" w:eastAsia="Times New Roman" w:hAnsi="Times New Roman" w:cs="Times New Roman"/>
          <w:b/>
          <w:bCs/>
          <w:sz w:val="24"/>
          <w:szCs w:val="24"/>
        </w:rPr>
      </w:pPr>
      <w:r w:rsidRPr="000A1965">
        <w:rPr>
          <w:rFonts w:ascii="Times New Roman" w:eastAsia="Times New Roman" w:hAnsi="Times New Roman" w:cs="Times New Roman"/>
          <w:b/>
          <w:bCs/>
          <w:sz w:val="24"/>
          <w:szCs w:val="24"/>
        </w:rPr>
        <w:lastRenderedPageBreak/>
        <w:t>Ecological response analysis</w:t>
      </w:r>
    </w:p>
    <w:p w14:paraId="0D1D3632" w14:textId="7DE4562E" w:rsidR="00954199" w:rsidRDefault="00954199" w:rsidP="00954199">
      <w:pPr>
        <w:rPr>
          <w:lang w:val="en-US"/>
        </w:rPr>
      </w:pPr>
      <w:r w:rsidRPr="00954199">
        <w:rPr>
          <w:rFonts w:ascii="Times New Roman" w:eastAsia="Times New Roman" w:hAnsi="Times New Roman" w:cs="Times New Roman"/>
          <w:sz w:val="24"/>
          <w:szCs w:val="24"/>
        </w:rPr>
        <w:t>To quantify diel and artificial light responses, we calculated effect sizes for each taxon using their eDNA index across sampling treatments. For each taxon, we computed the mean pairwise difference in eDNA index for three treatment contrasts: Day vs. Night, Light vs. No Light at night, and Light vs. No Light during the day.</w:t>
      </w:r>
      <w:r>
        <w:rPr>
          <w:rFonts w:ascii="Times New Roman" w:eastAsia="Times New Roman" w:hAnsi="Times New Roman" w:cs="Times New Roman"/>
          <w:sz w:val="24"/>
          <w:szCs w:val="24"/>
        </w:rPr>
        <w:t xml:space="preserve"> </w:t>
      </w:r>
      <w:r w:rsidRPr="00954199">
        <w:rPr>
          <w:rFonts w:ascii="Times New Roman" w:eastAsia="Times New Roman" w:hAnsi="Times New Roman" w:cs="Times New Roman"/>
          <w:sz w:val="24"/>
          <w:szCs w:val="24"/>
        </w:rPr>
        <w:t>Diel effects (day–night preference) are represented by positive values indicating greater eDNA abundance during the day, negative values indicating greater abundance at night, and values near zero indicating no diel preference. Light effects (responses to artificial light at night, ALAN</w:t>
      </w:r>
      <w:r>
        <w:rPr>
          <w:rFonts w:ascii="Times New Roman" w:eastAsia="Times New Roman" w:hAnsi="Times New Roman" w:cs="Times New Roman"/>
          <w:sz w:val="24"/>
          <w:szCs w:val="24"/>
        </w:rPr>
        <w:t xml:space="preserve"> or day</w:t>
      </w:r>
      <w:r w:rsidRPr="00954199">
        <w:rPr>
          <w:rFonts w:ascii="Times New Roman" w:eastAsia="Times New Roman" w:hAnsi="Times New Roman" w:cs="Times New Roman"/>
          <w:sz w:val="24"/>
          <w:szCs w:val="24"/>
        </w:rPr>
        <w:t>) are interpreted similarly: positive values reflect attraction to artificial light, negative values indicate avoidance, and values near zero denote no detectable response.</w:t>
      </w:r>
      <w:r>
        <w:rPr>
          <w:rFonts w:ascii="Times New Roman" w:eastAsia="Times New Roman" w:hAnsi="Times New Roman" w:cs="Times New Roman"/>
          <w:sz w:val="24"/>
          <w:szCs w:val="24"/>
        </w:rPr>
        <w:t xml:space="preserve"> </w:t>
      </w:r>
      <w:r w:rsidRPr="00954199">
        <w:rPr>
          <w:rFonts w:ascii="Times New Roman" w:eastAsia="Times New Roman" w:hAnsi="Times New Roman" w:cs="Times New Roman"/>
          <w:sz w:val="24"/>
          <w:szCs w:val="24"/>
        </w:rPr>
        <w:t xml:space="preserve">We furthermore </w:t>
      </w:r>
      <w:r w:rsidR="00822BD2" w:rsidRPr="00954199">
        <w:rPr>
          <w:rFonts w:ascii="Times New Roman" w:eastAsia="Times New Roman" w:hAnsi="Times New Roman" w:cs="Times New Roman"/>
          <w:sz w:val="24"/>
          <w:szCs w:val="24"/>
        </w:rPr>
        <w:t xml:space="preserve">summarized </w:t>
      </w:r>
      <w:r w:rsidRPr="00954199">
        <w:rPr>
          <w:rFonts w:ascii="Times New Roman" w:eastAsia="Times New Roman" w:hAnsi="Times New Roman" w:cs="Times New Roman"/>
          <w:sz w:val="24"/>
          <w:szCs w:val="24"/>
        </w:rPr>
        <w:t>the groups of species based on their trophic level.</w:t>
      </w:r>
    </w:p>
    <w:p w14:paraId="0FB6CB88" w14:textId="77777777" w:rsidR="00F65C18" w:rsidRPr="00394D78" w:rsidRDefault="00F33854" w:rsidP="006D598D">
      <w:pPr>
        <w:contextualSpacing/>
        <w:rPr>
          <w:rFonts w:ascii="Times New Roman" w:eastAsia="Times New Roman" w:hAnsi="Times New Roman" w:cs="Times New Roman"/>
          <w:b/>
          <w:bCs/>
          <w:sz w:val="24"/>
          <w:szCs w:val="24"/>
        </w:rPr>
      </w:pPr>
      <w:r w:rsidRPr="00394D78">
        <w:rPr>
          <w:rFonts w:ascii="Times New Roman" w:eastAsia="Times New Roman" w:hAnsi="Times New Roman" w:cs="Times New Roman"/>
          <w:b/>
          <w:bCs/>
          <w:sz w:val="24"/>
          <w:szCs w:val="24"/>
        </w:rPr>
        <w:t>3. Results</w:t>
      </w:r>
    </w:p>
    <w:p w14:paraId="3CBD4FEE" w14:textId="16C965B3" w:rsidR="00394D78" w:rsidRPr="00394D78" w:rsidRDefault="00394D78" w:rsidP="006D598D">
      <w:pPr>
        <w:contextualSpacing/>
        <w:rPr>
          <w:rFonts w:ascii="Times New Roman" w:eastAsia="Times New Roman" w:hAnsi="Times New Roman" w:cs="Times New Roman"/>
          <w:b/>
          <w:bCs/>
          <w:sz w:val="24"/>
          <w:szCs w:val="24"/>
        </w:rPr>
      </w:pPr>
      <w:r w:rsidRPr="00394D78">
        <w:rPr>
          <w:rFonts w:ascii="Times New Roman" w:eastAsia="Times New Roman" w:hAnsi="Times New Roman" w:cs="Times New Roman"/>
          <w:b/>
          <w:bCs/>
          <w:sz w:val="24"/>
          <w:szCs w:val="24"/>
        </w:rPr>
        <w:t>3.1 Sampling effort and sequencing depth</w:t>
      </w:r>
    </w:p>
    <w:p w14:paraId="72AADA2C" w14:textId="0CDD03EB" w:rsidR="00F65C18" w:rsidRDefault="00F33854">
      <w:pPr>
        <w:ind w:firstLine="720"/>
        <w:rPr>
          <w:rFonts w:ascii="Times New Roman" w:eastAsia="Times New Roman" w:hAnsi="Times New Roman" w:cs="Times New Roman"/>
          <w:sz w:val="24"/>
          <w:szCs w:val="24"/>
        </w:rPr>
        <w:pPrChange w:id="144" w:author="Pedro Brandão" w:date="2025-11-04T15:29:00Z">
          <w:pPr/>
        </w:pPrChange>
      </w:pPr>
      <w:moveFromRangeStart w:id="145" w:author="Ryan Kelly" w:date="2025-11-25T11:32:00Z" w:name="move214962758"/>
      <w:moveFrom w:id="146" w:author="Ryan Kelly" w:date="2025-11-25T11:32:00Z">
        <w:r w:rsidRPr="00CA6081" w:rsidDel="00842ECA">
          <w:rPr>
            <w:rFonts w:ascii="Times New Roman" w:eastAsia="Times New Roman" w:hAnsi="Times New Roman" w:cs="Times New Roman"/>
            <w:sz w:val="24"/>
            <w:szCs w:val="24"/>
          </w:rPr>
          <w:t xml:space="preserve">After sequencing, 63 samples </w:t>
        </w:r>
        <w:r w:rsidR="00B077CF" w:rsidRPr="00CA6081" w:rsidDel="00842ECA">
          <w:rPr>
            <w:rFonts w:ascii="Times New Roman" w:eastAsia="Times New Roman" w:hAnsi="Times New Roman" w:cs="Times New Roman"/>
            <w:sz w:val="24"/>
            <w:szCs w:val="24"/>
          </w:rPr>
          <w:t>(36</w:t>
        </w:r>
        <w:r w:rsidR="00B077CF" w:rsidDel="00842ECA">
          <w:rPr>
            <w:rFonts w:ascii="Times New Roman" w:eastAsia="Times New Roman" w:hAnsi="Times New Roman" w:cs="Times New Roman"/>
            <w:sz w:val="24"/>
            <w:szCs w:val="24"/>
          </w:rPr>
          <w:t xml:space="preserve"> for </w:t>
        </w:r>
        <w:r w:rsidR="00B077CF" w:rsidRPr="00CA6081" w:rsidDel="00842ECA">
          <w:rPr>
            <w:rFonts w:ascii="Times New Roman" w:eastAsia="Times New Roman" w:hAnsi="Times New Roman" w:cs="Times New Roman"/>
            <w:sz w:val="24"/>
            <w:szCs w:val="24"/>
          </w:rPr>
          <w:t>day</w:t>
        </w:r>
        <w:r w:rsidR="00B077CF" w:rsidDel="00842ECA">
          <w:rPr>
            <w:rFonts w:ascii="Times New Roman" w:eastAsia="Times New Roman" w:hAnsi="Times New Roman" w:cs="Times New Roman"/>
            <w:sz w:val="24"/>
            <w:szCs w:val="24"/>
          </w:rPr>
          <w:t xml:space="preserve"> vs.</w:t>
        </w:r>
        <w:r w:rsidR="00B077CF" w:rsidRPr="00CA6081" w:rsidDel="00842ECA">
          <w:rPr>
            <w:rFonts w:ascii="Times New Roman" w:eastAsia="Times New Roman" w:hAnsi="Times New Roman" w:cs="Times New Roman"/>
            <w:sz w:val="24"/>
            <w:szCs w:val="24"/>
          </w:rPr>
          <w:t xml:space="preserve"> 27 </w:t>
        </w:r>
        <w:r w:rsidR="00B077CF" w:rsidDel="00842ECA">
          <w:rPr>
            <w:rFonts w:ascii="Times New Roman" w:eastAsia="Times New Roman" w:hAnsi="Times New Roman" w:cs="Times New Roman"/>
            <w:sz w:val="24"/>
            <w:szCs w:val="24"/>
          </w:rPr>
          <w:t xml:space="preserve">for </w:t>
        </w:r>
        <w:r w:rsidR="00B077CF" w:rsidRPr="00CA6081" w:rsidDel="00842ECA">
          <w:rPr>
            <w:rFonts w:ascii="Times New Roman" w:eastAsia="Times New Roman" w:hAnsi="Times New Roman" w:cs="Times New Roman"/>
            <w:sz w:val="24"/>
            <w:szCs w:val="24"/>
          </w:rPr>
          <w:t xml:space="preserve">night) </w:t>
        </w:r>
        <w:r w:rsidRPr="00CA6081" w:rsidDel="00842ECA">
          <w:rPr>
            <w:rFonts w:ascii="Times New Roman" w:eastAsia="Times New Roman" w:hAnsi="Times New Roman" w:cs="Times New Roman"/>
            <w:sz w:val="24"/>
            <w:szCs w:val="24"/>
          </w:rPr>
          <w:t xml:space="preserve">were retained for COI analysis and 74 samples </w:t>
        </w:r>
        <w:r w:rsidR="00B077CF" w:rsidRPr="00CA6081" w:rsidDel="00842ECA">
          <w:rPr>
            <w:rFonts w:ascii="Times New Roman" w:eastAsia="Times New Roman" w:hAnsi="Times New Roman" w:cs="Times New Roman"/>
            <w:sz w:val="24"/>
            <w:szCs w:val="24"/>
          </w:rPr>
          <w:t xml:space="preserve">(37 </w:t>
        </w:r>
        <w:r w:rsidR="00B077CF" w:rsidDel="00842ECA">
          <w:rPr>
            <w:rFonts w:ascii="Times New Roman" w:eastAsia="Times New Roman" w:hAnsi="Times New Roman" w:cs="Times New Roman"/>
            <w:sz w:val="24"/>
            <w:szCs w:val="24"/>
          </w:rPr>
          <w:t xml:space="preserve">for </w:t>
        </w:r>
        <w:r w:rsidR="00B077CF" w:rsidRPr="00CA6081" w:rsidDel="00842ECA">
          <w:rPr>
            <w:rFonts w:ascii="Times New Roman" w:eastAsia="Times New Roman" w:hAnsi="Times New Roman" w:cs="Times New Roman"/>
            <w:sz w:val="24"/>
            <w:szCs w:val="24"/>
          </w:rPr>
          <w:t>day</w:t>
        </w:r>
        <w:r w:rsidR="00B077CF" w:rsidDel="00842ECA">
          <w:rPr>
            <w:rFonts w:ascii="Times New Roman" w:eastAsia="Times New Roman" w:hAnsi="Times New Roman" w:cs="Times New Roman"/>
            <w:sz w:val="24"/>
            <w:szCs w:val="24"/>
          </w:rPr>
          <w:t xml:space="preserve"> vs.</w:t>
        </w:r>
        <w:r w:rsidR="00B077CF" w:rsidRPr="00CA6081" w:rsidDel="00842ECA">
          <w:rPr>
            <w:rFonts w:ascii="Times New Roman" w:eastAsia="Times New Roman" w:hAnsi="Times New Roman" w:cs="Times New Roman"/>
            <w:sz w:val="24"/>
            <w:szCs w:val="24"/>
          </w:rPr>
          <w:t xml:space="preserve"> 37 </w:t>
        </w:r>
        <w:r w:rsidR="00B077CF" w:rsidDel="00842ECA">
          <w:rPr>
            <w:rFonts w:ascii="Times New Roman" w:eastAsia="Times New Roman" w:hAnsi="Times New Roman" w:cs="Times New Roman"/>
            <w:sz w:val="24"/>
            <w:szCs w:val="24"/>
          </w:rPr>
          <w:t xml:space="preserve">for </w:t>
        </w:r>
        <w:r w:rsidR="00B077CF" w:rsidRPr="00CA6081" w:rsidDel="00842ECA">
          <w:rPr>
            <w:rFonts w:ascii="Times New Roman" w:eastAsia="Times New Roman" w:hAnsi="Times New Roman" w:cs="Times New Roman"/>
            <w:sz w:val="24"/>
            <w:szCs w:val="24"/>
          </w:rPr>
          <w:t>night)</w:t>
        </w:r>
        <w:r w:rsidR="00B077CF" w:rsidDel="00842ECA">
          <w:rPr>
            <w:rFonts w:ascii="Times New Roman" w:eastAsia="Times New Roman" w:hAnsi="Times New Roman" w:cs="Times New Roman"/>
            <w:sz w:val="24"/>
            <w:szCs w:val="24"/>
          </w:rPr>
          <w:t xml:space="preserve"> </w:t>
        </w:r>
        <w:r w:rsidRPr="00CA6081" w:rsidDel="00842ECA">
          <w:rPr>
            <w:rFonts w:ascii="Times New Roman" w:eastAsia="Times New Roman" w:hAnsi="Times New Roman" w:cs="Times New Roman"/>
            <w:sz w:val="24"/>
            <w:szCs w:val="24"/>
          </w:rPr>
          <w:t xml:space="preserve">for MV1 analysis (Table S1). </w:t>
        </w:r>
      </w:moveFrom>
      <w:moveFromRangeEnd w:id="145"/>
      <w:r w:rsidRPr="00CA6081">
        <w:rPr>
          <w:rFonts w:ascii="Times New Roman" w:eastAsia="Times New Roman" w:hAnsi="Times New Roman" w:cs="Times New Roman"/>
          <w:sz w:val="24"/>
          <w:szCs w:val="24"/>
        </w:rPr>
        <w:t xml:space="preserve">Sequencing yielded over 20 million raw reads for COI and over 18 million for MV1. Following bioinformatic filtering, 36.7% and 25.5% of raw reads were retained for COI and MV1, respectively, with target organism assignment rates of 32.9% </w:t>
      </w:r>
      <w:r w:rsidR="00B077CF">
        <w:rPr>
          <w:rFonts w:ascii="Times New Roman" w:eastAsia="Times New Roman" w:hAnsi="Times New Roman" w:cs="Times New Roman"/>
          <w:sz w:val="24"/>
          <w:szCs w:val="24"/>
        </w:rPr>
        <w:t xml:space="preserve">for </w:t>
      </w:r>
      <w:r w:rsidRPr="00CA6081">
        <w:rPr>
          <w:rFonts w:ascii="Times New Roman" w:eastAsia="Times New Roman" w:hAnsi="Times New Roman" w:cs="Times New Roman"/>
          <w:sz w:val="24"/>
          <w:szCs w:val="24"/>
        </w:rPr>
        <w:t xml:space="preserve">COI and 70.6% </w:t>
      </w:r>
      <w:r w:rsidR="00B077CF">
        <w:rPr>
          <w:rFonts w:ascii="Times New Roman" w:eastAsia="Times New Roman" w:hAnsi="Times New Roman" w:cs="Times New Roman"/>
          <w:sz w:val="24"/>
          <w:szCs w:val="24"/>
        </w:rPr>
        <w:t xml:space="preserve">for </w:t>
      </w:r>
      <w:r w:rsidRPr="00CA6081">
        <w:rPr>
          <w:rFonts w:ascii="Times New Roman" w:eastAsia="Times New Roman" w:hAnsi="Times New Roman" w:cs="Times New Roman"/>
          <w:sz w:val="24"/>
          <w:szCs w:val="24"/>
        </w:rPr>
        <w:t xml:space="preserve">MV1. </w:t>
      </w:r>
      <w:moveToRangeStart w:id="147" w:author="Ryan Kelly" w:date="2025-11-25T11:32:00Z" w:name="move214962758"/>
      <w:moveTo w:id="148" w:author="Ryan Kelly" w:date="2025-11-25T11:32:00Z">
        <w:r w:rsidR="00842ECA" w:rsidRPr="00CA6081">
          <w:rPr>
            <w:rFonts w:ascii="Times New Roman" w:eastAsia="Times New Roman" w:hAnsi="Times New Roman" w:cs="Times New Roman"/>
            <w:sz w:val="24"/>
            <w:szCs w:val="24"/>
          </w:rPr>
          <w:t>After sequencing, 63 samples (36</w:t>
        </w:r>
        <w:r w:rsidR="00842ECA">
          <w:rPr>
            <w:rFonts w:ascii="Times New Roman" w:eastAsia="Times New Roman" w:hAnsi="Times New Roman" w:cs="Times New Roman"/>
            <w:sz w:val="24"/>
            <w:szCs w:val="24"/>
          </w:rPr>
          <w:t xml:space="preserve"> for </w:t>
        </w:r>
        <w:r w:rsidR="00842ECA" w:rsidRPr="00CA6081">
          <w:rPr>
            <w:rFonts w:ascii="Times New Roman" w:eastAsia="Times New Roman" w:hAnsi="Times New Roman" w:cs="Times New Roman"/>
            <w:sz w:val="24"/>
            <w:szCs w:val="24"/>
          </w:rPr>
          <w:t>day</w:t>
        </w:r>
        <w:r w:rsidR="00842ECA">
          <w:rPr>
            <w:rFonts w:ascii="Times New Roman" w:eastAsia="Times New Roman" w:hAnsi="Times New Roman" w:cs="Times New Roman"/>
            <w:sz w:val="24"/>
            <w:szCs w:val="24"/>
          </w:rPr>
          <w:t xml:space="preserve"> vs.</w:t>
        </w:r>
        <w:r w:rsidR="00842ECA" w:rsidRPr="00CA6081">
          <w:rPr>
            <w:rFonts w:ascii="Times New Roman" w:eastAsia="Times New Roman" w:hAnsi="Times New Roman" w:cs="Times New Roman"/>
            <w:sz w:val="24"/>
            <w:szCs w:val="24"/>
          </w:rPr>
          <w:t xml:space="preserve"> 27 </w:t>
        </w:r>
        <w:r w:rsidR="00842ECA">
          <w:rPr>
            <w:rFonts w:ascii="Times New Roman" w:eastAsia="Times New Roman" w:hAnsi="Times New Roman" w:cs="Times New Roman"/>
            <w:sz w:val="24"/>
            <w:szCs w:val="24"/>
          </w:rPr>
          <w:t xml:space="preserve">for </w:t>
        </w:r>
        <w:r w:rsidR="00842ECA" w:rsidRPr="00CA6081">
          <w:rPr>
            <w:rFonts w:ascii="Times New Roman" w:eastAsia="Times New Roman" w:hAnsi="Times New Roman" w:cs="Times New Roman"/>
            <w:sz w:val="24"/>
            <w:szCs w:val="24"/>
          </w:rPr>
          <w:t xml:space="preserve">night) were retained for COI analysis and 74 samples (37 </w:t>
        </w:r>
        <w:r w:rsidR="00842ECA">
          <w:rPr>
            <w:rFonts w:ascii="Times New Roman" w:eastAsia="Times New Roman" w:hAnsi="Times New Roman" w:cs="Times New Roman"/>
            <w:sz w:val="24"/>
            <w:szCs w:val="24"/>
          </w:rPr>
          <w:t xml:space="preserve">for </w:t>
        </w:r>
        <w:r w:rsidR="00842ECA" w:rsidRPr="00CA6081">
          <w:rPr>
            <w:rFonts w:ascii="Times New Roman" w:eastAsia="Times New Roman" w:hAnsi="Times New Roman" w:cs="Times New Roman"/>
            <w:sz w:val="24"/>
            <w:szCs w:val="24"/>
          </w:rPr>
          <w:t>day</w:t>
        </w:r>
        <w:r w:rsidR="00842ECA">
          <w:rPr>
            <w:rFonts w:ascii="Times New Roman" w:eastAsia="Times New Roman" w:hAnsi="Times New Roman" w:cs="Times New Roman"/>
            <w:sz w:val="24"/>
            <w:szCs w:val="24"/>
          </w:rPr>
          <w:t xml:space="preserve"> vs.</w:t>
        </w:r>
        <w:r w:rsidR="00842ECA" w:rsidRPr="00CA6081">
          <w:rPr>
            <w:rFonts w:ascii="Times New Roman" w:eastAsia="Times New Roman" w:hAnsi="Times New Roman" w:cs="Times New Roman"/>
            <w:sz w:val="24"/>
            <w:szCs w:val="24"/>
          </w:rPr>
          <w:t xml:space="preserve"> 37 </w:t>
        </w:r>
        <w:r w:rsidR="00842ECA">
          <w:rPr>
            <w:rFonts w:ascii="Times New Roman" w:eastAsia="Times New Roman" w:hAnsi="Times New Roman" w:cs="Times New Roman"/>
            <w:sz w:val="24"/>
            <w:szCs w:val="24"/>
          </w:rPr>
          <w:t xml:space="preserve">for </w:t>
        </w:r>
        <w:r w:rsidR="00842ECA" w:rsidRPr="00CA6081">
          <w:rPr>
            <w:rFonts w:ascii="Times New Roman" w:eastAsia="Times New Roman" w:hAnsi="Times New Roman" w:cs="Times New Roman"/>
            <w:sz w:val="24"/>
            <w:szCs w:val="24"/>
          </w:rPr>
          <w:t>night)</w:t>
        </w:r>
        <w:r w:rsidR="00842ECA">
          <w:rPr>
            <w:rFonts w:ascii="Times New Roman" w:eastAsia="Times New Roman" w:hAnsi="Times New Roman" w:cs="Times New Roman"/>
            <w:sz w:val="24"/>
            <w:szCs w:val="24"/>
          </w:rPr>
          <w:t xml:space="preserve"> </w:t>
        </w:r>
        <w:r w:rsidR="00842ECA" w:rsidRPr="00CA6081">
          <w:rPr>
            <w:rFonts w:ascii="Times New Roman" w:eastAsia="Times New Roman" w:hAnsi="Times New Roman" w:cs="Times New Roman"/>
            <w:sz w:val="24"/>
            <w:szCs w:val="24"/>
          </w:rPr>
          <w:t>for MV1 analysis (Table S1).</w:t>
        </w:r>
      </w:moveTo>
      <w:moveToRangeEnd w:id="147"/>
    </w:p>
    <w:p w14:paraId="5E3585B3" w14:textId="143329DB" w:rsidR="009403B4" w:rsidRDefault="009403B4">
      <w:pPr>
        <w:ind w:firstLine="720"/>
        <w:rPr>
          <w:rFonts w:ascii="Times New Roman" w:eastAsia="Times New Roman" w:hAnsi="Times New Roman" w:cs="Times New Roman"/>
          <w:sz w:val="24"/>
          <w:szCs w:val="24"/>
        </w:rPr>
        <w:pPrChange w:id="149" w:author="Pedro Brandão" w:date="2025-11-04T15:29:00Z">
          <w:pPr/>
        </w:pPrChange>
      </w:pPr>
      <w:commentRangeStart w:id="150"/>
      <w:commentRangeStart w:id="151"/>
      <w:r w:rsidRPr="00CA6081">
        <w:rPr>
          <w:rFonts w:ascii="Times New Roman" w:eastAsia="Times New Roman" w:hAnsi="Times New Roman" w:cs="Times New Roman"/>
          <w:sz w:val="24"/>
          <w:szCs w:val="24"/>
        </w:rPr>
        <w:t xml:space="preserve">Rarefaction curves approached asymptotes across all samples, indicating that sequencing depth was sufficient and did not limit the detection of taxonomic diversity in the studied area. </w:t>
      </w:r>
      <w:commentRangeEnd w:id="150"/>
      <w:r w:rsidR="00821A31" w:rsidRPr="00CA6081">
        <w:rPr>
          <w:rStyle w:val="CommentReference"/>
          <w:rFonts w:ascii="Times New Roman" w:eastAsia="Times New Roman" w:hAnsi="Times New Roman" w:cs="Times New Roman"/>
          <w:sz w:val="24"/>
          <w:szCs w:val="24"/>
        </w:rPr>
        <w:lastRenderedPageBreak/>
        <w:commentReference w:id="150"/>
      </w:r>
      <w:commentRangeEnd w:id="151"/>
      <w:r w:rsidR="00174F8D">
        <w:rPr>
          <w:rStyle w:val="CommentReference"/>
        </w:rPr>
        <w:commentReference w:id="151"/>
      </w:r>
      <w:r w:rsidRPr="00CA6081">
        <w:rPr>
          <w:rFonts w:ascii="Times New Roman" w:eastAsia="Times New Roman" w:hAnsi="Times New Roman" w:cs="Times New Roman"/>
          <w:sz w:val="24"/>
          <w:szCs w:val="24"/>
        </w:rPr>
        <w:t xml:space="preserve">Similarly, species accumulation curves tended toward saturation, suggesting that the sampling effort adequately captured </w:t>
      </w:r>
      <w:proofErr w:type="gramStart"/>
      <w:r w:rsidRPr="00CA6081">
        <w:rPr>
          <w:rFonts w:ascii="Times New Roman" w:eastAsia="Times New Roman" w:hAnsi="Times New Roman" w:cs="Times New Roman"/>
          <w:sz w:val="24"/>
          <w:szCs w:val="24"/>
        </w:rPr>
        <w:t>the majority of</w:t>
      </w:r>
      <w:proofErr w:type="gramEnd"/>
      <w:r w:rsidRPr="00CA6081">
        <w:rPr>
          <w:rFonts w:ascii="Times New Roman" w:eastAsia="Times New Roman" w:hAnsi="Times New Roman" w:cs="Times New Roman"/>
          <w:sz w:val="24"/>
          <w:szCs w:val="24"/>
        </w:rPr>
        <w:t xml:space="preserve"> taxa present, with additional sampling expected to yield only minor increases in detected diversity.</w:t>
      </w:r>
    </w:p>
    <w:p w14:paraId="09DEF618" w14:textId="0BC82762" w:rsidR="00394D78" w:rsidRPr="00D90CF0" w:rsidRDefault="00394D78" w:rsidP="006D598D">
      <w:pPr>
        <w:contextualSpacing/>
        <w:rPr>
          <w:rFonts w:ascii="Times New Roman" w:eastAsia="Times New Roman" w:hAnsi="Times New Roman" w:cs="Times New Roman"/>
          <w:b/>
          <w:bCs/>
          <w:sz w:val="24"/>
          <w:szCs w:val="24"/>
        </w:rPr>
      </w:pPr>
      <w:r w:rsidRPr="00D90CF0">
        <w:rPr>
          <w:rFonts w:ascii="Times New Roman" w:eastAsia="Times New Roman" w:hAnsi="Times New Roman" w:cs="Times New Roman"/>
          <w:b/>
          <w:bCs/>
          <w:sz w:val="24"/>
          <w:szCs w:val="24"/>
        </w:rPr>
        <w:t>3.2 Community dissimilarity</w:t>
      </w:r>
      <w:r w:rsidR="00D90CF0" w:rsidRPr="00D90CF0">
        <w:rPr>
          <w:rFonts w:ascii="Times New Roman" w:eastAsia="Times New Roman" w:hAnsi="Times New Roman" w:cs="Times New Roman"/>
          <w:b/>
          <w:bCs/>
          <w:sz w:val="24"/>
          <w:szCs w:val="24"/>
        </w:rPr>
        <w:t xml:space="preserve"> </w:t>
      </w:r>
      <w:r w:rsidR="00D90CF0" w:rsidRPr="00D90CF0">
        <w:rPr>
          <w:rFonts w:ascii="Times New Roman" w:hAnsi="Times New Roman" w:cs="Times New Roman"/>
          <w:b/>
          <w:bCs/>
          <w:sz w:val="24"/>
          <w:szCs w:val="24"/>
        </w:rPr>
        <w:t>across time and light conditions</w:t>
      </w:r>
    </w:p>
    <w:p w14:paraId="26F7FDF8" w14:textId="129151CA" w:rsidR="00733686" w:rsidRDefault="00F33854" w:rsidP="00821A31">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Overall, both markers (COI and MV1) indicated consistent patterns in the factors driving community dissimilarity</w:t>
      </w:r>
      <w:r w:rsidR="00177FFE">
        <w:rPr>
          <w:rFonts w:ascii="Times New Roman" w:eastAsia="Times New Roman" w:hAnsi="Times New Roman" w:cs="Times New Roman"/>
          <w:sz w:val="24"/>
          <w:szCs w:val="24"/>
        </w:rPr>
        <w:t xml:space="preserve"> (Fig, 2)</w:t>
      </w:r>
      <w:r w:rsidRPr="00CA6081">
        <w:rPr>
          <w:rFonts w:ascii="Times New Roman" w:eastAsia="Times New Roman" w:hAnsi="Times New Roman" w:cs="Times New Roman"/>
          <w:sz w:val="24"/>
          <w:szCs w:val="24"/>
        </w:rPr>
        <w:t>. The sampling period (day vs. night) and the light effect during night sampling emerged as the strongest drivers of community dissimilarity in both datasets (p &lt; 0.001)</w:t>
      </w:r>
      <w:r w:rsidR="002F289F">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The estimated logit-scale effects in increased dissimilarity for the sampling period were 0.169 and 0.152 for COI and MV1 respectively, while the nighttime light treatment increased community dissimilarity by 0.111 and 0.278 in COI and MV1 respectively</w:t>
      </w:r>
      <w:r w:rsidR="003239D1">
        <w:rPr>
          <w:rFonts w:ascii="Times New Roman" w:eastAsia="Times New Roman" w:hAnsi="Times New Roman" w:cs="Times New Roman"/>
          <w:sz w:val="24"/>
          <w:szCs w:val="24"/>
        </w:rPr>
        <w:t xml:space="preserve"> (Table 1</w:t>
      </w:r>
      <w:r w:rsidR="00177FFE">
        <w:rPr>
          <w:rFonts w:ascii="Times New Roman" w:eastAsia="Times New Roman" w:hAnsi="Times New Roman" w:cs="Times New Roman"/>
          <w:sz w:val="24"/>
          <w:szCs w:val="24"/>
        </w:rPr>
        <w:t>, Fig. 2</w:t>
      </w:r>
      <w:r w:rsidR="003239D1">
        <w:rPr>
          <w:rFonts w:ascii="Times New Roman" w:eastAsia="Times New Roman" w:hAnsi="Times New Roman" w:cs="Times New Roman"/>
          <w:sz w:val="24"/>
          <w:szCs w:val="24"/>
        </w:rPr>
        <w:t>)</w:t>
      </w:r>
      <w:r w:rsidRPr="00CA6081">
        <w:rPr>
          <w:rFonts w:ascii="Times New Roman" w:eastAsia="Times New Roman" w:hAnsi="Times New Roman" w:cs="Times New Roman"/>
          <w:sz w:val="24"/>
          <w:szCs w:val="24"/>
        </w:rPr>
        <w:t xml:space="preserve">. The global intercepts (η) differed slightly between markers with -0.692 and -0.346 logit-scale effect sizes (equivalent of 33.3% </w:t>
      </w:r>
      <w:r w:rsidRPr="00CA6081">
        <w:rPr>
          <w:rFonts w:ascii="Times New Roman" w:eastAsia="Times New Roman" w:hAnsi="Times New Roman" w:cs="Times New Roman"/>
          <w:sz w:val="24"/>
          <w:szCs w:val="24"/>
        </w:rPr>
        <w:t xml:space="preserve">and 41.5% dissimilarity) respectively for COI and MV1. For both markers the pairwise dissimilarity among biological replicates (-0.205 and -0.361 logit-scale effect sizes for COI and MV1 respectively) </w:t>
      </w:r>
      <w:r w:rsidR="00EA3DA2" w:rsidRPr="00CA6081">
        <w:rPr>
          <w:rFonts w:ascii="Times New Roman" w:eastAsia="Times New Roman" w:hAnsi="Times New Roman" w:cs="Times New Roman"/>
          <w:sz w:val="24"/>
          <w:szCs w:val="24"/>
        </w:rPr>
        <w:t>indicat</w:t>
      </w:r>
      <w:r w:rsidR="00EA3DA2">
        <w:rPr>
          <w:rFonts w:ascii="Times New Roman" w:eastAsia="Times New Roman" w:hAnsi="Times New Roman" w:cs="Times New Roman"/>
          <w:sz w:val="24"/>
          <w:szCs w:val="24"/>
        </w:rPr>
        <w:t>ed</w:t>
      </w:r>
      <w:r w:rsidR="00EA3DA2" w:rsidRPr="00CA6081">
        <w:rPr>
          <w:rFonts w:ascii="Times New Roman" w:eastAsia="Times New Roman" w:hAnsi="Times New Roman" w:cs="Times New Roman"/>
          <w:sz w:val="24"/>
          <w:szCs w:val="24"/>
        </w:rPr>
        <w:t xml:space="preserve"> </w:t>
      </w:r>
      <w:r w:rsidR="00D07130">
        <w:rPr>
          <w:rFonts w:ascii="Times New Roman" w:eastAsia="Times New Roman" w:hAnsi="Times New Roman" w:cs="Times New Roman"/>
          <w:sz w:val="24"/>
          <w:szCs w:val="24"/>
        </w:rPr>
        <w:t xml:space="preserve">smaller within-sample variance than between-sample variance. </w:t>
      </w:r>
    </w:p>
    <w:p w14:paraId="4E47904C" w14:textId="17121E3A" w:rsidR="00F65C18" w:rsidRDefault="00F33854" w:rsidP="00722619">
      <w:pPr>
        <w:ind w:firstLine="720"/>
        <w:contextualSpacing/>
        <w:rPr>
          <w:rFonts w:ascii="Times New Roman" w:eastAsia="Times New Roman" w:hAnsi="Times New Roman" w:cs="Times New Roman"/>
          <w:sz w:val="24"/>
          <w:szCs w:val="24"/>
        </w:rPr>
      </w:pPr>
      <w:r w:rsidRPr="00CA6081">
        <w:rPr>
          <w:rFonts w:ascii="Times New Roman" w:eastAsia="Gungsuh" w:hAnsi="Times New Roman" w:cs="Times New Roman"/>
          <w:sz w:val="24"/>
          <w:szCs w:val="24"/>
        </w:rPr>
        <w:t xml:space="preserve">During daytime sampling, artificial light treatment was associated with a decrease in community dissimilarity </w:t>
      </w:r>
      <w:r w:rsidRPr="00CA6081">
        <w:rPr>
          <w:rFonts w:ascii="Times New Roman" w:eastAsia="Gungsuh" w:hAnsi="Times New Roman" w:cs="Times New Roman"/>
          <w:sz w:val="24"/>
          <w:szCs w:val="24"/>
        </w:rPr>
        <w:t>relative to the intercept (COI: −0.083; MV1: −0.1</w:t>
      </w:r>
      <w:r w:rsidRPr="00CA6081">
        <w:rPr>
          <w:rFonts w:ascii="Times New Roman" w:eastAsia="Gungsuh" w:hAnsi="Times New Roman" w:cs="Times New Roman"/>
          <w:sz w:val="24"/>
          <w:szCs w:val="24"/>
        </w:rPr>
        <w:t>60; p &lt; 0.01</w:t>
      </w:r>
      <w:r w:rsidR="00733686">
        <w:rPr>
          <w:rFonts w:ascii="Times New Roman" w:eastAsia="Gungsuh" w:hAnsi="Times New Roman" w:cs="Times New Roman"/>
          <w:sz w:val="24"/>
          <w:szCs w:val="24"/>
        </w:rPr>
        <w:t>)</w:t>
      </w:r>
      <w:r w:rsidRPr="00CA6081">
        <w:rPr>
          <w:rFonts w:ascii="Times New Roman" w:eastAsia="Gungsuh" w:hAnsi="Times New Roman" w:cs="Times New Roman"/>
          <w:sz w:val="24"/>
          <w:szCs w:val="24"/>
        </w:rPr>
        <w:t xml:space="preserve"> </w:t>
      </w:r>
      <w:r w:rsidRPr="00CA6081">
        <w:rPr>
          <w:rFonts w:ascii="Times New Roman" w:eastAsia="Gungsuh" w:hAnsi="Times New Roman" w:cs="Times New Roman"/>
          <w:sz w:val="24"/>
          <w:szCs w:val="24"/>
        </w:rPr>
        <w:t xml:space="preserve">indicating that artificial light treatment did not </w:t>
      </w:r>
      <w:r w:rsidR="00722619" w:rsidRPr="00CA6081">
        <w:rPr>
          <w:rFonts w:ascii="Times New Roman" w:eastAsia="Gungsuh" w:hAnsi="Times New Roman" w:cs="Times New Roman"/>
          <w:sz w:val="24"/>
          <w:szCs w:val="24"/>
        </w:rPr>
        <w:t>influence</w:t>
      </w:r>
      <w:r w:rsidRPr="00CA6081">
        <w:rPr>
          <w:rFonts w:ascii="Times New Roman" w:eastAsia="Gungsuh" w:hAnsi="Times New Roman" w:cs="Times New Roman"/>
          <w:sz w:val="24"/>
          <w:szCs w:val="24"/>
        </w:rPr>
        <w:t xml:space="preserve"> community composition.</w:t>
      </w:r>
      <w:r w:rsidR="003239D1">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 xml:space="preserve">Lastly, the temporal autocorrelation effects </w:t>
      </w:r>
      <w:r w:rsidR="002F289F">
        <w:rPr>
          <w:rFonts w:ascii="Times New Roman" w:eastAsia="Times New Roman" w:hAnsi="Times New Roman" w:cs="Times New Roman"/>
          <w:sz w:val="24"/>
          <w:szCs w:val="24"/>
        </w:rPr>
        <w:t>were</w:t>
      </w:r>
      <w:r w:rsidRPr="00CA6081">
        <w:rPr>
          <w:rFonts w:ascii="Times New Roman" w:eastAsia="Times New Roman" w:hAnsi="Times New Roman" w:cs="Times New Roman"/>
          <w:sz w:val="24"/>
          <w:szCs w:val="24"/>
        </w:rPr>
        <w:t xml:space="preserve"> different between markers. Although both markers indicated an increase in dissimilarity a</w:t>
      </w:r>
      <w:r w:rsidR="002F289F">
        <w:rPr>
          <w:rFonts w:ascii="Times New Roman" w:eastAsia="Times New Roman" w:hAnsi="Times New Roman" w:cs="Times New Roman"/>
          <w:sz w:val="24"/>
          <w:szCs w:val="24"/>
        </w:rPr>
        <w:t>cross</w:t>
      </w:r>
      <w:r w:rsidRPr="00CA6081">
        <w:rPr>
          <w:rFonts w:ascii="Times New Roman" w:eastAsia="Times New Roman" w:hAnsi="Times New Roman" w:cs="Times New Roman"/>
          <w:sz w:val="24"/>
          <w:szCs w:val="24"/>
        </w:rPr>
        <w:t xml:space="preserve"> time, such slope was higher for COI (0.055 logit-scale </w:t>
      </w:r>
      <w:r w:rsidR="00605E6C">
        <w:rPr>
          <w:rFonts w:ascii="Times New Roman" w:eastAsia="Times New Roman" w:hAnsi="Times New Roman" w:cs="Times New Roman"/>
          <w:sz w:val="24"/>
          <w:szCs w:val="24"/>
        </w:rPr>
        <w:t>coefficient</w:t>
      </w:r>
      <w:r w:rsidRPr="00CA6081">
        <w:rPr>
          <w:rFonts w:ascii="Times New Roman" w:eastAsia="Times New Roman" w:hAnsi="Times New Roman" w:cs="Times New Roman"/>
          <w:sz w:val="24"/>
          <w:szCs w:val="24"/>
        </w:rPr>
        <w:t xml:space="preserve">) </w:t>
      </w:r>
      <w:r w:rsidR="00DF644E">
        <w:rPr>
          <w:rFonts w:ascii="Times New Roman" w:eastAsia="Times New Roman" w:hAnsi="Times New Roman" w:cs="Times New Roman"/>
          <w:sz w:val="24"/>
          <w:szCs w:val="24"/>
        </w:rPr>
        <w:t>than</w:t>
      </w:r>
      <w:r w:rsidRPr="00CA6081">
        <w:rPr>
          <w:rFonts w:ascii="Times New Roman" w:eastAsia="Times New Roman" w:hAnsi="Times New Roman" w:cs="Times New Roman"/>
          <w:sz w:val="24"/>
          <w:szCs w:val="24"/>
        </w:rPr>
        <w:t xml:space="preserve"> for MV1 (0.014 logit-scale </w:t>
      </w:r>
      <w:r w:rsidR="00605E6C">
        <w:rPr>
          <w:rFonts w:ascii="Times New Roman" w:eastAsia="Times New Roman" w:hAnsi="Times New Roman" w:cs="Times New Roman"/>
          <w:sz w:val="24"/>
          <w:szCs w:val="24"/>
        </w:rPr>
        <w:t>coefficient</w:t>
      </w:r>
      <w:r w:rsidRPr="00CA6081">
        <w:rPr>
          <w:rFonts w:ascii="Times New Roman" w:eastAsia="Times New Roman" w:hAnsi="Times New Roman" w:cs="Times New Roman"/>
          <w:sz w:val="24"/>
          <w:szCs w:val="24"/>
        </w:rPr>
        <w:t xml:space="preserve">) </w:t>
      </w:r>
      <w:r w:rsidR="00ED1296">
        <w:rPr>
          <w:rFonts w:ascii="Times New Roman" w:eastAsia="Times New Roman" w:hAnsi="Times New Roman" w:cs="Times New Roman"/>
          <w:sz w:val="24"/>
          <w:szCs w:val="24"/>
        </w:rPr>
        <w:t xml:space="preserve">suggesting the vertebrate community (MV1) was more stable over the sampling period </w:t>
      </w:r>
      <w:r w:rsidR="00EF2171">
        <w:rPr>
          <w:rFonts w:ascii="Times New Roman" w:eastAsia="Times New Roman" w:hAnsi="Times New Roman" w:cs="Times New Roman"/>
          <w:sz w:val="24"/>
          <w:szCs w:val="24"/>
        </w:rPr>
        <w:t xml:space="preserve">relative to the larger </w:t>
      </w:r>
      <w:r w:rsidR="00722619">
        <w:rPr>
          <w:rFonts w:ascii="Times New Roman" w:eastAsia="Times New Roman" w:hAnsi="Times New Roman" w:cs="Times New Roman"/>
          <w:sz w:val="24"/>
          <w:szCs w:val="24"/>
        </w:rPr>
        <w:t>eukaryotic</w:t>
      </w:r>
      <w:r w:rsidR="00EF2171">
        <w:rPr>
          <w:rFonts w:ascii="Times New Roman" w:eastAsia="Times New Roman" w:hAnsi="Times New Roman" w:cs="Times New Roman"/>
          <w:sz w:val="24"/>
          <w:szCs w:val="24"/>
        </w:rPr>
        <w:t xml:space="preserve"> community (COI).</w:t>
      </w:r>
      <w:r w:rsidR="00ED1296" w:rsidRPr="00CA6081">
        <w:rPr>
          <w:rFonts w:ascii="Times New Roman" w:eastAsia="Times New Roman" w:hAnsi="Times New Roman" w:cs="Times New Roman"/>
          <w:sz w:val="24"/>
          <w:szCs w:val="24"/>
        </w:rPr>
        <w:t xml:space="preserve"> </w:t>
      </w:r>
    </w:p>
    <w:p w14:paraId="6F4D12D7" w14:textId="68861530" w:rsidR="008F6E80" w:rsidRPr="00CA6081" w:rsidRDefault="008F6E80" w:rsidP="006D598D">
      <w:pPr>
        <w:contextualSpacing/>
        <w:rPr>
          <w:rFonts w:ascii="Times New Roman" w:eastAsia="Times New Roman" w:hAnsi="Times New Roman" w:cs="Times New Roman"/>
          <w:sz w:val="24"/>
          <w:szCs w:val="24"/>
        </w:rPr>
      </w:pPr>
      <w:commentRangeStart w:id="152"/>
      <w:r>
        <w:rPr>
          <w:noProof/>
        </w:rPr>
        <w:lastRenderedPageBreak/>
        <w:drawing>
          <wp:inline distT="0" distB="0" distL="0" distR="0" wp14:anchorId="194B2463" wp14:editId="3FA11790">
            <wp:extent cx="5943600" cy="4457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commentRangeEnd w:id="152"/>
      <w:r w:rsidR="00821A31" w:rsidRPr="00CA6081">
        <w:rPr>
          <w:rStyle w:val="CommentReference"/>
          <w:rFonts w:ascii="Times New Roman" w:eastAsia="Times New Roman" w:hAnsi="Times New Roman" w:cs="Times New Roman"/>
          <w:sz w:val="24"/>
          <w:szCs w:val="24"/>
        </w:rPr>
        <w:commentReference w:id="152"/>
      </w:r>
    </w:p>
    <w:p w14:paraId="4BA3EBC3" w14:textId="297648B1" w:rsidR="008F6E80" w:rsidRPr="00CA6081" w:rsidRDefault="008F6E80" w:rsidP="008F6E80">
      <w:pPr>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Figure </w:t>
      </w:r>
      <w:r w:rsidR="00177FFE">
        <w:rPr>
          <w:rFonts w:ascii="Times New Roman" w:eastAsia="Times New Roman" w:hAnsi="Times New Roman" w:cs="Times New Roman"/>
          <w:sz w:val="24"/>
          <w:szCs w:val="24"/>
        </w:rPr>
        <w:t>2</w:t>
      </w:r>
      <w:r w:rsidRPr="00CA6081">
        <w:rPr>
          <w:rFonts w:ascii="Times New Roman" w:eastAsia="Times New Roman" w:hAnsi="Times New Roman" w:cs="Times New Roman"/>
          <w:sz w:val="24"/>
          <w:szCs w:val="24"/>
        </w:rPr>
        <w:t>. Estimated (dashed line) and observed (dots) relationship between the pairwise community dissimilarity and time (in days)</w:t>
      </w:r>
      <w:del w:id="153" w:author="Pedro Brandão" w:date="2025-11-04T15:41:00Z">
        <w:r w:rsidRPr="00CA6081" w:rsidDel="00733686">
          <w:rPr>
            <w:rFonts w:ascii="Times New Roman" w:eastAsia="Times New Roman" w:hAnsi="Times New Roman" w:cs="Times New Roman"/>
            <w:sz w:val="24"/>
            <w:szCs w:val="24"/>
          </w:rPr>
          <w:delText>,</w:delText>
        </w:r>
      </w:del>
      <w:r w:rsidRPr="00CA6081">
        <w:rPr>
          <w:rFonts w:ascii="Times New Roman" w:eastAsia="Times New Roman" w:hAnsi="Times New Roman" w:cs="Times New Roman"/>
          <w:sz w:val="24"/>
          <w:szCs w:val="24"/>
        </w:rPr>
        <w:t xml:space="preserve"> including the factors such as sampling period (time of day) and the artificial light (separately during </w:t>
      </w:r>
      <w:r w:rsidRPr="00CA6081">
        <w:rPr>
          <w:rFonts w:ascii="Times New Roman" w:eastAsia="Times New Roman" w:hAnsi="Times New Roman" w:cs="Times New Roman"/>
          <w:sz w:val="24"/>
          <w:szCs w:val="24"/>
        </w:rPr>
        <w:t>day and during night).</w:t>
      </w:r>
      <w:r w:rsidR="00733686">
        <w:rPr>
          <w:rFonts w:ascii="Times New Roman" w:eastAsia="Times New Roman" w:hAnsi="Times New Roman" w:cs="Times New Roman"/>
          <w:sz w:val="24"/>
          <w:szCs w:val="24"/>
        </w:rPr>
        <w:t xml:space="preserve"> </w:t>
      </w:r>
      <w:r w:rsidR="00733686" w:rsidRPr="00733686">
        <w:rPr>
          <w:rFonts w:ascii="Times New Roman" w:eastAsia="Times New Roman" w:hAnsi="Times New Roman" w:cs="Times New Roman"/>
          <w:sz w:val="24"/>
          <w:szCs w:val="24"/>
        </w:rPr>
        <w:t xml:space="preserve">Panels </w:t>
      </w:r>
      <w:r w:rsidR="00733686" w:rsidRPr="00722619">
        <w:rPr>
          <w:rFonts w:ascii="Times New Roman" w:eastAsia="Times New Roman" w:hAnsi="Times New Roman" w:cs="Times New Roman"/>
          <w:sz w:val="24"/>
          <w:szCs w:val="24"/>
        </w:rPr>
        <w:t>A</w:t>
      </w:r>
      <w:r w:rsidR="00733686" w:rsidRPr="00733686">
        <w:rPr>
          <w:rFonts w:ascii="Times New Roman" w:eastAsia="Times New Roman" w:hAnsi="Times New Roman" w:cs="Times New Roman"/>
          <w:sz w:val="24"/>
          <w:szCs w:val="24"/>
        </w:rPr>
        <w:t xml:space="preserve"> and </w:t>
      </w:r>
      <w:r w:rsidR="00733686" w:rsidRPr="00722619">
        <w:rPr>
          <w:rFonts w:ascii="Times New Roman" w:eastAsia="Times New Roman" w:hAnsi="Times New Roman" w:cs="Times New Roman"/>
          <w:sz w:val="24"/>
          <w:szCs w:val="24"/>
        </w:rPr>
        <w:t>C</w:t>
      </w:r>
      <w:r w:rsidR="00733686" w:rsidRPr="00733686">
        <w:rPr>
          <w:rFonts w:ascii="Times New Roman" w:eastAsia="Times New Roman" w:hAnsi="Times New Roman" w:cs="Times New Roman"/>
          <w:sz w:val="24"/>
          <w:szCs w:val="24"/>
        </w:rPr>
        <w:t xml:space="preserve"> show results for the </w:t>
      </w:r>
      <w:r w:rsidR="00733686" w:rsidRPr="00722619">
        <w:rPr>
          <w:rFonts w:ascii="Times New Roman" w:eastAsia="Times New Roman" w:hAnsi="Times New Roman" w:cs="Times New Roman"/>
          <w:sz w:val="24"/>
          <w:szCs w:val="24"/>
        </w:rPr>
        <w:t>COI</w:t>
      </w:r>
      <w:r w:rsidR="00733686" w:rsidRPr="00733686">
        <w:rPr>
          <w:rFonts w:ascii="Times New Roman" w:eastAsia="Times New Roman" w:hAnsi="Times New Roman" w:cs="Times New Roman"/>
          <w:sz w:val="24"/>
          <w:szCs w:val="24"/>
        </w:rPr>
        <w:t xml:space="preserve"> marker; panels </w:t>
      </w:r>
      <w:r w:rsidR="00733686" w:rsidRPr="00722619">
        <w:rPr>
          <w:rFonts w:ascii="Times New Roman" w:eastAsia="Times New Roman" w:hAnsi="Times New Roman" w:cs="Times New Roman"/>
          <w:sz w:val="24"/>
          <w:szCs w:val="24"/>
        </w:rPr>
        <w:t>B</w:t>
      </w:r>
      <w:r w:rsidR="00733686" w:rsidRPr="00733686">
        <w:rPr>
          <w:rFonts w:ascii="Times New Roman" w:eastAsia="Times New Roman" w:hAnsi="Times New Roman" w:cs="Times New Roman"/>
          <w:sz w:val="24"/>
          <w:szCs w:val="24"/>
        </w:rPr>
        <w:t xml:space="preserve"> and </w:t>
      </w:r>
      <w:r w:rsidR="00733686" w:rsidRPr="00722619">
        <w:rPr>
          <w:rFonts w:ascii="Times New Roman" w:eastAsia="Times New Roman" w:hAnsi="Times New Roman" w:cs="Times New Roman"/>
          <w:sz w:val="24"/>
          <w:szCs w:val="24"/>
        </w:rPr>
        <w:t>D</w:t>
      </w:r>
      <w:r w:rsidR="00733686" w:rsidRPr="00733686">
        <w:rPr>
          <w:rFonts w:ascii="Times New Roman" w:eastAsia="Times New Roman" w:hAnsi="Times New Roman" w:cs="Times New Roman"/>
          <w:sz w:val="24"/>
          <w:szCs w:val="24"/>
        </w:rPr>
        <w:t xml:space="preserve"> show results for the </w:t>
      </w:r>
      <w:r w:rsidR="00733686" w:rsidRPr="00722619">
        <w:rPr>
          <w:rFonts w:ascii="Times New Roman" w:eastAsia="Times New Roman" w:hAnsi="Times New Roman" w:cs="Times New Roman"/>
          <w:sz w:val="24"/>
          <w:szCs w:val="24"/>
        </w:rPr>
        <w:t>MV1</w:t>
      </w:r>
      <w:r w:rsidR="00733686" w:rsidRPr="00733686">
        <w:rPr>
          <w:rFonts w:ascii="Times New Roman" w:eastAsia="Times New Roman" w:hAnsi="Times New Roman" w:cs="Times New Roman"/>
          <w:sz w:val="24"/>
          <w:szCs w:val="24"/>
        </w:rPr>
        <w:t xml:space="preserve"> marker.</w:t>
      </w:r>
    </w:p>
    <w:p w14:paraId="6C4FC776" w14:textId="77777777" w:rsidR="008F6E80" w:rsidRDefault="008F6E80" w:rsidP="006D598D">
      <w:pPr>
        <w:contextualSpacing/>
        <w:rPr>
          <w:rFonts w:ascii="Times New Roman" w:eastAsia="Times New Roman" w:hAnsi="Times New Roman" w:cs="Times New Roman"/>
          <w:sz w:val="24"/>
          <w:szCs w:val="24"/>
        </w:rPr>
      </w:pPr>
    </w:p>
    <w:p w14:paraId="2A779CE3" w14:textId="7D999ECA" w:rsidR="00F65C18" w:rsidRPr="00CA6081" w:rsidRDefault="00F33854" w:rsidP="006D598D">
      <w:pPr>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Table 1. Beta regression model estimates for factors influencing community dissimilarity (Bray–</w:t>
      </w:r>
      <w:proofErr w:type="gramStart"/>
      <w:r w:rsidRPr="00CA6081">
        <w:rPr>
          <w:rFonts w:ascii="Times New Roman" w:eastAsia="Times New Roman" w:hAnsi="Times New Roman" w:cs="Times New Roman"/>
          <w:sz w:val="24"/>
          <w:szCs w:val="24"/>
        </w:rPr>
        <w:t>Curtis</w:t>
      </w:r>
      <w:proofErr w:type="gramEnd"/>
      <w:r w:rsidRPr="00CA6081">
        <w:rPr>
          <w:rFonts w:ascii="Times New Roman" w:eastAsia="Times New Roman" w:hAnsi="Times New Roman" w:cs="Times New Roman"/>
          <w:sz w:val="24"/>
          <w:szCs w:val="24"/>
        </w:rPr>
        <w:t xml:space="preserve"> distance) based on COI and MV1 eDNA markers with their respective p-v</w:t>
      </w:r>
      <w:r w:rsidR="00733686">
        <w:rPr>
          <w:rFonts w:ascii="Times New Roman" w:eastAsia="Times New Roman" w:hAnsi="Times New Roman" w:cs="Times New Roman"/>
          <w:sz w:val="24"/>
          <w:szCs w:val="24"/>
        </w:rPr>
        <w:t>al</w:t>
      </w:r>
      <w:r w:rsidRPr="00CA6081">
        <w:rPr>
          <w:rFonts w:ascii="Times New Roman" w:eastAsia="Times New Roman" w:hAnsi="Times New Roman" w:cs="Times New Roman"/>
          <w:sz w:val="24"/>
          <w:szCs w:val="24"/>
        </w:rPr>
        <w:t xml:space="preserve">ues. </w:t>
      </w:r>
    </w:p>
    <w:tbl>
      <w:tblPr>
        <w:tblW w:w="5000" w:type="pct"/>
        <w:tblCellMar>
          <w:top w:w="100" w:type="dxa"/>
          <w:left w:w="100" w:type="dxa"/>
          <w:bottom w:w="100" w:type="dxa"/>
          <w:right w:w="100" w:type="dxa"/>
        </w:tblCellMar>
        <w:tblLook w:val="0600" w:firstRow="0" w:lastRow="0" w:firstColumn="0" w:lastColumn="0" w:noHBand="1" w:noVBand="1"/>
      </w:tblPr>
      <w:tblGrid>
        <w:gridCol w:w="3797"/>
        <w:gridCol w:w="1353"/>
        <w:gridCol w:w="1404"/>
        <w:gridCol w:w="1404"/>
        <w:gridCol w:w="1402"/>
      </w:tblGrid>
      <w:tr w:rsidR="00F65C18" w:rsidRPr="003239D1" w14:paraId="6B255CBF" w14:textId="77777777" w:rsidTr="003239D1">
        <w:trPr>
          <w:trHeight w:val="455"/>
        </w:trPr>
        <w:tc>
          <w:tcPr>
            <w:tcW w:w="2028" w:type="pct"/>
            <w:tcBorders>
              <w:top w:val="single" w:sz="4" w:space="0" w:color="auto"/>
              <w:bottom w:val="single" w:sz="4" w:space="0" w:color="auto"/>
            </w:tcBorders>
            <w:tcMar>
              <w:top w:w="100" w:type="dxa"/>
              <w:left w:w="100" w:type="dxa"/>
              <w:bottom w:w="100" w:type="dxa"/>
              <w:right w:w="100" w:type="dxa"/>
            </w:tcMar>
          </w:tcPr>
          <w:p w14:paraId="49CA6BCF" w14:textId="77777777" w:rsidR="00F65C18" w:rsidRPr="003239D1" w:rsidRDefault="00F65C18" w:rsidP="003239D1">
            <w:pPr>
              <w:pStyle w:val="NoSpacing"/>
              <w:contextualSpacing/>
              <w:rPr>
                <w:rFonts w:ascii="Times New Roman" w:hAnsi="Times New Roman" w:cs="Times New Roman"/>
                <w:sz w:val="24"/>
                <w:szCs w:val="24"/>
              </w:rPr>
            </w:pPr>
          </w:p>
        </w:tc>
        <w:tc>
          <w:tcPr>
            <w:tcW w:w="1473" w:type="pct"/>
            <w:gridSpan w:val="2"/>
            <w:tcBorders>
              <w:top w:val="single" w:sz="4" w:space="0" w:color="auto"/>
              <w:bottom w:val="single" w:sz="4" w:space="0" w:color="auto"/>
            </w:tcBorders>
            <w:tcMar>
              <w:top w:w="100" w:type="dxa"/>
              <w:left w:w="100" w:type="dxa"/>
              <w:bottom w:w="100" w:type="dxa"/>
              <w:right w:w="100" w:type="dxa"/>
            </w:tcMar>
          </w:tcPr>
          <w:p w14:paraId="7596B8A4"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COI</w:t>
            </w:r>
          </w:p>
        </w:tc>
        <w:tc>
          <w:tcPr>
            <w:tcW w:w="1499" w:type="pct"/>
            <w:gridSpan w:val="2"/>
            <w:tcBorders>
              <w:top w:val="single" w:sz="4" w:space="0" w:color="auto"/>
              <w:bottom w:val="single" w:sz="4" w:space="0" w:color="auto"/>
            </w:tcBorders>
            <w:tcMar>
              <w:top w:w="100" w:type="dxa"/>
              <w:left w:w="100" w:type="dxa"/>
              <w:bottom w:w="100" w:type="dxa"/>
              <w:right w:w="100" w:type="dxa"/>
            </w:tcMar>
          </w:tcPr>
          <w:p w14:paraId="3236609E"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MV1</w:t>
            </w:r>
          </w:p>
        </w:tc>
      </w:tr>
      <w:tr w:rsidR="00F65C18" w:rsidRPr="003239D1" w14:paraId="5F821A19" w14:textId="77777777" w:rsidTr="003239D1">
        <w:trPr>
          <w:trHeight w:val="455"/>
        </w:trPr>
        <w:tc>
          <w:tcPr>
            <w:tcW w:w="2028" w:type="pct"/>
            <w:tcBorders>
              <w:top w:val="single" w:sz="4" w:space="0" w:color="auto"/>
            </w:tcBorders>
            <w:tcMar>
              <w:top w:w="100" w:type="dxa"/>
              <w:left w:w="100" w:type="dxa"/>
              <w:bottom w:w="100" w:type="dxa"/>
              <w:right w:w="100" w:type="dxa"/>
            </w:tcMar>
          </w:tcPr>
          <w:p w14:paraId="1363F2F1"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lastRenderedPageBreak/>
              <w:t>Parameter</w:t>
            </w:r>
          </w:p>
        </w:tc>
        <w:tc>
          <w:tcPr>
            <w:tcW w:w="723" w:type="pct"/>
            <w:tcBorders>
              <w:top w:val="single" w:sz="4" w:space="0" w:color="auto"/>
            </w:tcBorders>
            <w:tcMar>
              <w:top w:w="100" w:type="dxa"/>
              <w:left w:w="100" w:type="dxa"/>
              <w:bottom w:w="100" w:type="dxa"/>
              <w:right w:w="100" w:type="dxa"/>
            </w:tcMar>
          </w:tcPr>
          <w:p w14:paraId="7C6BBC39"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Estimate</w:t>
            </w:r>
          </w:p>
        </w:tc>
        <w:tc>
          <w:tcPr>
            <w:tcW w:w="750" w:type="pct"/>
            <w:tcBorders>
              <w:top w:val="single" w:sz="4" w:space="0" w:color="auto"/>
            </w:tcBorders>
            <w:tcMar>
              <w:top w:w="100" w:type="dxa"/>
              <w:left w:w="100" w:type="dxa"/>
              <w:bottom w:w="100" w:type="dxa"/>
              <w:right w:w="100" w:type="dxa"/>
            </w:tcMar>
          </w:tcPr>
          <w:p w14:paraId="4C20CB25"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p-value</w:t>
            </w:r>
          </w:p>
        </w:tc>
        <w:tc>
          <w:tcPr>
            <w:tcW w:w="750" w:type="pct"/>
            <w:tcBorders>
              <w:top w:val="single" w:sz="4" w:space="0" w:color="auto"/>
            </w:tcBorders>
            <w:tcMar>
              <w:top w:w="100" w:type="dxa"/>
              <w:left w:w="100" w:type="dxa"/>
              <w:bottom w:w="100" w:type="dxa"/>
              <w:right w:w="100" w:type="dxa"/>
            </w:tcMar>
          </w:tcPr>
          <w:p w14:paraId="211E2EC6"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Estimate</w:t>
            </w:r>
          </w:p>
        </w:tc>
        <w:tc>
          <w:tcPr>
            <w:tcW w:w="750" w:type="pct"/>
            <w:tcBorders>
              <w:top w:val="single" w:sz="4" w:space="0" w:color="auto"/>
            </w:tcBorders>
            <w:tcMar>
              <w:top w:w="100" w:type="dxa"/>
              <w:left w:w="100" w:type="dxa"/>
              <w:bottom w:w="100" w:type="dxa"/>
              <w:right w:w="100" w:type="dxa"/>
            </w:tcMar>
          </w:tcPr>
          <w:p w14:paraId="1DF51DBA"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p-value</w:t>
            </w:r>
          </w:p>
        </w:tc>
      </w:tr>
      <w:tr w:rsidR="00F65C18" w:rsidRPr="003239D1" w14:paraId="58720166" w14:textId="77777777" w:rsidTr="003239D1">
        <w:trPr>
          <w:trHeight w:val="470"/>
        </w:trPr>
        <w:tc>
          <w:tcPr>
            <w:tcW w:w="2028" w:type="pct"/>
            <w:tcMar>
              <w:top w:w="100" w:type="dxa"/>
              <w:left w:w="100" w:type="dxa"/>
              <w:bottom w:w="100" w:type="dxa"/>
              <w:right w:w="100" w:type="dxa"/>
            </w:tcMar>
          </w:tcPr>
          <w:p w14:paraId="1D300D65"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Intercept (η)</w:t>
            </w:r>
          </w:p>
        </w:tc>
        <w:tc>
          <w:tcPr>
            <w:tcW w:w="723" w:type="pct"/>
            <w:tcMar>
              <w:top w:w="100" w:type="dxa"/>
              <w:left w:w="100" w:type="dxa"/>
              <w:bottom w:w="100" w:type="dxa"/>
              <w:right w:w="100" w:type="dxa"/>
            </w:tcMar>
          </w:tcPr>
          <w:p w14:paraId="577EAD23"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-0.692</w:t>
            </w:r>
          </w:p>
        </w:tc>
        <w:tc>
          <w:tcPr>
            <w:tcW w:w="750" w:type="pct"/>
            <w:tcMar>
              <w:top w:w="100" w:type="dxa"/>
              <w:left w:w="100" w:type="dxa"/>
              <w:bottom w:w="100" w:type="dxa"/>
              <w:right w:w="100" w:type="dxa"/>
            </w:tcMar>
          </w:tcPr>
          <w:p w14:paraId="31C50290" w14:textId="77777777" w:rsidR="00F65C18" w:rsidRPr="003239D1" w:rsidRDefault="00F65C18" w:rsidP="003239D1">
            <w:pPr>
              <w:pStyle w:val="NoSpacing"/>
              <w:contextualSpacing/>
              <w:rPr>
                <w:rFonts w:ascii="Times New Roman" w:hAnsi="Times New Roman" w:cs="Times New Roman"/>
                <w:sz w:val="24"/>
                <w:szCs w:val="24"/>
              </w:rPr>
            </w:pPr>
          </w:p>
        </w:tc>
        <w:tc>
          <w:tcPr>
            <w:tcW w:w="750" w:type="pct"/>
            <w:tcMar>
              <w:top w:w="100" w:type="dxa"/>
              <w:left w:w="100" w:type="dxa"/>
              <w:bottom w:w="100" w:type="dxa"/>
              <w:right w:w="100" w:type="dxa"/>
            </w:tcMar>
          </w:tcPr>
          <w:p w14:paraId="6E0028E6"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-0.346</w:t>
            </w:r>
          </w:p>
        </w:tc>
        <w:tc>
          <w:tcPr>
            <w:tcW w:w="750" w:type="pct"/>
            <w:tcMar>
              <w:top w:w="100" w:type="dxa"/>
              <w:left w:w="100" w:type="dxa"/>
              <w:bottom w:w="100" w:type="dxa"/>
              <w:right w:w="100" w:type="dxa"/>
            </w:tcMar>
          </w:tcPr>
          <w:p w14:paraId="172DF08D" w14:textId="77777777" w:rsidR="00F65C18" w:rsidRPr="003239D1" w:rsidRDefault="00F65C18" w:rsidP="003239D1">
            <w:pPr>
              <w:pStyle w:val="NoSpacing"/>
              <w:contextualSpacing/>
              <w:rPr>
                <w:rFonts w:ascii="Times New Roman" w:hAnsi="Times New Roman" w:cs="Times New Roman"/>
                <w:sz w:val="24"/>
                <w:szCs w:val="24"/>
              </w:rPr>
            </w:pPr>
          </w:p>
        </w:tc>
      </w:tr>
      <w:tr w:rsidR="00F65C18" w:rsidRPr="003239D1" w14:paraId="61ECB324" w14:textId="77777777" w:rsidTr="003239D1">
        <w:tc>
          <w:tcPr>
            <w:tcW w:w="2028" w:type="pct"/>
            <w:tcMar>
              <w:top w:w="100" w:type="dxa"/>
              <w:left w:w="100" w:type="dxa"/>
              <w:bottom w:w="100" w:type="dxa"/>
              <w:right w:w="100" w:type="dxa"/>
            </w:tcMar>
          </w:tcPr>
          <w:p w14:paraId="28AC9E64"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Time (γ)</w:t>
            </w:r>
          </w:p>
        </w:tc>
        <w:tc>
          <w:tcPr>
            <w:tcW w:w="723" w:type="pct"/>
            <w:tcMar>
              <w:top w:w="100" w:type="dxa"/>
              <w:left w:w="100" w:type="dxa"/>
              <w:bottom w:w="100" w:type="dxa"/>
              <w:right w:w="100" w:type="dxa"/>
            </w:tcMar>
          </w:tcPr>
          <w:p w14:paraId="0145313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0.055</w:t>
            </w:r>
          </w:p>
        </w:tc>
        <w:tc>
          <w:tcPr>
            <w:tcW w:w="750" w:type="pct"/>
            <w:tcMar>
              <w:top w:w="100" w:type="dxa"/>
              <w:left w:w="100" w:type="dxa"/>
              <w:bottom w:w="100" w:type="dxa"/>
              <w:right w:w="100" w:type="dxa"/>
            </w:tcMar>
          </w:tcPr>
          <w:p w14:paraId="567E622C"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c>
          <w:tcPr>
            <w:tcW w:w="750" w:type="pct"/>
            <w:tcMar>
              <w:top w:w="100" w:type="dxa"/>
              <w:left w:w="100" w:type="dxa"/>
              <w:bottom w:w="100" w:type="dxa"/>
              <w:right w:w="100" w:type="dxa"/>
            </w:tcMar>
          </w:tcPr>
          <w:p w14:paraId="4989259A"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0.014</w:t>
            </w:r>
          </w:p>
        </w:tc>
        <w:tc>
          <w:tcPr>
            <w:tcW w:w="750" w:type="pct"/>
            <w:tcMar>
              <w:top w:w="100" w:type="dxa"/>
              <w:left w:w="100" w:type="dxa"/>
              <w:bottom w:w="100" w:type="dxa"/>
              <w:right w:w="100" w:type="dxa"/>
            </w:tcMar>
          </w:tcPr>
          <w:p w14:paraId="2D744E4D"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0.053</w:t>
            </w:r>
          </w:p>
        </w:tc>
      </w:tr>
      <w:tr w:rsidR="00F65C18" w:rsidRPr="003239D1" w14:paraId="11C91F8E" w14:textId="77777777" w:rsidTr="003239D1">
        <w:tc>
          <w:tcPr>
            <w:tcW w:w="2028" w:type="pct"/>
            <w:tcMar>
              <w:top w:w="100" w:type="dxa"/>
              <w:left w:w="100" w:type="dxa"/>
              <w:bottom w:w="100" w:type="dxa"/>
              <w:right w:w="100" w:type="dxa"/>
            </w:tcMar>
          </w:tcPr>
          <w:p w14:paraId="50A15DBE"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Sampling period (α)</w:t>
            </w:r>
          </w:p>
        </w:tc>
        <w:tc>
          <w:tcPr>
            <w:tcW w:w="723" w:type="pct"/>
            <w:tcMar>
              <w:top w:w="100" w:type="dxa"/>
              <w:left w:w="100" w:type="dxa"/>
              <w:bottom w:w="100" w:type="dxa"/>
              <w:right w:w="100" w:type="dxa"/>
            </w:tcMar>
          </w:tcPr>
          <w:p w14:paraId="599630E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0.169</w:t>
            </w:r>
          </w:p>
        </w:tc>
        <w:tc>
          <w:tcPr>
            <w:tcW w:w="750" w:type="pct"/>
            <w:tcMar>
              <w:top w:w="100" w:type="dxa"/>
              <w:left w:w="100" w:type="dxa"/>
              <w:bottom w:w="100" w:type="dxa"/>
              <w:right w:w="100" w:type="dxa"/>
            </w:tcMar>
          </w:tcPr>
          <w:p w14:paraId="71DF7A9D"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c>
          <w:tcPr>
            <w:tcW w:w="750" w:type="pct"/>
            <w:tcMar>
              <w:top w:w="100" w:type="dxa"/>
              <w:left w:w="100" w:type="dxa"/>
              <w:bottom w:w="100" w:type="dxa"/>
              <w:right w:w="100" w:type="dxa"/>
            </w:tcMar>
          </w:tcPr>
          <w:p w14:paraId="256FD1AC"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0.152</w:t>
            </w:r>
          </w:p>
        </w:tc>
        <w:tc>
          <w:tcPr>
            <w:tcW w:w="750" w:type="pct"/>
            <w:tcMar>
              <w:top w:w="100" w:type="dxa"/>
              <w:left w:w="100" w:type="dxa"/>
              <w:bottom w:w="100" w:type="dxa"/>
              <w:right w:w="100" w:type="dxa"/>
            </w:tcMar>
          </w:tcPr>
          <w:p w14:paraId="4DCB780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r>
      <w:tr w:rsidR="00F65C18" w:rsidRPr="003239D1" w14:paraId="3B5B8C0E" w14:textId="77777777" w:rsidTr="003239D1">
        <w:trPr>
          <w:trHeight w:val="470"/>
        </w:trPr>
        <w:tc>
          <w:tcPr>
            <w:tcW w:w="2028" w:type="pct"/>
            <w:tcMar>
              <w:top w:w="100" w:type="dxa"/>
              <w:left w:w="100" w:type="dxa"/>
              <w:bottom w:w="100" w:type="dxa"/>
              <w:right w:w="100" w:type="dxa"/>
            </w:tcMar>
          </w:tcPr>
          <w:p w14:paraId="6BCC5117"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Light effect during day (β</w:t>
            </w:r>
            <w:r w:rsidRPr="003239D1">
              <w:rPr>
                <w:rFonts w:ascii="Times New Roman" w:hAnsi="Times New Roman" w:cs="Times New Roman"/>
                <w:sz w:val="24"/>
                <w:szCs w:val="24"/>
                <w:vertAlign w:val="subscript"/>
              </w:rPr>
              <w:t>1</w:t>
            </w:r>
            <w:r w:rsidRPr="003239D1">
              <w:rPr>
                <w:rFonts w:ascii="Times New Roman" w:hAnsi="Times New Roman" w:cs="Times New Roman"/>
                <w:sz w:val="24"/>
                <w:szCs w:val="24"/>
              </w:rPr>
              <w:t>)</w:t>
            </w:r>
          </w:p>
        </w:tc>
        <w:tc>
          <w:tcPr>
            <w:tcW w:w="723" w:type="pct"/>
            <w:tcMar>
              <w:top w:w="100" w:type="dxa"/>
              <w:left w:w="100" w:type="dxa"/>
              <w:bottom w:w="100" w:type="dxa"/>
              <w:right w:w="100" w:type="dxa"/>
            </w:tcMar>
          </w:tcPr>
          <w:p w14:paraId="184FDCA3"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-0.083</w:t>
            </w:r>
          </w:p>
        </w:tc>
        <w:tc>
          <w:tcPr>
            <w:tcW w:w="750" w:type="pct"/>
            <w:tcMar>
              <w:top w:w="100" w:type="dxa"/>
              <w:left w:w="100" w:type="dxa"/>
              <w:bottom w:w="100" w:type="dxa"/>
              <w:right w:w="100" w:type="dxa"/>
            </w:tcMar>
          </w:tcPr>
          <w:p w14:paraId="4AD027AA"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c>
          <w:tcPr>
            <w:tcW w:w="750" w:type="pct"/>
            <w:tcMar>
              <w:top w:w="100" w:type="dxa"/>
              <w:left w:w="100" w:type="dxa"/>
              <w:bottom w:w="100" w:type="dxa"/>
              <w:right w:w="100" w:type="dxa"/>
            </w:tcMar>
          </w:tcPr>
          <w:p w14:paraId="2E8E856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-0.160</w:t>
            </w:r>
          </w:p>
        </w:tc>
        <w:tc>
          <w:tcPr>
            <w:tcW w:w="750" w:type="pct"/>
            <w:tcMar>
              <w:top w:w="100" w:type="dxa"/>
              <w:left w:w="100" w:type="dxa"/>
              <w:bottom w:w="100" w:type="dxa"/>
              <w:right w:w="100" w:type="dxa"/>
            </w:tcMar>
          </w:tcPr>
          <w:p w14:paraId="2CA1197D"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r>
      <w:tr w:rsidR="00F65C18" w:rsidRPr="003239D1" w14:paraId="23B02A54" w14:textId="77777777" w:rsidTr="003239D1">
        <w:tc>
          <w:tcPr>
            <w:tcW w:w="2028" w:type="pct"/>
            <w:tcMar>
              <w:top w:w="100" w:type="dxa"/>
              <w:left w:w="100" w:type="dxa"/>
              <w:bottom w:w="100" w:type="dxa"/>
              <w:right w:w="100" w:type="dxa"/>
            </w:tcMar>
          </w:tcPr>
          <w:p w14:paraId="4218BF0A"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Light effect during night (β</w:t>
            </w:r>
            <w:r w:rsidRPr="003239D1">
              <w:rPr>
                <w:rFonts w:ascii="Times New Roman" w:hAnsi="Times New Roman" w:cs="Times New Roman"/>
                <w:sz w:val="24"/>
                <w:szCs w:val="24"/>
                <w:vertAlign w:val="subscript"/>
              </w:rPr>
              <w:t>2</w:t>
            </w:r>
            <w:r w:rsidRPr="003239D1">
              <w:rPr>
                <w:rFonts w:ascii="Times New Roman" w:hAnsi="Times New Roman" w:cs="Times New Roman"/>
                <w:sz w:val="24"/>
                <w:szCs w:val="24"/>
              </w:rPr>
              <w:t>)</w:t>
            </w:r>
          </w:p>
        </w:tc>
        <w:tc>
          <w:tcPr>
            <w:tcW w:w="723" w:type="pct"/>
            <w:tcMar>
              <w:top w:w="100" w:type="dxa"/>
              <w:left w:w="100" w:type="dxa"/>
              <w:bottom w:w="100" w:type="dxa"/>
              <w:right w:w="100" w:type="dxa"/>
            </w:tcMar>
          </w:tcPr>
          <w:p w14:paraId="4A65C730"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0.111</w:t>
            </w:r>
          </w:p>
        </w:tc>
        <w:tc>
          <w:tcPr>
            <w:tcW w:w="750" w:type="pct"/>
            <w:tcMar>
              <w:top w:w="100" w:type="dxa"/>
              <w:left w:w="100" w:type="dxa"/>
              <w:bottom w:w="100" w:type="dxa"/>
              <w:right w:w="100" w:type="dxa"/>
            </w:tcMar>
          </w:tcPr>
          <w:p w14:paraId="3D974D23"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c>
          <w:tcPr>
            <w:tcW w:w="750" w:type="pct"/>
            <w:tcMar>
              <w:top w:w="100" w:type="dxa"/>
              <w:left w:w="100" w:type="dxa"/>
              <w:bottom w:w="100" w:type="dxa"/>
              <w:right w:w="100" w:type="dxa"/>
            </w:tcMar>
          </w:tcPr>
          <w:p w14:paraId="7077033D"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0.278</w:t>
            </w:r>
          </w:p>
        </w:tc>
        <w:tc>
          <w:tcPr>
            <w:tcW w:w="750" w:type="pct"/>
            <w:tcMar>
              <w:top w:w="100" w:type="dxa"/>
              <w:left w:w="100" w:type="dxa"/>
              <w:bottom w:w="100" w:type="dxa"/>
              <w:right w:w="100" w:type="dxa"/>
            </w:tcMar>
          </w:tcPr>
          <w:p w14:paraId="20C43EF6"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r>
      <w:tr w:rsidR="00F65C18" w:rsidRPr="003239D1" w14:paraId="39DFEB80" w14:textId="77777777" w:rsidTr="003239D1">
        <w:trPr>
          <w:trHeight w:val="470"/>
        </w:trPr>
        <w:tc>
          <w:tcPr>
            <w:tcW w:w="2028" w:type="pct"/>
            <w:tcBorders>
              <w:bottom w:val="single" w:sz="4" w:space="0" w:color="auto"/>
            </w:tcBorders>
            <w:tcMar>
              <w:top w:w="100" w:type="dxa"/>
              <w:left w:w="100" w:type="dxa"/>
              <w:bottom w:w="100" w:type="dxa"/>
              <w:right w:w="100" w:type="dxa"/>
            </w:tcMar>
          </w:tcPr>
          <w:p w14:paraId="38548C84"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Biological replicate (θ)</w:t>
            </w:r>
          </w:p>
        </w:tc>
        <w:tc>
          <w:tcPr>
            <w:tcW w:w="723" w:type="pct"/>
            <w:tcBorders>
              <w:bottom w:val="single" w:sz="4" w:space="0" w:color="auto"/>
            </w:tcBorders>
            <w:tcMar>
              <w:top w:w="100" w:type="dxa"/>
              <w:left w:w="100" w:type="dxa"/>
              <w:bottom w:w="100" w:type="dxa"/>
              <w:right w:w="100" w:type="dxa"/>
            </w:tcMar>
          </w:tcPr>
          <w:p w14:paraId="1E9F800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-0.205</w:t>
            </w:r>
          </w:p>
        </w:tc>
        <w:tc>
          <w:tcPr>
            <w:tcW w:w="750" w:type="pct"/>
            <w:tcBorders>
              <w:bottom w:val="single" w:sz="4" w:space="0" w:color="auto"/>
            </w:tcBorders>
            <w:tcMar>
              <w:top w:w="100" w:type="dxa"/>
              <w:left w:w="100" w:type="dxa"/>
              <w:bottom w:w="100" w:type="dxa"/>
              <w:right w:w="100" w:type="dxa"/>
            </w:tcMar>
          </w:tcPr>
          <w:p w14:paraId="67FFE289"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c>
          <w:tcPr>
            <w:tcW w:w="750" w:type="pct"/>
            <w:tcBorders>
              <w:bottom w:val="single" w:sz="4" w:space="0" w:color="auto"/>
            </w:tcBorders>
            <w:tcMar>
              <w:top w:w="100" w:type="dxa"/>
              <w:left w:w="100" w:type="dxa"/>
              <w:bottom w:w="100" w:type="dxa"/>
              <w:right w:w="100" w:type="dxa"/>
            </w:tcMar>
          </w:tcPr>
          <w:p w14:paraId="5EA298F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-0.361</w:t>
            </w:r>
          </w:p>
        </w:tc>
        <w:tc>
          <w:tcPr>
            <w:tcW w:w="750" w:type="pct"/>
            <w:tcBorders>
              <w:bottom w:val="single" w:sz="4" w:space="0" w:color="auto"/>
            </w:tcBorders>
            <w:tcMar>
              <w:top w:w="100" w:type="dxa"/>
              <w:left w:w="100" w:type="dxa"/>
              <w:bottom w:w="100" w:type="dxa"/>
              <w:right w:w="100" w:type="dxa"/>
            </w:tcMar>
          </w:tcPr>
          <w:p w14:paraId="1ED3AEA6"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r>
    </w:tbl>
    <w:p w14:paraId="5E5A5521" w14:textId="77777777" w:rsidR="00F65C18" w:rsidRPr="00CA6081" w:rsidRDefault="00F65C18" w:rsidP="00CA6081">
      <w:pPr>
        <w:rPr>
          <w:rFonts w:ascii="Times New Roman" w:eastAsia="Times New Roman" w:hAnsi="Times New Roman" w:cs="Times New Roman"/>
          <w:sz w:val="24"/>
          <w:szCs w:val="24"/>
        </w:rPr>
      </w:pPr>
    </w:p>
    <w:p w14:paraId="092ABB2E" w14:textId="57AF45ED" w:rsidR="00033174" w:rsidRPr="003D1719" w:rsidRDefault="003D1719" w:rsidP="006D598D">
      <w:pPr>
        <w:contextualSpacing/>
        <w:rPr>
          <w:rFonts w:ascii="Times New Roman" w:eastAsia="Times New Roman" w:hAnsi="Times New Roman" w:cs="Times New Roman"/>
          <w:b/>
          <w:bCs/>
          <w:sz w:val="24"/>
          <w:szCs w:val="24"/>
        </w:rPr>
      </w:pPr>
      <w:r w:rsidRPr="003D1719">
        <w:rPr>
          <w:rFonts w:ascii="Times New Roman" w:eastAsia="Times New Roman" w:hAnsi="Times New Roman" w:cs="Times New Roman"/>
          <w:b/>
          <w:bCs/>
          <w:sz w:val="24"/>
          <w:szCs w:val="24"/>
        </w:rPr>
        <w:t xml:space="preserve">3.3 </w:t>
      </w:r>
      <w:r w:rsidR="00CE0054">
        <w:rPr>
          <w:rFonts w:ascii="Times New Roman" w:eastAsia="Times New Roman" w:hAnsi="Times New Roman" w:cs="Times New Roman"/>
          <w:b/>
          <w:bCs/>
          <w:sz w:val="24"/>
          <w:szCs w:val="24"/>
        </w:rPr>
        <w:t>Taxonomic, functional, and species-specific diel-light responses</w:t>
      </w:r>
    </w:p>
    <w:p w14:paraId="574A4F1B" w14:textId="6DBC8C94" w:rsidR="00D32CB1" w:rsidRDefault="00CE0054">
      <w:pPr>
        <w:ind w:firstLine="720"/>
        <w:rPr>
          <w:ins w:id="154" w:author="Ryan Kelly" w:date="2025-11-25T11:48:00Z"/>
          <w:rFonts w:ascii="Times New Roman" w:eastAsia="Times New Roman" w:hAnsi="Times New Roman" w:cs="Times New Roman"/>
          <w:sz w:val="24"/>
          <w:szCs w:val="24"/>
        </w:rPr>
      </w:pPr>
      <w:commentRangeStart w:id="155"/>
      <w:r w:rsidRPr="00CE0054">
        <w:rPr>
          <w:rFonts w:ascii="Times New Roman" w:eastAsia="Times New Roman" w:hAnsi="Times New Roman" w:cs="Times New Roman"/>
          <w:sz w:val="24"/>
          <w:szCs w:val="24"/>
        </w:rPr>
        <w:t xml:space="preserve">A total of </w:t>
      </w:r>
      <w:r w:rsidR="002F1142" w:rsidRPr="002F1142">
        <w:rPr>
          <w:rFonts w:ascii="Times New Roman" w:eastAsia="Times New Roman" w:hAnsi="Times New Roman" w:cs="Times New Roman"/>
          <w:sz w:val="24"/>
          <w:szCs w:val="24"/>
        </w:rPr>
        <w:t>190</w:t>
      </w:r>
      <w:r w:rsidR="002F1142">
        <w:rPr>
          <w:rFonts w:ascii="Times New Roman" w:eastAsia="Times New Roman" w:hAnsi="Times New Roman" w:cs="Times New Roman"/>
          <w:sz w:val="24"/>
          <w:szCs w:val="24"/>
        </w:rPr>
        <w:t xml:space="preserve"> </w:t>
      </w:r>
      <w:r w:rsidRPr="00CE0054">
        <w:rPr>
          <w:rFonts w:ascii="Times New Roman" w:eastAsia="Times New Roman" w:hAnsi="Times New Roman" w:cs="Times New Roman"/>
          <w:sz w:val="24"/>
          <w:szCs w:val="24"/>
        </w:rPr>
        <w:t xml:space="preserve">taxa were successfully annotated and analyzed for diel and light-associated responses, comprising </w:t>
      </w:r>
      <w:r w:rsidR="002F1142" w:rsidRPr="002F1142">
        <w:rPr>
          <w:rFonts w:ascii="Times New Roman" w:eastAsia="Times New Roman" w:hAnsi="Times New Roman" w:cs="Times New Roman"/>
          <w:sz w:val="24"/>
          <w:szCs w:val="24"/>
        </w:rPr>
        <w:t>156</w:t>
      </w:r>
      <w:r w:rsidRPr="00CE0054">
        <w:rPr>
          <w:rFonts w:ascii="Times New Roman" w:eastAsia="Times New Roman" w:hAnsi="Times New Roman" w:cs="Times New Roman"/>
          <w:sz w:val="24"/>
          <w:szCs w:val="24"/>
        </w:rPr>
        <w:t xml:space="preserve"> COI taxa and </w:t>
      </w:r>
      <w:r w:rsidR="002F1142" w:rsidRPr="002F1142">
        <w:rPr>
          <w:rFonts w:ascii="Times New Roman" w:eastAsia="Times New Roman" w:hAnsi="Times New Roman" w:cs="Times New Roman"/>
          <w:sz w:val="24"/>
          <w:szCs w:val="24"/>
        </w:rPr>
        <w:t>34</w:t>
      </w:r>
      <w:r w:rsidR="002F1142">
        <w:rPr>
          <w:rFonts w:ascii="Times New Roman" w:eastAsia="Times New Roman" w:hAnsi="Times New Roman" w:cs="Times New Roman"/>
          <w:sz w:val="24"/>
          <w:szCs w:val="24"/>
        </w:rPr>
        <w:t xml:space="preserve"> </w:t>
      </w:r>
      <w:r w:rsidRPr="00CE0054">
        <w:rPr>
          <w:rFonts w:ascii="Times New Roman" w:eastAsia="Times New Roman" w:hAnsi="Times New Roman" w:cs="Times New Roman"/>
          <w:sz w:val="24"/>
          <w:szCs w:val="24"/>
        </w:rPr>
        <w:t xml:space="preserve">MV1 taxa. The COI marker detected </w:t>
      </w:r>
      <w:r w:rsidR="002F1142">
        <w:rPr>
          <w:rFonts w:ascii="Times New Roman" w:eastAsia="Times New Roman" w:hAnsi="Times New Roman" w:cs="Times New Roman"/>
          <w:sz w:val="24"/>
          <w:szCs w:val="24"/>
        </w:rPr>
        <w:t>nine</w:t>
      </w:r>
      <w:r w:rsidRPr="00CE0054">
        <w:rPr>
          <w:rFonts w:ascii="Times New Roman" w:eastAsia="Times New Roman" w:hAnsi="Times New Roman" w:cs="Times New Roman"/>
          <w:sz w:val="24"/>
          <w:szCs w:val="24"/>
        </w:rPr>
        <w:t xml:space="preserve"> trophic groups</w:t>
      </w:r>
      <w:r w:rsidR="004F7D06">
        <w:rPr>
          <w:rFonts w:ascii="Times New Roman" w:eastAsia="Times New Roman" w:hAnsi="Times New Roman" w:cs="Times New Roman"/>
          <w:sz w:val="24"/>
          <w:szCs w:val="24"/>
        </w:rPr>
        <w:t xml:space="preserve"> of which only six had more than one species</w:t>
      </w:r>
      <w:r w:rsidRPr="00CE0054">
        <w:rPr>
          <w:rFonts w:ascii="Times New Roman" w:eastAsia="Times New Roman" w:hAnsi="Times New Roman" w:cs="Times New Roman"/>
          <w:sz w:val="24"/>
          <w:szCs w:val="24"/>
        </w:rPr>
        <w:t xml:space="preserve">, while the MV1 marker captured </w:t>
      </w:r>
      <w:r w:rsidR="004F7D06">
        <w:rPr>
          <w:rFonts w:ascii="Times New Roman" w:eastAsia="Times New Roman" w:hAnsi="Times New Roman" w:cs="Times New Roman"/>
          <w:sz w:val="24"/>
          <w:szCs w:val="24"/>
        </w:rPr>
        <w:t>three</w:t>
      </w:r>
      <w:r w:rsidRPr="00CE0054">
        <w:rPr>
          <w:rFonts w:ascii="Times New Roman" w:eastAsia="Times New Roman" w:hAnsi="Times New Roman" w:cs="Times New Roman"/>
          <w:sz w:val="24"/>
          <w:szCs w:val="24"/>
        </w:rPr>
        <w:t xml:space="preserve"> vertebrate-dominated trophic groups.</w:t>
      </w:r>
      <w:r>
        <w:rPr>
          <w:rFonts w:ascii="Times New Roman" w:eastAsia="Times New Roman" w:hAnsi="Times New Roman" w:cs="Times New Roman"/>
          <w:sz w:val="24"/>
          <w:szCs w:val="24"/>
        </w:rPr>
        <w:t xml:space="preserve"> </w:t>
      </w:r>
      <w:r w:rsidRPr="00CE0054">
        <w:rPr>
          <w:rFonts w:ascii="Times New Roman" w:eastAsia="Times New Roman" w:hAnsi="Times New Roman" w:cs="Times New Roman"/>
          <w:sz w:val="24"/>
          <w:szCs w:val="24"/>
        </w:rPr>
        <w:t xml:space="preserve">Across both markers, the combined dataset encompassed </w:t>
      </w:r>
      <w:r w:rsidR="004F7D06">
        <w:rPr>
          <w:rFonts w:ascii="Times New Roman" w:eastAsia="Times New Roman" w:hAnsi="Times New Roman" w:cs="Times New Roman"/>
          <w:sz w:val="24"/>
          <w:szCs w:val="24"/>
        </w:rPr>
        <w:t>eight</w:t>
      </w:r>
      <w:r w:rsidRPr="00CE0054">
        <w:rPr>
          <w:rFonts w:ascii="Times New Roman" w:eastAsia="Times New Roman" w:hAnsi="Times New Roman" w:cs="Times New Roman"/>
          <w:sz w:val="24"/>
          <w:szCs w:val="24"/>
        </w:rPr>
        <w:t xml:space="preserve"> major functional and trophic groups, representing a broad spectrum of ecological roles from primary producers to apex predators.</w:t>
      </w:r>
      <w:r w:rsidR="00540F61">
        <w:rPr>
          <w:rFonts w:ascii="Times New Roman" w:eastAsia="Times New Roman" w:hAnsi="Times New Roman" w:cs="Times New Roman"/>
          <w:sz w:val="24"/>
          <w:szCs w:val="24"/>
        </w:rPr>
        <w:t xml:space="preserve"> </w:t>
      </w:r>
      <w:r w:rsidR="00540F61" w:rsidRPr="00540F61">
        <w:rPr>
          <w:rFonts w:ascii="Times New Roman" w:eastAsia="Times New Roman" w:hAnsi="Times New Roman" w:cs="Times New Roman"/>
          <w:sz w:val="24"/>
          <w:szCs w:val="24"/>
        </w:rPr>
        <w:t>Primary producers (</w:t>
      </w:r>
      <w:r w:rsidR="004F7D06">
        <w:rPr>
          <w:rFonts w:ascii="Times New Roman" w:eastAsia="Times New Roman" w:hAnsi="Times New Roman" w:cs="Times New Roman"/>
          <w:sz w:val="24"/>
          <w:szCs w:val="24"/>
        </w:rPr>
        <w:t>65</w:t>
      </w:r>
      <w:r w:rsidR="00540F61" w:rsidRPr="00540F61">
        <w:rPr>
          <w:rFonts w:ascii="Times New Roman" w:eastAsia="Times New Roman" w:hAnsi="Times New Roman" w:cs="Times New Roman"/>
          <w:sz w:val="24"/>
          <w:szCs w:val="24"/>
        </w:rPr>
        <w:t xml:space="preserve"> species) were the most </w:t>
      </w:r>
      <w:r w:rsidR="00B10A63">
        <w:rPr>
          <w:rFonts w:ascii="Times New Roman" w:eastAsia="Times New Roman" w:hAnsi="Times New Roman" w:cs="Times New Roman"/>
          <w:sz w:val="24"/>
          <w:szCs w:val="24"/>
        </w:rPr>
        <w:t>speciose</w:t>
      </w:r>
      <w:r w:rsidR="00B10A63" w:rsidRPr="00540F61">
        <w:rPr>
          <w:rFonts w:ascii="Times New Roman" w:eastAsia="Times New Roman" w:hAnsi="Times New Roman" w:cs="Times New Roman"/>
          <w:sz w:val="24"/>
          <w:szCs w:val="24"/>
        </w:rPr>
        <w:t xml:space="preserve"> </w:t>
      </w:r>
      <w:r w:rsidR="00540F61" w:rsidRPr="00540F61">
        <w:rPr>
          <w:rFonts w:ascii="Times New Roman" w:eastAsia="Times New Roman" w:hAnsi="Times New Roman" w:cs="Times New Roman"/>
          <w:sz w:val="24"/>
          <w:szCs w:val="24"/>
        </w:rPr>
        <w:t>group</w:t>
      </w:r>
      <w:r w:rsidR="00B10A63">
        <w:rPr>
          <w:rFonts w:ascii="Times New Roman" w:eastAsia="Times New Roman" w:hAnsi="Times New Roman" w:cs="Times New Roman"/>
          <w:sz w:val="24"/>
          <w:szCs w:val="24"/>
        </w:rPr>
        <w:t xml:space="preserve"> in the dataset</w:t>
      </w:r>
      <w:r w:rsidR="00540F61" w:rsidRPr="00540F61">
        <w:rPr>
          <w:rFonts w:ascii="Times New Roman" w:eastAsia="Times New Roman" w:hAnsi="Times New Roman" w:cs="Times New Roman"/>
          <w:sz w:val="24"/>
          <w:szCs w:val="24"/>
        </w:rPr>
        <w:t>,</w:t>
      </w:r>
      <w:r w:rsidR="00AF5903">
        <w:rPr>
          <w:rFonts w:ascii="Times New Roman" w:eastAsia="Times New Roman" w:hAnsi="Times New Roman" w:cs="Times New Roman"/>
          <w:sz w:val="24"/>
          <w:szCs w:val="24"/>
        </w:rPr>
        <w:t xml:space="preserve"> and as a group, these taxa</w:t>
      </w:r>
      <w:r w:rsidR="00540F61" w:rsidRPr="00540F61">
        <w:rPr>
          <w:rFonts w:ascii="Times New Roman" w:eastAsia="Times New Roman" w:hAnsi="Times New Roman" w:cs="Times New Roman"/>
          <w:sz w:val="24"/>
          <w:szCs w:val="24"/>
        </w:rPr>
        <w:t xml:space="preserve"> </w:t>
      </w:r>
      <w:r w:rsidR="00AF6438">
        <w:rPr>
          <w:rFonts w:ascii="Times New Roman" w:eastAsia="Times New Roman" w:hAnsi="Times New Roman" w:cs="Times New Roman"/>
          <w:sz w:val="24"/>
          <w:szCs w:val="24"/>
        </w:rPr>
        <w:t>were strongly associated with</w:t>
      </w:r>
      <w:r w:rsidR="00AF6438" w:rsidRPr="00540F61">
        <w:rPr>
          <w:rFonts w:ascii="Times New Roman" w:eastAsia="Times New Roman" w:hAnsi="Times New Roman" w:cs="Times New Roman"/>
          <w:sz w:val="24"/>
          <w:szCs w:val="24"/>
        </w:rPr>
        <w:t xml:space="preserve"> </w:t>
      </w:r>
      <w:r w:rsidR="00540F61" w:rsidRPr="00540F61">
        <w:rPr>
          <w:rFonts w:ascii="Times New Roman" w:eastAsia="Times New Roman" w:hAnsi="Times New Roman" w:cs="Times New Roman"/>
          <w:sz w:val="24"/>
          <w:szCs w:val="24"/>
        </w:rPr>
        <w:t>daytime</w:t>
      </w:r>
      <w:r w:rsidR="004F7D06">
        <w:rPr>
          <w:rFonts w:ascii="Times New Roman" w:eastAsia="Times New Roman" w:hAnsi="Times New Roman" w:cs="Times New Roman"/>
          <w:sz w:val="24"/>
          <w:szCs w:val="24"/>
        </w:rPr>
        <w:t xml:space="preserve"> </w:t>
      </w:r>
      <w:r w:rsidR="00540F61" w:rsidRPr="00540F61">
        <w:rPr>
          <w:rFonts w:ascii="Times New Roman" w:eastAsia="Times New Roman" w:hAnsi="Times New Roman" w:cs="Times New Roman"/>
          <w:sz w:val="24"/>
          <w:szCs w:val="24"/>
        </w:rPr>
        <w:t>conditions</w:t>
      </w:r>
      <w:r w:rsidR="004F7D06">
        <w:rPr>
          <w:rFonts w:ascii="Times New Roman" w:eastAsia="Times New Roman" w:hAnsi="Times New Roman" w:cs="Times New Roman"/>
          <w:sz w:val="24"/>
          <w:szCs w:val="24"/>
        </w:rPr>
        <w:t xml:space="preserve"> with mean eDNA index difference of 0.15 during day more than in samples at night</w:t>
      </w:r>
      <w:r w:rsidR="00540F61" w:rsidRPr="00540F61">
        <w:rPr>
          <w:rFonts w:ascii="Times New Roman" w:eastAsia="Times New Roman" w:hAnsi="Times New Roman" w:cs="Times New Roman"/>
          <w:sz w:val="24"/>
          <w:szCs w:val="24"/>
        </w:rPr>
        <w:t xml:space="preserve">. </w:t>
      </w:r>
      <w:r w:rsidR="004F7D06">
        <w:rPr>
          <w:rFonts w:ascii="Times New Roman" w:eastAsia="Times New Roman" w:hAnsi="Times New Roman" w:cs="Times New Roman"/>
          <w:sz w:val="24"/>
          <w:szCs w:val="24"/>
        </w:rPr>
        <w:t xml:space="preserve">Predominantly they </w:t>
      </w:r>
      <w:r w:rsidR="00540F61" w:rsidRPr="00540F61">
        <w:rPr>
          <w:rFonts w:ascii="Times New Roman" w:eastAsia="Times New Roman" w:hAnsi="Times New Roman" w:cs="Times New Roman"/>
          <w:sz w:val="24"/>
          <w:szCs w:val="24"/>
        </w:rPr>
        <w:t xml:space="preserve">showed </w:t>
      </w:r>
      <w:r w:rsidR="004F7D06">
        <w:rPr>
          <w:rFonts w:ascii="Times New Roman" w:eastAsia="Times New Roman" w:hAnsi="Times New Roman" w:cs="Times New Roman"/>
          <w:sz w:val="24"/>
          <w:szCs w:val="24"/>
        </w:rPr>
        <w:t xml:space="preserve">some </w:t>
      </w:r>
      <w:r w:rsidR="00540F61" w:rsidRPr="00540F61">
        <w:rPr>
          <w:rFonts w:ascii="Times New Roman" w:eastAsia="Times New Roman" w:hAnsi="Times New Roman" w:cs="Times New Roman"/>
          <w:sz w:val="24"/>
          <w:szCs w:val="24"/>
        </w:rPr>
        <w:t xml:space="preserve">light avoidance </w:t>
      </w:r>
      <w:r w:rsidR="004F7D06">
        <w:rPr>
          <w:rFonts w:ascii="Times New Roman" w:eastAsia="Times New Roman" w:hAnsi="Times New Roman" w:cs="Times New Roman"/>
          <w:sz w:val="24"/>
          <w:szCs w:val="24"/>
        </w:rPr>
        <w:t>during the night while at day different species had different response behaviors</w:t>
      </w:r>
      <w:r w:rsidR="00540F61" w:rsidRPr="00540F61">
        <w:rPr>
          <w:rFonts w:ascii="Times New Roman" w:eastAsia="Times New Roman" w:hAnsi="Times New Roman" w:cs="Times New Roman"/>
          <w:sz w:val="24"/>
          <w:szCs w:val="24"/>
        </w:rPr>
        <w:t xml:space="preserve">. </w:t>
      </w:r>
      <w:ins w:id="156" w:author="Diana Alexandra Pazmiño Jaramillo" w:date="2025-11-22T13:21:00Z">
        <w:r w:rsidR="00A57BC5">
          <w:rPr>
            <w:rFonts w:ascii="Times New Roman" w:eastAsia="Times New Roman" w:hAnsi="Times New Roman" w:cs="Times New Roman"/>
            <w:sz w:val="24"/>
            <w:szCs w:val="24"/>
          </w:rPr>
          <w:t>Different p</w:t>
        </w:r>
      </w:ins>
      <w:ins w:id="157" w:author="Diana Alexandra Pazmiño Jaramillo" w:date="2025-11-22T13:11:00Z">
        <w:r w:rsidR="00A57BC5">
          <w:rPr>
            <w:rFonts w:ascii="Times New Roman" w:eastAsia="Times New Roman" w:hAnsi="Times New Roman" w:cs="Times New Roman"/>
            <w:sz w:val="24"/>
            <w:szCs w:val="24"/>
          </w:rPr>
          <w:t xml:space="preserve">rey groups </w:t>
        </w:r>
      </w:ins>
      <w:ins w:id="158" w:author="Diana Alexandra Pazmiño Jaramillo" w:date="2025-11-22T13:17:00Z">
        <w:r w:rsidR="00A57BC5">
          <w:rPr>
            <w:rFonts w:ascii="Times New Roman" w:eastAsia="Times New Roman" w:hAnsi="Times New Roman" w:cs="Times New Roman"/>
            <w:sz w:val="24"/>
            <w:szCs w:val="24"/>
          </w:rPr>
          <w:t>presented</w:t>
        </w:r>
      </w:ins>
      <w:ins w:id="159" w:author="Diana Alexandra Pazmiño Jaramillo" w:date="2025-11-22T13:21:00Z">
        <w:r w:rsidR="00A57BC5">
          <w:rPr>
            <w:rFonts w:ascii="Times New Roman" w:eastAsia="Times New Roman" w:hAnsi="Times New Roman" w:cs="Times New Roman"/>
            <w:sz w:val="24"/>
            <w:szCs w:val="24"/>
          </w:rPr>
          <w:t xml:space="preserve"> specific response to light and diel</w:t>
        </w:r>
      </w:ins>
      <w:ins w:id="160" w:author="Diana Alexandra Pazmiño Jaramillo" w:date="2025-11-22T13:23:00Z">
        <w:r w:rsidR="00FA3F9C">
          <w:rPr>
            <w:rFonts w:ascii="Times New Roman" w:eastAsia="Times New Roman" w:hAnsi="Times New Roman" w:cs="Times New Roman"/>
            <w:sz w:val="24"/>
            <w:szCs w:val="24"/>
          </w:rPr>
          <w:t xml:space="preserve"> period</w:t>
        </w:r>
      </w:ins>
      <w:ins w:id="161" w:author="Diana Alexandra Pazmiño Jaramillo" w:date="2025-11-22T13:21:00Z">
        <w:r w:rsidR="00A57BC5">
          <w:rPr>
            <w:rFonts w:ascii="Times New Roman" w:eastAsia="Times New Roman" w:hAnsi="Times New Roman" w:cs="Times New Roman"/>
            <w:sz w:val="24"/>
            <w:szCs w:val="24"/>
          </w:rPr>
          <w:t xml:space="preserve"> (Fig, 3).</w:t>
        </w:r>
      </w:ins>
      <w:ins w:id="162" w:author="Diana Alexandra Pazmiño Jaramillo" w:date="2025-11-22T13:12:00Z">
        <w:r w:rsidR="00A57BC5">
          <w:rPr>
            <w:rFonts w:ascii="Times New Roman" w:eastAsia="Times New Roman" w:hAnsi="Times New Roman" w:cs="Times New Roman"/>
            <w:sz w:val="24"/>
            <w:szCs w:val="24"/>
          </w:rPr>
          <w:t xml:space="preserve"> </w:t>
        </w:r>
      </w:ins>
      <w:commentRangeEnd w:id="155"/>
      <w:r w:rsidR="00D32CB1">
        <w:rPr>
          <w:rStyle w:val="CommentReference"/>
        </w:rPr>
        <w:commentReference w:id="155"/>
      </w:r>
    </w:p>
    <w:p w14:paraId="6EA0A5E6" w14:textId="77777777" w:rsidR="00D32CB1" w:rsidRDefault="00D32CB1">
      <w:pPr>
        <w:ind w:firstLine="720"/>
        <w:rPr>
          <w:ins w:id="164" w:author="Ryan Kelly" w:date="2025-11-25T11:48:00Z"/>
          <w:rFonts w:ascii="Times New Roman" w:eastAsia="Times New Roman" w:hAnsi="Times New Roman" w:cs="Times New Roman"/>
          <w:sz w:val="24"/>
          <w:szCs w:val="24"/>
        </w:rPr>
      </w:pPr>
      <w:commentRangeStart w:id="165"/>
    </w:p>
    <w:p w14:paraId="6F3F952B" w14:textId="77777777" w:rsidR="004F7D06" w:rsidRDefault="00A57BC5" w:rsidP="004F7D06">
      <w:pPr>
        <w:ind w:firstLine="720"/>
      </w:pPr>
      <w:r>
        <w:rPr>
          <w:rFonts w:ascii="Times New Roman" w:eastAsia="Times New Roman" w:hAnsi="Times New Roman" w:cs="Times New Roman"/>
          <w:sz w:val="24"/>
          <w:szCs w:val="24"/>
        </w:rPr>
        <w:t>B</w:t>
      </w:r>
      <w:r w:rsidR="00540F61" w:rsidRPr="00540F61">
        <w:rPr>
          <w:rFonts w:ascii="Times New Roman" w:eastAsia="Times New Roman" w:hAnsi="Times New Roman" w:cs="Times New Roman"/>
          <w:sz w:val="24"/>
          <w:szCs w:val="24"/>
        </w:rPr>
        <w:t>enthic invertebrates (</w:t>
      </w:r>
      <w:r w:rsidR="004F7D06">
        <w:rPr>
          <w:rFonts w:ascii="Times New Roman" w:eastAsia="Times New Roman" w:hAnsi="Times New Roman" w:cs="Times New Roman"/>
          <w:sz w:val="24"/>
          <w:szCs w:val="24"/>
        </w:rPr>
        <w:t>27</w:t>
      </w:r>
      <w:r w:rsidR="00540F61" w:rsidRPr="00540F61">
        <w:rPr>
          <w:rFonts w:ascii="Times New Roman" w:eastAsia="Times New Roman" w:hAnsi="Times New Roman" w:cs="Times New Roman"/>
          <w:sz w:val="24"/>
          <w:szCs w:val="24"/>
        </w:rPr>
        <w:t xml:space="preserve"> species)</w:t>
      </w:r>
      <w:r>
        <w:rPr>
          <w:rFonts w:ascii="Times New Roman" w:eastAsia="Times New Roman" w:hAnsi="Times New Roman" w:cs="Times New Roman"/>
          <w:sz w:val="24"/>
          <w:szCs w:val="24"/>
        </w:rPr>
        <w:t xml:space="preserve"> </w:t>
      </w:r>
      <w:r w:rsidR="004F7D06">
        <w:rPr>
          <w:rFonts w:ascii="Times New Roman" w:eastAsia="Times New Roman" w:hAnsi="Times New Roman" w:cs="Times New Roman"/>
          <w:sz w:val="24"/>
          <w:szCs w:val="24"/>
        </w:rPr>
        <w:t>revealed very diverse patterns of behavior on a per-species basis.</w:t>
      </w:r>
      <w:r w:rsidR="004F7D06" w:rsidRPr="004F7D06">
        <w:t xml:space="preserve"> </w:t>
      </w:r>
    </w:p>
    <w:p w14:paraId="5162E222" w14:textId="3EC631D6" w:rsidR="00021C5B" w:rsidRDefault="004F7D06" w:rsidP="004F7D06">
      <w:pPr>
        <w:ind w:firstLine="720"/>
        <w:rPr>
          <w:rFonts w:ascii="Times New Roman" w:eastAsia="Times New Roman" w:hAnsi="Times New Roman" w:cs="Times New Roman"/>
          <w:sz w:val="24"/>
          <w:szCs w:val="24"/>
        </w:rPr>
      </w:pPr>
      <w:r w:rsidRPr="004F7D06">
        <w:rPr>
          <w:rFonts w:ascii="Times New Roman" w:eastAsia="Times New Roman" w:hAnsi="Times New Roman" w:cs="Times New Roman"/>
          <w:sz w:val="24"/>
          <w:szCs w:val="24"/>
        </w:rPr>
        <w:t>Alitta</w:t>
      </w:r>
      <w:r>
        <w:rPr>
          <w:rFonts w:ascii="Times New Roman" w:eastAsia="Times New Roman" w:hAnsi="Times New Roman" w:cs="Times New Roman"/>
          <w:sz w:val="24"/>
          <w:szCs w:val="24"/>
        </w:rPr>
        <w:t xml:space="preserve"> </w:t>
      </w:r>
      <w:r w:rsidR="00021C5B">
        <w:rPr>
          <w:rFonts w:ascii="Times New Roman" w:eastAsia="Times New Roman" w:hAnsi="Times New Roman" w:cs="Times New Roman"/>
          <w:sz w:val="24"/>
          <w:szCs w:val="24"/>
        </w:rPr>
        <w:t>were</w:t>
      </w:r>
      <w:r>
        <w:rPr>
          <w:rFonts w:ascii="Times New Roman" w:eastAsia="Times New Roman" w:hAnsi="Times New Roman" w:cs="Times New Roman"/>
          <w:sz w:val="24"/>
          <w:szCs w:val="24"/>
        </w:rPr>
        <w:t xml:space="preserve"> predominant at night and more </w:t>
      </w:r>
      <w:r w:rsidR="00021C5B">
        <w:rPr>
          <w:rFonts w:ascii="Times New Roman" w:eastAsia="Times New Roman" w:hAnsi="Times New Roman" w:cs="Times New Roman"/>
          <w:sz w:val="24"/>
          <w:szCs w:val="24"/>
        </w:rPr>
        <w:t xml:space="preserve">so when there was </w:t>
      </w:r>
      <w:proofErr w:type="gramStart"/>
      <w:r w:rsidR="00021C5B">
        <w:rPr>
          <w:rFonts w:ascii="Times New Roman" w:eastAsia="Times New Roman" w:hAnsi="Times New Roman" w:cs="Times New Roman"/>
          <w:sz w:val="24"/>
          <w:szCs w:val="24"/>
        </w:rPr>
        <w:t>more light</w:t>
      </w:r>
      <w:proofErr w:type="gramEnd"/>
      <w:r>
        <w:rPr>
          <w:rFonts w:ascii="Times New Roman" w:eastAsia="Times New Roman" w:hAnsi="Times New Roman" w:cs="Times New Roman"/>
          <w:sz w:val="24"/>
          <w:szCs w:val="24"/>
        </w:rPr>
        <w:t xml:space="preserve">. </w:t>
      </w:r>
    </w:p>
    <w:p w14:paraId="78803AA4" w14:textId="5648557C" w:rsidR="004F7D06" w:rsidRDefault="00021C5B" w:rsidP="004F7D06">
      <w:pPr>
        <w:ind w:firstLine="720"/>
        <w:rPr>
          <w:rFonts w:ascii="Times New Roman" w:eastAsia="Times New Roman" w:hAnsi="Times New Roman" w:cs="Times New Roman"/>
          <w:sz w:val="24"/>
          <w:szCs w:val="24"/>
        </w:rPr>
      </w:pPr>
      <w:proofErr w:type="spellStart"/>
      <w:r w:rsidRPr="00021C5B">
        <w:rPr>
          <w:rFonts w:ascii="Times New Roman" w:eastAsia="Times New Roman" w:hAnsi="Times New Roman" w:cs="Times New Roman"/>
          <w:sz w:val="24"/>
          <w:szCs w:val="24"/>
        </w:rPr>
        <w:t>Diopatra</w:t>
      </w:r>
      <w:proofErr w:type="spellEnd"/>
      <w:r>
        <w:rPr>
          <w:rFonts w:ascii="Times New Roman" w:eastAsia="Times New Roman" w:hAnsi="Times New Roman" w:cs="Times New Roman"/>
          <w:sz w:val="24"/>
          <w:szCs w:val="24"/>
        </w:rPr>
        <w:t xml:space="preserve"> predominant at night but shy when shine light</w:t>
      </w:r>
    </w:p>
    <w:p w14:paraId="6DB5B657" w14:textId="5D85F452" w:rsidR="00021C5B" w:rsidRDefault="00021C5B" w:rsidP="004F7D06">
      <w:pPr>
        <w:ind w:firstLine="720"/>
        <w:rPr>
          <w:rFonts w:ascii="Times New Roman" w:eastAsia="Times New Roman" w:hAnsi="Times New Roman" w:cs="Times New Roman"/>
          <w:sz w:val="24"/>
          <w:szCs w:val="24"/>
        </w:rPr>
      </w:pPr>
      <w:proofErr w:type="spellStart"/>
      <w:r w:rsidRPr="00021C5B">
        <w:rPr>
          <w:rFonts w:ascii="Times New Roman" w:eastAsia="Times New Roman" w:hAnsi="Times New Roman" w:cs="Times New Roman"/>
          <w:sz w:val="24"/>
          <w:szCs w:val="24"/>
        </w:rPr>
        <w:t>Sabellariidae</w:t>
      </w:r>
      <w:proofErr w:type="spellEnd"/>
      <w:r>
        <w:rPr>
          <w:rFonts w:ascii="Times New Roman" w:eastAsia="Times New Roman" w:hAnsi="Times New Roman" w:cs="Times New Roman"/>
          <w:sz w:val="24"/>
          <w:szCs w:val="24"/>
        </w:rPr>
        <w:t xml:space="preserve"> and </w:t>
      </w:r>
      <w:proofErr w:type="spellStart"/>
      <w:r w:rsidRPr="00021C5B">
        <w:rPr>
          <w:rFonts w:ascii="Times New Roman" w:eastAsia="Times New Roman" w:hAnsi="Times New Roman" w:cs="Times New Roman"/>
          <w:sz w:val="24"/>
          <w:szCs w:val="24"/>
        </w:rPr>
        <w:t>Platynereis</w:t>
      </w:r>
      <w:proofErr w:type="spellEnd"/>
      <w:r w:rsidRPr="00021C5B">
        <w:rPr>
          <w:rFonts w:ascii="Times New Roman" w:eastAsia="Times New Roman" w:hAnsi="Times New Roman" w:cs="Times New Roman"/>
          <w:sz w:val="24"/>
          <w:szCs w:val="24"/>
        </w:rPr>
        <w:t xml:space="preserve"> </w:t>
      </w:r>
      <w:proofErr w:type="spellStart"/>
      <w:r w:rsidRPr="00021C5B">
        <w:rPr>
          <w:rFonts w:ascii="Times New Roman" w:eastAsia="Times New Roman" w:hAnsi="Times New Roman" w:cs="Times New Roman"/>
          <w:sz w:val="24"/>
          <w:szCs w:val="24"/>
        </w:rPr>
        <w:t>bicanaliculata</w:t>
      </w:r>
      <w:proofErr w:type="spellEnd"/>
      <w:r>
        <w:rPr>
          <w:rFonts w:ascii="Times New Roman" w:eastAsia="Times New Roman" w:hAnsi="Times New Roman" w:cs="Times New Roman"/>
          <w:sz w:val="24"/>
          <w:szCs w:val="24"/>
        </w:rPr>
        <w:t xml:space="preserve"> shy at light</w:t>
      </w:r>
    </w:p>
    <w:p w14:paraId="1A2831EA" w14:textId="18169347" w:rsidR="00021C5B" w:rsidRDefault="00021C5B" w:rsidP="004F7D06">
      <w:pPr>
        <w:ind w:firstLine="720"/>
        <w:rPr>
          <w:rFonts w:ascii="Times New Roman" w:eastAsia="Times New Roman" w:hAnsi="Times New Roman" w:cs="Times New Roman"/>
          <w:sz w:val="24"/>
          <w:szCs w:val="24"/>
        </w:rPr>
      </w:pPr>
      <w:proofErr w:type="spellStart"/>
      <w:r w:rsidRPr="00021C5B">
        <w:rPr>
          <w:rFonts w:ascii="Times New Roman" w:eastAsia="Times New Roman" w:hAnsi="Times New Roman" w:cs="Times New Roman"/>
          <w:sz w:val="24"/>
          <w:szCs w:val="24"/>
        </w:rPr>
        <w:t>Glycera</w:t>
      </w:r>
      <w:proofErr w:type="spellEnd"/>
      <w:r w:rsidRPr="00021C5B">
        <w:rPr>
          <w:rFonts w:ascii="Times New Roman" w:eastAsia="Times New Roman" w:hAnsi="Times New Roman" w:cs="Times New Roman"/>
          <w:sz w:val="24"/>
          <w:szCs w:val="24"/>
        </w:rPr>
        <w:t xml:space="preserve"> americana</w:t>
      </w:r>
      <w:r>
        <w:rPr>
          <w:rFonts w:ascii="Times New Roman" w:eastAsia="Times New Roman" w:hAnsi="Times New Roman" w:cs="Times New Roman"/>
          <w:sz w:val="24"/>
          <w:szCs w:val="24"/>
        </w:rPr>
        <w:t xml:space="preserve">, </w:t>
      </w:r>
      <w:proofErr w:type="spellStart"/>
      <w:r w:rsidRPr="00021C5B">
        <w:rPr>
          <w:rFonts w:ascii="Times New Roman" w:eastAsia="Times New Roman" w:hAnsi="Times New Roman" w:cs="Times New Roman"/>
          <w:sz w:val="24"/>
          <w:szCs w:val="24"/>
        </w:rPr>
        <w:t>Glycera</w:t>
      </w:r>
      <w:proofErr w:type="spellEnd"/>
      <w:r w:rsidRPr="00021C5B">
        <w:rPr>
          <w:rFonts w:ascii="Times New Roman" w:eastAsia="Times New Roman" w:hAnsi="Times New Roman" w:cs="Times New Roman"/>
          <w:sz w:val="24"/>
          <w:szCs w:val="24"/>
        </w:rPr>
        <w:t xml:space="preserve"> robusta</w:t>
      </w:r>
      <w:r>
        <w:rPr>
          <w:rFonts w:ascii="Times New Roman" w:eastAsia="Times New Roman" w:hAnsi="Times New Roman" w:cs="Times New Roman"/>
          <w:sz w:val="24"/>
          <w:szCs w:val="24"/>
        </w:rPr>
        <w:t xml:space="preserve">, </w:t>
      </w:r>
      <w:proofErr w:type="spellStart"/>
      <w:r w:rsidRPr="00021C5B">
        <w:rPr>
          <w:rFonts w:ascii="Times New Roman" w:eastAsia="Times New Roman" w:hAnsi="Times New Roman" w:cs="Times New Roman"/>
          <w:sz w:val="24"/>
          <w:szCs w:val="24"/>
        </w:rPr>
        <w:t>Laonice</w:t>
      </w:r>
      <w:proofErr w:type="spellEnd"/>
      <w:r>
        <w:rPr>
          <w:rFonts w:ascii="Times New Roman" w:eastAsia="Times New Roman" w:hAnsi="Times New Roman" w:cs="Times New Roman"/>
          <w:sz w:val="24"/>
          <w:szCs w:val="24"/>
        </w:rPr>
        <w:t>, only at night</w:t>
      </w:r>
    </w:p>
    <w:p w14:paraId="5F786BE9" w14:textId="2634FB8C" w:rsidR="00021C5B" w:rsidRDefault="00021C5B" w:rsidP="004F7D06">
      <w:pPr>
        <w:ind w:firstLine="720"/>
        <w:rPr>
          <w:rFonts w:ascii="Times New Roman" w:eastAsia="Times New Roman" w:hAnsi="Times New Roman" w:cs="Times New Roman"/>
          <w:sz w:val="24"/>
          <w:szCs w:val="24"/>
        </w:rPr>
      </w:pPr>
      <w:proofErr w:type="spellStart"/>
      <w:r w:rsidRPr="00021C5B">
        <w:rPr>
          <w:rFonts w:ascii="Times New Roman" w:eastAsia="Times New Roman" w:hAnsi="Times New Roman" w:cs="Times New Roman"/>
          <w:sz w:val="24"/>
          <w:szCs w:val="24"/>
        </w:rPr>
        <w:t>Glycinde</w:t>
      </w:r>
      <w:proofErr w:type="spellEnd"/>
      <w:r>
        <w:rPr>
          <w:rFonts w:ascii="Times New Roman" w:eastAsia="Times New Roman" w:hAnsi="Times New Roman" w:cs="Times New Roman"/>
          <w:sz w:val="24"/>
          <w:szCs w:val="24"/>
        </w:rPr>
        <w:t xml:space="preserve"> love light at night</w:t>
      </w:r>
    </w:p>
    <w:p w14:paraId="7C6F18BD" w14:textId="1D974ED8" w:rsidR="00021C5B" w:rsidRDefault="00021C5B" w:rsidP="004F7D06">
      <w:pPr>
        <w:ind w:firstLine="720"/>
        <w:rPr>
          <w:rFonts w:ascii="Times New Roman" w:eastAsia="Times New Roman" w:hAnsi="Times New Roman" w:cs="Times New Roman"/>
          <w:sz w:val="24"/>
          <w:szCs w:val="24"/>
        </w:rPr>
      </w:pPr>
      <w:proofErr w:type="spellStart"/>
      <w:r w:rsidRPr="00021C5B">
        <w:rPr>
          <w:rFonts w:ascii="Times New Roman" w:eastAsia="Times New Roman" w:hAnsi="Times New Roman" w:cs="Times New Roman"/>
          <w:sz w:val="24"/>
          <w:szCs w:val="24"/>
        </w:rPr>
        <w:t>Leodice</w:t>
      </w:r>
      <w:proofErr w:type="spellEnd"/>
      <w:r w:rsidRPr="00021C5B">
        <w:rPr>
          <w:rFonts w:ascii="Times New Roman" w:eastAsia="Times New Roman" w:hAnsi="Times New Roman" w:cs="Times New Roman"/>
          <w:sz w:val="24"/>
          <w:szCs w:val="24"/>
        </w:rPr>
        <w:t xml:space="preserve"> </w:t>
      </w:r>
      <w:proofErr w:type="spellStart"/>
      <w:r w:rsidRPr="00021C5B">
        <w:rPr>
          <w:rFonts w:ascii="Times New Roman" w:eastAsia="Times New Roman" w:hAnsi="Times New Roman" w:cs="Times New Roman"/>
          <w:sz w:val="24"/>
          <w:szCs w:val="24"/>
        </w:rPr>
        <w:t>valens</w:t>
      </w:r>
      <w:proofErr w:type="spellEnd"/>
      <w:r>
        <w:rPr>
          <w:rFonts w:ascii="Times New Roman" w:eastAsia="Times New Roman" w:hAnsi="Times New Roman" w:cs="Times New Roman"/>
          <w:sz w:val="24"/>
          <w:szCs w:val="24"/>
        </w:rPr>
        <w:t xml:space="preserve"> loved the day</w:t>
      </w:r>
    </w:p>
    <w:p w14:paraId="0BB04615" w14:textId="2FA036A2" w:rsidR="00021C5B" w:rsidRDefault="00021C5B" w:rsidP="004F7D06">
      <w:pPr>
        <w:ind w:firstLine="720"/>
        <w:rPr>
          <w:rFonts w:ascii="Times New Roman" w:eastAsia="Times New Roman" w:hAnsi="Times New Roman" w:cs="Times New Roman"/>
          <w:sz w:val="24"/>
          <w:szCs w:val="24"/>
        </w:rPr>
      </w:pPr>
      <w:proofErr w:type="spellStart"/>
      <w:r w:rsidRPr="00021C5B">
        <w:rPr>
          <w:rFonts w:ascii="Times New Roman" w:eastAsia="Times New Roman" w:hAnsi="Times New Roman" w:cs="Times New Roman"/>
          <w:sz w:val="24"/>
          <w:szCs w:val="24"/>
        </w:rPr>
        <w:t>Micropodarke</w:t>
      </w:r>
      <w:proofErr w:type="spellEnd"/>
      <w:r w:rsidRPr="00021C5B">
        <w:rPr>
          <w:rFonts w:ascii="Times New Roman" w:eastAsia="Times New Roman" w:hAnsi="Times New Roman" w:cs="Times New Roman"/>
          <w:sz w:val="24"/>
          <w:szCs w:val="24"/>
        </w:rPr>
        <w:t xml:space="preserve"> </w:t>
      </w:r>
      <w:proofErr w:type="spellStart"/>
      <w:r w:rsidRPr="00021C5B">
        <w:rPr>
          <w:rFonts w:ascii="Times New Roman" w:eastAsia="Times New Roman" w:hAnsi="Times New Roman" w:cs="Times New Roman"/>
          <w:sz w:val="24"/>
          <w:szCs w:val="24"/>
        </w:rPr>
        <w:t>dubia</w:t>
      </w:r>
      <w:proofErr w:type="spellEnd"/>
      <w:r>
        <w:rPr>
          <w:rFonts w:ascii="Times New Roman" w:eastAsia="Times New Roman" w:hAnsi="Times New Roman" w:cs="Times New Roman"/>
          <w:sz w:val="24"/>
          <w:szCs w:val="24"/>
        </w:rPr>
        <w:t xml:space="preserve"> and </w:t>
      </w:r>
      <w:r w:rsidRPr="00021C5B">
        <w:rPr>
          <w:rFonts w:ascii="Times New Roman" w:eastAsia="Times New Roman" w:hAnsi="Times New Roman" w:cs="Times New Roman"/>
          <w:sz w:val="24"/>
          <w:szCs w:val="24"/>
        </w:rPr>
        <w:t>Strongylocentrotus</w:t>
      </w:r>
      <w:r>
        <w:rPr>
          <w:rFonts w:ascii="Times New Roman" w:eastAsia="Times New Roman" w:hAnsi="Times New Roman" w:cs="Times New Roman"/>
          <w:sz w:val="24"/>
          <w:szCs w:val="24"/>
        </w:rPr>
        <w:t xml:space="preserve"> love the day and loved the light during the day</w:t>
      </w:r>
    </w:p>
    <w:p w14:paraId="062066C2" w14:textId="77777777" w:rsidR="00021C5B" w:rsidRDefault="00021C5B" w:rsidP="004F7D06">
      <w:pPr>
        <w:ind w:firstLine="720"/>
        <w:rPr>
          <w:rFonts w:ascii="Times New Roman" w:eastAsia="Times New Roman" w:hAnsi="Times New Roman" w:cs="Times New Roman"/>
          <w:sz w:val="24"/>
          <w:szCs w:val="24"/>
        </w:rPr>
      </w:pPr>
    </w:p>
    <w:p w14:paraId="5D62F4E7" w14:textId="77777777" w:rsidR="00021C5B" w:rsidRDefault="00021C5B" w:rsidP="004F7D06">
      <w:pPr>
        <w:ind w:firstLine="720"/>
        <w:rPr>
          <w:rFonts w:ascii="Times New Roman" w:eastAsia="Times New Roman" w:hAnsi="Times New Roman" w:cs="Times New Roman"/>
          <w:sz w:val="24"/>
          <w:szCs w:val="24"/>
        </w:rPr>
      </w:pPr>
    </w:p>
    <w:p w14:paraId="1155D698" w14:textId="09395BB7" w:rsidR="00540F61" w:rsidRDefault="00A57BC5" w:rsidP="004F7D0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favor</w:t>
      </w:r>
      <w:r w:rsidR="00540F61" w:rsidRPr="00540F61">
        <w:rPr>
          <w:rFonts w:ascii="Times New Roman" w:eastAsia="Times New Roman" w:hAnsi="Times New Roman" w:cs="Times New Roman"/>
          <w:sz w:val="24"/>
          <w:szCs w:val="24"/>
        </w:rPr>
        <w:t xml:space="preserve"> daytime </w:t>
      </w:r>
      <w:proofErr w:type="spellStart"/>
      <w:r w:rsidR="00540F61" w:rsidRPr="00540F61">
        <w:rPr>
          <w:rFonts w:ascii="Times New Roman" w:eastAsia="Times New Roman" w:hAnsi="Times New Roman" w:cs="Times New Roman"/>
          <w:sz w:val="24"/>
          <w:szCs w:val="24"/>
        </w:rPr>
        <w:t>NoLight</w:t>
      </w:r>
      <w:proofErr w:type="spellEnd"/>
      <w:r w:rsidR="00540F61" w:rsidRPr="00540F61">
        <w:rPr>
          <w:rFonts w:ascii="Times New Roman" w:eastAsia="Times New Roman" w:hAnsi="Times New Roman" w:cs="Times New Roman"/>
          <w:sz w:val="24"/>
          <w:szCs w:val="24"/>
        </w:rPr>
        <w:t xml:space="preserve"> conditions, with light-neutral responses and no marked diel pattern—reflecting their sessile or microhabitat-constrained nature</w:t>
      </w:r>
      <w:r>
        <w:rPr>
          <w:rFonts w:ascii="Times New Roman" w:eastAsia="Times New Roman" w:hAnsi="Times New Roman" w:cs="Times New Roman"/>
          <w:sz w:val="24"/>
          <w:szCs w:val="24"/>
        </w:rPr>
        <w:t>;</w:t>
      </w:r>
      <w:del w:id="166" w:author="Diana Alexandra Pazmiño Jaramillo" w:date="2025-11-22T13:14:00Z">
        <w:r w:rsidR="00540F61" w:rsidRPr="00540F61" w:rsidDel="00A57BC5">
          <w:rPr>
            <w:rFonts w:ascii="Times New Roman" w:eastAsia="Times New Roman" w:hAnsi="Times New Roman" w:cs="Times New Roman"/>
            <w:sz w:val="24"/>
            <w:szCs w:val="24"/>
          </w:rPr>
          <w:delText>.</w:delText>
        </w:r>
      </w:del>
      <w:r w:rsidR="00540F61" w:rsidRPr="00540F61">
        <w:rPr>
          <w:rFonts w:ascii="Times New Roman" w:eastAsia="Times New Roman" w:hAnsi="Times New Roman" w:cs="Times New Roman"/>
          <w:sz w:val="24"/>
          <w:szCs w:val="24"/>
        </w:rPr>
        <w:t xml:space="preserve"> Gelatinous zooplankton (30 species) and filter feeders (32 species) both preferred daytime </w:t>
      </w:r>
      <w:proofErr w:type="spellStart"/>
      <w:r w:rsidR="00540F61" w:rsidRPr="00540F61">
        <w:rPr>
          <w:rFonts w:ascii="Times New Roman" w:eastAsia="Times New Roman" w:hAnsi="Times New Roman" w:cs="Times New Roman"/>
          <w:sz w:val="24"/>
          <w:szCs w:val="24"/>
        </w:rPr>
        <w:t>NoLight</w:t>
      </w:r>
      <w:proofErr w:type="spellEnd"/>
      <w:r w:rsidR="00540F61" w:rsidRPr="00540F61">
        <w:rPr>
          <w:rFonts w:ascii="Times New Roman" w:eastAsia="Times New Roman" w:hAnsi="Times New Roman" w:cs="Times New Roman"/>
          <w:sz w:val="24"/>
          <w:szCs w:val="24"/>
        </w:rPr>
        <w:t xml:space="preserve"> conditions, exhibited strong light avoidance, and showed strong diurnal activity. These patterns are consistent with behavioral avoidance of high-light surface layers</w:t>
      </w:r>
      <w:r>
        <w:rPr>
          <w:rFonts w:ascii="Times New Roman" w:eastAsia="Times New Roman" w:hAnsi="Times New Roman" w:cs="Times New Roman"/>
          <w:sz w:val="24"/>
          <w:szCs w:val="24"/>
        </w:rPr>
        <w:t>;</w:t>
      </w:r>
      <w:del w:id="167" w:author="Diana Alexandra Pazmiño Jaramillo" w:date="2025-11-22T13:14:00Z">
        <w:r w:rsidR="00540F61" w:rsidRPr="00540F61" w:rsidDel="00A57BC5">
          <w:rPr>
            <w:rFonts w:ascii="Times New Roman" w:eastAsia="Times New Roman" w:hAnsi="Times New Roman" w:cs="Times New Roman"/>
            <w:sz w:val="24"/>
            <w:szCs w:val="24"/>
          </w:rPr>
          <w:delText>.</w:delText>
        </w:r>
      </w:del>
      <w:r w:rsidR="00540F61" w:rsidRPr="00540F61">
        <w:rPr>
          <w:rFonts w:ascii="Times New Roman" w:eastAsia="Times New Roman" w:hAnsi="Times New Roman" w:cs="Times New Roman"/>
          <w:sz w:val="24"/>
          <w:szCs w:val="24"/>
        </w:rPr>
        <w:t xml:space="preserve"> </w:t>
      </w:r>
      <w:proofErr w:type="spellStart"/>
      <w:r w:rsidR="00540F61" w:rsidRPr="00540F61">
        <w:rPr>
          <w:rFonts w:ascii="Times New Roman" w:eastAsia="Times New Roman" w:hAnsi="Times New Roman" w:cs="Times New Roman"/>
          <w:sz w:val="24"/>
          <w:szCs w:val="24"/>
        </w:rPr>
        <w:t>Planktivores</w:t>
      </w:r>
      <w:proofErr w:type="spellEnd"/>
      <w:r w:rsidR="00540F61" w:rsidRPr="00540F61">
        <w:rPr>
          <w:rFonts w:ascii="Times New Roman" w:eastAsia="Times New Roman" w:hAnsi="Times New Roman" w:cs="Times New Roman"/>
          <w:sz w:val="24"/>
          <w:szCs w:val="24"/>
        </w:rPr>
        <w:t xml:space="preserve"> (15 species) were unique in peaking at night under </w:t>
      </w:r>
      <w:proofErr w:type="spellStart"/>
      <w:r w:rsidR="00540F61" w:rsidRPr="00540F61">
        <w:rPr>
          <w:rFonts w:ascii="Times New Roman" w:eastAsia="Times New Roman" w:hAnsi="Times New Roman" w:cs="Times New Roman"/>
          <w:sz w:val="24"/>
          <w:szCs w:val="24"/>
        </w:rPr>
        <w:t>NoLight</w:t>
      </w:r>
      <w:proofErr w:type="spellEnd"/>
      <w:r w:rsidR="00540F61" w:rsidRPr="00540F61">
        <w:rPr>
          <w:rFonts w:ascii="Times New Roman" w:eastAsia="Times New Roman" w:hAnsi="Times New Roman" w:cs="Times New Roman"/>
          <w:sz w:val="24"/>
          <w:szCs w:val="24"/>
        </w:rPr>
        <w:t xml:space="preserve"> conditions, demonstrating strong light avoidance yet a diurnal signal—likely reflecting vertical migration and daytime depth refuge</w:t>
      </w:r>
      <w:r>
        <w:rPr>
          <w:rFonts w:ascii="Times New Roman" w:eastAsia="Times New Roman" w:hAnsi="Times New Roman" w:cs="Times New Roman"/>
          <w:sz w:val="24"/>
          <w:szCs w:val="24"/>
        </w:rPr>
        <w:t>; and</w:t>
      </w:r>
      <w:del w:id="168" w:author="Diana Alexandra Pazmiño Jaramillo" w:date="2025-11-22T13:15:00Z">
        <w:r w:rsidR="00540F61" w:rsidRPr="00540F61" w:rsidDel="00A57BC5">
          <w:rPr>
            <w:rFonts w:ascii="Times New Roman" w:eastAsia="Times New Roman" w:hAnsi="Times New Roman" w:cs="Times New Roman"/>
            <w:sz w:val="24"/>
            <w:szCs w:val="24"/>
          </w:rPr>
          <w:delText>.</w:delText>
        </w:r>
      </w:del>
      <w:r w:rsidR="00540F61" w:rsidRPr="00540F6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w:t>
      </w:r>
      <w:del w:id="169" w:author="Diana Alexandra Pazmiño Jaramillo" w:date="2025-11-22T13:15:00Z">
        <w:r w:rsidR="00540F61" w:rsidRPr="00540F61" w:rsidDel="00A57BC5">
          <w:rPr>
            <w:rFonts w:ascii="Times New Roman" w:eastAsia="Times New Roman" w:hAnsi="Times New Roman" w:cs="Times New Roman"/>
            <w:sz w:val="24"/>
            <w:szCs w:val="24"/>
          </w:rPr>
          <w:delText>B</w:delText>
        </w:r>
      </w:del>
      <w:r w:rsidR="00540F61" w:rsidRPr="00540F61">
        <w:rPr>
          <w:rFonts w:ascii="Times New Roman" w:eastAsia="Times New Roman" w:hAnsi="Times New Roman" w:cs="Times New Roman"/>
          <w:sz w:val="24"/>
          <w:szCs w:val="24"/>
        </w:rPr>
        <w:t xml:space="preserve">enthic crustaceans (4 species) </w:t>
      </w:r>
      <w:r w:rsidR="00540F61" w:rsidRPr="00540F61">
        <w:rPr>
          <w:rFonts w:ascii="Times New Roman" w:eastAsia="Times New Roman" w:hAnsi="Times New Roman" w:cs="Times New Roman"/>
          <w:sz w:val="24"/>
          <w:szCs w:val="24"/>
        </w:rPr>
        <w:lastRenderedPageBreak/>
        <w:t xml:space="preserve">favored daytime </w:t>
      </w:r>
      <w:proofErr w:type="spellStart"/>
      <w:r w:rsidR="00540F61" w:rsidRPr="00540F61">
        <w:rPr>
          <w:rFonts w:ascii="Times New Roman" w:eastAsia="Times New Roman" w:hAnsi="Times New Roman" w:cs="Times New Roman"/>
          <w:sz w:val="24"/>
          <w:szCs w:val="24"/>
        </w:rPr>
        <w:t>NoLight</w:t>
      </w:r>
      <w:proofErr w:type="spellEnd"/>
      <w:r w:rsidR="00540F61" w:rsidRPr="00540F61">
        <w:rPr>
          <w:rFonts w:ascii="Times New Roman" w:eastAsia="Times New Roman" w:hAnsi="Times New Roman" w:cs="Times New Roman"/>
          <w:sz w:val="24"/>
          <w:szCs w:val="24"/>
        </w:rPr>
        <w:t xml:space="preserve"> and showed moderate light attraction with strong diurnal patterns. Parasites (2 species) preferred daytime </w:t>
      </w:r>
      <w:proofErr w:type="spellStart"/>
      <w:r w:rsidR="00540F61" w:rsidRPr="00540F61">
        <w:rPr>
          <w:rFonts w:ascii="Times New Roman" w:eastAsia="Times New Roman" w:hAnsi="Times New Roman" w:cs="Times New Roman"/>
          <w:sz w:val="24"/>
          <w:szCs w:val="24"/>
        </w:rPr>
        <w:t>NoLight</w:t>
      </w:r>
      <w:proofErr w:type="spellEnd"/>
      <w:r w:rsidR="00540F61" w:rsidRPr="00540F61">
        <w:rPr>
          <w:rFonts w:ascii="Times New Roman" w:eastAsia="Times New Roman" w:hAnsi="Times New Roman" w:cs="Times New Roman"/>
          <w:sz w:val="24"/>
          <w:szCs w:val="24"/>
        </w:rPr>
        <w:t>, showing strong light attraction and an exceptionally strong diurnal pattern</w:t>
      </w:r>
      <w:r w:rsidR="00540F61">
        <w:rPr>
          <w:rFonts w:ascii="Times New Roman" w:eastAsia="Times New Roman" w:hAnsi="Times New Roman" w:cs="Times New Roman"/>
          <w:sz w:val="24"/>
          <w:szCs w:val="24"/>
        </w:rPr>
        <w:t xml:space="preserve">. </w:t>
      </w:r>
      <w:r w:rsidR="00540F61" w:rsidRPr="00CE0054">
        <w:rPr>
          <w:rFonts w:ascii="Times New Roman" w:eastAsia="Times New Roman" w:hAnsi="Times New Roman" w:cs="Times New Roman"/>
          <w:sz w:val="24"/>
          <w:szCs w:val="24"/>
        </w:rPr>
        <w:t xml:space="preserve">In contrast, pathogens (3 species) were most abundant at night under </w:t>
      </w:r>
      <w:proofErr w:type="spellStart"/>
      <w:r w:rsidR="00540F61" w:rsidRPr="00CE0054">
        <w:rPr>
          <w:rFonts w:ascii="Times New Roman" w:eastAsia="Times New Roman" w:hAnsi="Times New Roman" w:cs="Times New Roman"/>
          <w:sz w:val="24"/>
          <w:szCs w:val="24"/>
        </w:rPr>
        <w:t>NoLight</w:t>
      </w:r>
      <w:proofErr w:type="spellEnd"/>
      <w:r w:rsidR="00540F61" w:rsidRPr="00CE0054">
        <w:rPr>
          <w:rFonts w:ascii="Times New Roman" w:eastAsia="Times New Roman" w:hAnsi="Times New Roman" w:cs="Times New Roman"/>
          <w:sz w:val="24"/>
          <w:szCs w:val="24"/>
        </w:rPr>
        <w:t>, exhibiting moderate light avoidance and no diel pattern.</w:t>
      </w:r>
      <w:r w:rsidR="00540F61">
        <w:rPr>
          <w:rFonts w:ascii="Times New Roman" w:eastAsia="Times New Roman" w:hAnsi="Times New Roman" w:cs="Times New Roman"/>
          <w:sz w:val="24"/>
          <w:szCs w:val="24"/>
        </w:rPr>
        <w:t xml:space="preserve"> </w:t>
      </w:r>
      <w:commentRangeStart w:id="170"/>
      <w:r w:rsidR="00540F61" w:rsidRPr="00CE0054">
        <w:rPr>
          <w:rFonts w:ascii="Times New Roman" w:eastAsia="Times New Roman" w:hAnsi="Times New Roman" w:cs="Times New Roman"/>
          <w:sz w:val="24"/>
          <w:szCs w:val="24"/>
        </w:rPr>
        <w:t xml:space="preserve">At higher trophic levels, </w:t>
      </w:r>
      <w:proofErr w:type="spellStart"/>
      <w:r w:rsidR="00540F61" w:rsidRPr="00CE0054">
        <w:rPr>
          <w:rFonts w:ascii="Times New Roman" w:eastAsia="Times New Roman" w:hAnsi="Times New Roman" w:cs="Times New Roman"/>
          <w:sz w:val="24"/>
          <w:szCs w:val="24"/>
        </w:rPr>
        <w:t>mesopredators</w:t>
      </w:r>
      <w:proofErr w:type="spellEnd"/>
      <w:r w:rsidR="00540F61" w:rsidRPr="00CE0054">
        <w:rPr>
          <w:rFonts w:ascii="Times New Roman" w:eastAsia="Times New Roman" w:hAnsi="Times New Roman" w:cs="Times New Roman"/>
          <w:sz w:val="24"/>
          <w:szCs w:val="24"/>
        </w:rPr>
        <w:t xml:space="preserve"> (5 species) and apex predators (4 species) were most abundant during daytime under light</w:t>
      </w:r>
      <w:r>
        <w:rPr>
          <w:rFonts w:ascii="Times New Roman" w:eastAsia="Times New Roman" w:hAnsi="Times New Roman" w:cs="Times New Roman"/>
          <w:sz w:val="24"/>
          <w:szCs w:val="24"/>
        </w:rPr>
        <w:t xml:space="preserve"> </w:t>
      </w:r>
      <w:commentRangeEnd w:id="170"/>
      <w:r>
        <w:rPr>
          <w:rStyle w:val="CommentReference"/>
          <w:rFonts w:ascii="Times New Roman" w:eastAsia="Times New Roman" w:hAnsi="Times New Roman" w:cs="Times New Roman"/>
          <w:sz w:val="24"/>
          <w:szCs w:val="24"/>
        </w:rPr>
        <w:commentReference w:id="170"/>
      </w:r>
      <w:r>
        <w:rPr>
          <w:rFonts w:ascii="Times New Roman" w:eastAsia="Times New Roman" w:hAnsi="Times New Roman" w:cs="Times New Roman"/>
          <w:sz w:val="24"/>
          <w:szCs w:val="24"/>
        </w:rPr>
        <w:t>(Fig, 4)</w:t>
      </w:r>
      <w:r w:rsidR="00540F61" w:rsidRPr="00CE0054">
        <w:rPr>
          <w:rFonts w:ascii="Times New Roman" w:eastAsia="Times New Roman" w:hAnsi="Times New Roman" w:cs="Times New Roman"/>
          <w:sz w:val="24"/>
          <w:szCs w:val="24"/>
        </w:rPr>
        <w:t xml:space="preserve">. </w:t>
      </w:r>
      <w:del w:id="171" w:author="Pedro Brandão" w:date="2025-11-04T15:48:00Z">
        <w:r w:rsidR="00540F61" w:rsidDel="00733686">
          <w:rPr>
            <w:rFonts w:ascii="Times New Roman" w:eastAsia="Times New Roman" w:hAnsi="Times New Roman" w:cs="Times New Roman"/>
            <w:sz w:val="24"/>
            <w:szCs w:val="24"/>
          </w:rPr>
          <w:delText>They</w:delText>
        </w:r>
        <w:r w:rsidR="00540F61" w:rsidRPr="00CE0054" w:rsidDel="00733686">
          <w:rPr>
            <w:rFonts w:ascii="Times New Roman" w:eastAsia="Times New Roman" w:hAnsi="Times New Roman" w:cs="Times New Roman"/>
            <w:sz w:val="24"/>
            <w:szCs w:val="24"/>
          </w:rPr>
          <w:delText xml:space="preserve"> </w:delText>
        </w:r>
      </w:del>
      <w:proofErr w:type="spellStart"/>
      <w:ins w:id="172" w:author="Pedro Brandão" w:date="2025-11-04T15:48:00Z">
        <w:r w:rsidR="00733686">
          <w:rPr>
            <w:rFonts w:ascii="Times New Roman" w:eastAsia="Times New Roman" w:hAnsi="Times New Roman" w:cs="Times New Roman"/>
            <w:sz w:val="24"/>
            <w:szCs w:val="24"/>
          </w:rPr>
          <w:t>Mesopredators</w:t>
        </w:r>
        <w:proofErr w:type="spellEnd"/>
        <w:r w:rsidR="00733686" w:rsidRPr="00CE0054">
          <w:rPr>
            <w:rFonts w:ascii="Times New Roman" w:eastAsia="Times New Roman" w:hAnsi="Times New Roman" w:cs="Times New Roman"/>
            <w:sz w:val="24"/>
            <w:szCs w:val="24"/>
          </w:rPr>
          <w:t xml:space="preserve"> </w:t>
        </w:r>
      </w:ins>
      <w:r w:rsidR="00540F61" w:rsidRPr="00CE0054">
        <w:rPr>
          <w:rFonts w:ascii="Times New Roman" w:eastAsia="Times New Roman" w:hAnsi="Times New Roman" w:cs="Times New Roman"/>
          <w:sz w:val="24"/>
          <w:szCs w:val="24"/>
        </w:rPr>
        <w:t>exhibited strong light avoidance and a diurnal trend, whereas apex predators showed exceptionally strong light attraction and a strong diurnal signal—supporting the hypothesis that artificial light attracts predators and alters trophic interactions.</w:t>
      </w:r>
    </w:p>
    <w:p w14:paraId="44E798EA" w14:textId="77777777" w:rsidR="0044392B" w:rsidRDefault="0044392B" w:rsidP="00540F61">
      <w:pPr>
        <w:contextualSpacing/>
        <w:rPr>
          <w:rFonts w:ascii="Times New Roman" w:eastAsia="Times New Roman" w:hAnsi="Times New Roman" w:cs="Times New Roman"/>
          <w:sz w:val="24"/>
          <w:szCs w:val="24"/>
          <w:lang w:val="en-US"/>
        </w:rPr>
      </w:pPr>
    </w:p>
    <w:p w14:paraId="142EFE37" w14:textId="77777777" w:rsidR="0044392B" w:rsidRDefault="0044392B" w:rsidP="00540F61">
      <w:pPr>
        <w:contextualSpacing/>
        <w:rPr>
          <w:rFonts w:ascii="Times New Roman" w:eastAsia="Times New Roman" w:hAnsi="Times New Roman" w:cs="Times New Roman"/>
          <w:sz w:val="24"/>
          <w:szCs w:val="24"/>
          <w:lang w:val="en-US"/>
        </w:rPr>
      </w:pPr>
    </w:p>
    <w:p w14:paraId="1C133C59" w14:textId="77777777" w:rsidR="0044392B" w:rsidRDefault="0044392B" w:rsidP="00540F61">
      <w:pPr>
        <w:contextualSpacing/>
        <w:rPr>
          <w:rFonts w:ascii="Times New Roman" w:eastAsia="Times New Roman" w:hAnsi="Times New Roman" w:cs="Times New Roman"/>
          <w:sz w:val="24"/>
          <w:szCs w:val="24"/>
          <w:lang w:val="en-US"/>
        </w:rPr>
      </w:pPr>
    </w:p>
    <w:p w14:paraId="5573DFD1" w14:textId="77777777" w:rsidR="0044392B" w:rsidRDefault="0044392B" w:rsidP="00540F61">
      <w:pPr>
        <w:contextualSpacing/>
        <w:rPr>
          <w:rFonts w:ascii="Times New Roman" w:eastAsia="Times New Roman" w:hAnsi="Times New Roman" w:cs="Times New Roman"/>
          <w:sz w:val="24"/>
          <w:szCs w:val="24"/>
          <w:lang w:val="en-US"/>
        </w:rPr>
      </w:pPr>
    </w:p>
    <w:p w14:paraId="0D40665C" w14:textId="77777777" w:rsidR="0044392B" w:rsidRDefault="0044392B" w:rsidP="00540F61">
      <w:pPr>
        <w:contextualSpacing/>
        <w:rPr>
          <w:rFonts w:ascii="Times New Roman" w:eastAsia="Times New Roman" w:hAnsi="Times New Roman" w:cs="Times New Roman"/>
          <w:sz w:val="24"/>
          <w:szCs w:val="24"/>
          <w:lang w:val="en-US"/>
        </w:rPr>
      </w:pPr>
    </w:p>
    <w:p w14:paraId="724A863D" w14:textId="77777777" w:rsidR="0044392B" w:rsidRDefault="0044392B" w:rsidP="00540F61">
      <w:pPr>
        <w:contextualSpacing/>
        <w:rPr>
          <w:rFonts w:ascii="Times New Roman" w:eastAsia="Times New Roman" w:hAnsi="Times New Roman" w:cs="Times New Roman"/>
          <w:sz w:val="24"/>
          <w:szCs w:val="24"/>
          <w:lang w:val="en-US"/>
        </w:rPr>
      </w:pPr>
    </w:p>
    <w:p w14:paraId="72B63C28" w14:textId="77777777" w:rsidR="0044392B" w:rsidRDefault="0044392B" w:rsidP="00540F61">
      <w:pPr>
        <w:contextualSpacing/>
        <w:rPr>
          <w:rFonts w:ascii="Times New Roman" w:eastAsia="Times New Roman" w:hAnsi="Times New Roman" w:cs="Times New Roman"/>
          <w:sz w:val="24"/>
          <w:szCs w:val="24"/>
          <w:lang w:val="en-US"/>
        </w:rPr>
      </w:pPr>
    </w:p>
    <w:p w14:paraId="1F9D9D38" w14:textId="77777777" w:rsidR="0044392B" w:rsidRDefault="0044392B" w:rsidP="00540F61">
      <w:pPr>
        <w:contextualSpacing/>
        <w:rPr>
          <w:rFonts w:ascii="Times New Roman" w:eastAsia="Times New Roman" w:hAnsi="Times New Roman" w:cs="Times New Roman"/>
          <w:sz w:val="24"/>
          <w:szCs w:val="24"/>
          <w:lang w:val="en-US"/>
        </w:rPr>
      </w:pPr>
    </w:p>
    <w:p w14:paraId="68E8676E" w14:textId="77777777" w:rsidR="0044392B" w:rsidRDefault="0044392B" w:rsidP="00540F61">
      <w:pPr>
        <w:contextualSpacing/>
        <w:rPr>
          <w:rFonts w:ascii="Times New Roman" w:eastAsia="Times New Roman" w:hAnsi="Times New Roman" w:cs="Times New Roman"/>
          <w:sz w:val="24"/>
          <w:szCs w:val="24"/>
          <w:lang w:val="en-US"/>
        </w:rPr>
      </w:pPr>
    </w:p>
    <w:p w14:paraId="1CBB75B7" w14:textId="77777777" w:rsidR="0044392B" w:rsidRDefault="0044392B" w:rsidP="00540F61">
      <w:pPr>
        <w:contextualSpacing/>
        <w:rPr>
          <w:rFonts w:ascii="Times New Roman" w:eastAsia="Times New Roman" w:hAnsi="Times New Roman" w:cs="Times New Roman"/>
          <w:sz w:val="24"/>
          <w:szCs w:val="24"/>
          <w:lang w:val="en-US"/>
        </w:rPr>
      </w:pPr>
    </w:p>
    <w:p w14:paraId="2D05A7A5" w14:textId="77777777" w:rsidR="0044392B" w:rsidRDefault="0044392B" w:rsidP="00540F61">
      <w:pPr>
        <w:contextualSpacing/>
        <w:rPr>
          <w:rFonts w:ascii="Times New Roman" w:eastAsia="Times New Roman" w:hAnsi="Times New Roman" w:cs="Times New Roman"/>
          <w:sz w:val="24"/>
          <w:szCs w:val="24"/>
          <w:lang w:val="en-US"/>
        </w:rPr>
      </w:pPr>
    </w:p>
    <w:p w14:paraId="483632D8" w14:textId="18F7EB9F" w:rsidR="00540F61" w:rsidRPr="00F61626" w:rsidRDefault="00540F61" w:rsidP="00540F61">
      <w:pPr>
        <w:contextualSpacing/>
        <w:rPr>
          <w:rFonts w:ascii="Times New Roman" w:eastAsia="Times New Roman" w:hAnsi="Times New Roman" w:cs="Times New Roman"/>
          <w:sz w:val="24"/>
          <w:szCs w:val="24"/>
        </w:rPr>
      </w:pPr>
      <w:commentRangeStart w:id="173"/>
      <w:commentRangeStart w:id="174"/>
      <w:commentRangeStart w:id="175"/>
      <w:r w:rsidRPr="00F61626">
        <w:rPr>
          <w:rFonts w:ascii="Times New Roman" w:eastAsia="Times New Roman" w:hAnsi="Times New Roman" w:cs="Times New Roman"/>
          <w:sz w:val="24"/>
          <w:szCs w:val="24"/>
          <w:lang w:val="en-US"/>
        </w:rPr>
        <w:t xml:space="preserve">Table </w:t>
      </w:r>
      <w:r w:rsidRPr="00540F61">
        <w:rPr>
          <w:rFonts w:ascii="Times New Roman" w:eastAsia="Times New Roman" w:hAnsi="Times New Roman" w:cs="Times New Roman"/>
          <w:sz w:val="24"/>
          <w:szCs w:val="24"/>
          <w:lang w:val="en-US"/>
        </w:rPr>
        <w:t>2</w:t>
      </w:r>
      <w:r w:rsidRPr="00F61626">
        <w:rPr>
          <w:rFonts w:ascii="Times New Roman" w:eastAsia="Times New Roman" w:hAnsi="Times New Roman" w:cs="Times New Roman"/>
          <w:sz w:val="24"/>
          <w:szCs w:val="24"/>
          <w:lang w:val="en-US"/>
        </w:rPr>
        <w:t>. Trophic group composition and environmental preferences</w:t>
      </w:r>
      <w:ins w:id="176" w:author="Pedro Brandão" w:date="2025-11-04T15:51:00Z">
        <w:del w:id="177" w:author="Diana Alexandra Pazmiño Jaramillo" w:date="2025-11-22T12:44:00Z">
          <w:r w:rsidR="009173D4" w:rsidDel="00A57BC5">
            <w:rPr>
              <w:rFonts w:ascii="Times New Roman" w:eastAsia="Times New Roman" w:hAnsi="Times New Roman" w:cs="Times New Roman"/>
              <w:sz w:val="24"/>
              <w:szCs w:val="24"/>
              <w:lang w:val="en-US"/>
            </w:rPr>
            <w:delText xml:space="preserve"> </w:delText>
          </w:r>
        </w:del>
      </w:ins>
      <w:ins w:id="178" w:author="Diana Alexandra Pazmiño Jaramillo" w:date="2025-11-22T12:44:00Z">
        <w:r w:rsidR="00A57BC5">
          <w:rPr>
            <w:rFonts w:ascii="Times New Roman" w:eastAsia="Times New Roman" w:hAnsi="Times New Roman" w:cs="Times New Roman"/>
            <w:sz w:val="24"/>
            <w:szCs w:val="24"/>
            <w:lang w:val="en-US"/>
          </w:rPr>
          <w:t xml:space="preserve"> detected by COI and MV1</w:t>
        </w:r>
      </w:ins>
      <w:ins w:id="179" w:author="Pedro Brandão" w:date="2025-11-04T15:58:00Z">
        <w:del w:id="180" w:author="Diana Alexandra Pazmiño Jaramillo" w:date="2025-11-22T12:44:00Z">
          <w:r w:rsidR="009173D4" w:rsidDel="00A57BC5">
            <w:rPr>
              <w:rFonts w:ascii="Times New Roman" w:eastAsia="Times New Roman" w:hAnsi="Times New Roman" w:cs="Times New Roman"/>
              <w:sz w:val="24"/>
              <w:szCs w:val="24"/>
              <w:lang w:val="en-US"/>
            </w:rPr>
            <w:delText>(</w:delText>
          </w:r>
        </w:del>
      </w:ins>
      <w:ins w:id="181" w:author="Pedro Brandão" w:date="2025-11-04T15:52:00Z">
        <w:del w:id="182" w:author="Diana Alexandra Pazmiño Jaramillo" w:date="2025-11-22T12:44:00Z">
          <w:r w:rsidR="009173D4" w:rsidDel="00A57BC5">
            <w:rPr>
              <w:rFonts w:ascii="Times New Roman" w:eastAsia="Times New Roman" w:hAnsi="Times New Roman" w:cs="Times New Roman"/>
              <w:sz w:val="24"/>
              <w:szCs w:val="24"/>
              <w:lang w:val="en-US"/>
            </w:rPr>
            <w:delText>COI marker</w:delText>
          </w:r>
        </w:del>
      </w:ins>
      <w:ins w:id="183" w:author="Pedro Brandão" w:date="2025-11-04T15:58:00Z">
        <w:del w:id="184" w:author="Diana Alexandra Pazmiño Jaramillo" w:date="2025-11-22T12:44:00Z">
          <w:r w:rsidR="009173D4" w:rsidDel="00A57BC5">
            <w:rPr>
              <w:rFonts w:ascii="Times New Roman" w:eastAsia="Times New Roman" w:hAnsi="Times New Roman" w:cs="Times New Roman"/>
              <w:sz w:val="24"/>
              <w:szCs w:val="24"/>
              <w:lang w:val="en-US"/>
            </w:rPr>
            <w:delText>)</w:delText>
          </w:r>
        </w:del>
      </w:ins>
      <w:commentRangeStart w:id="185"/>
      <w:commentRangeStart w:id="186"/>
      <w:ins w:id="187" w:author="Pedro Brandão" w:date="2025-11-04T15:51:00Z">
        <w:r w:rsidR="009173D4">
          <w:rPr>
            <w:rFonts w:ascii="Times New Roman" w:eastAsia="Times New Roman" w:hAnsi="Times New Roman" w:cs="Times New Roman"/>
            <w:sz w:val="24"/>
            <w:szCs w:val="24"/>
            <w:lang w:val="en-US"/>
          </w:rPr>
          <w:t>.</w:t>
        </w:r>
        <w:commentRangeEnd w:id="185"/>
        <w:r w:rsidR="009173D4" w:rsidRPr="00F61626">
          <w:rPr>
            <w:rStyle w:val="CommentReference"/>
            <w:rFonts w:ascii="Times New Roman" w:eastAsia="Times New Roman" w:hAnsi="Times New Roman" w:cs="Times New Roman"/>
            <w:sz w:val="24"/>
            <w:szCs w:val="24"/>
          </w:rPr>
          <w:commentReference w:id="185"/>
        </w:r>
      </w:ins>
      <w:commentRangeEnd w:id="173"/>
      <w:commentRangeEnd w:id="186"/>
      <w:r w:rsidR="00A57BC5" w:rsidRPr="00F61626">
        <w:rPr>
          <w:rStyle w:val="CommentReference"/>
          <w:rFonts w:ascii="Times New Roman" w:eastAsia="Times New Roman" w:hAnsi="Times New Roman" w:cs="Times New Roman"/>
          <w:sz w:val="24"/>
          <w:szCs w:val="24"/>
        </w:rPr>
        <w:commentReference w:id="186"/>
      </w:r>
      <w:r w:rsidR="00013D89" w:rsidRPr="00F61626">
        <w:rPr>
          <w:rStyle w:val="CommentReference"/>
          <w:rFonts w:ascii="Times New Roman" w:eastAsia="Times New Roman" w:hAnsi="Times New Roman" w:cs="Times New Roman"/>
          <w:sz w:val="24"/>
          <w:szCs w:val="24"/>
        </w:rPr>
        <w:commentReference w:id="173"/>
      </w:r>
      <w:commentRangeEnd w:id="174"/>
      <w:commentRangeEnd w:id="175"/>
      <w:r w:rsidR="00DF1A3C" w:rsidRPr="00F61626">
        <w:rPr>
          <w:rStyle w:val="CommentReference"/>
          <w:rFonts w:ascii="Times New Roman" w:eastAsia="Times New Roman" w:hAnsi="Times New Roman" w:cs="Times New Roman"/>
          <w:sz w:val="24"/>
          <w:szCs w:val="24"/>
        </w:rPr>
        <w:commentReference w:id="174"/>
      </w:r>
      <w:r w:rsidR="00DC1A23" w:rsidRPr="00F61626">
        <w:rPr>
          <w:rStyle w:val="CommentReference"/>
          <w:rFonts w:ascii="Times New Roman" w:eastAsia="Times New Roman" w:hAnsi="Times New Roman" w:cs="Times New Roman"/>
          <w:sz w:val="24"/>
          <w:szCs w:val="24"/>
        </w:rPr>
        <w:commentReference w:id="175"/>
      </w:r>
    </w:p>
    <w:tbl>
      <w:tblPr>
        <w:tblW w:w="9932" w:type="dxa"/>
        <w:tblCellSpacing w:w="15" w:type="dxa"/>
        <w:tblCellMar>
          <w:top w:w="15" w:type="dxa"/>
          <w:left w:w="15" w:type="dxa"/>
          <w:bottom w:w="15" w:type="dxa"/>
          <w:right w:w="15" w:type="dxa"/>
        </w:tblCellMar>
        <w:tblLook w:val="04A0" w:firstRow="1" w:lastRow="0" w:firstColumn="1" w:lastColumn="0" w:noHBand="0" w:noVBand="1"/>
      </w:tblPr>
      <w:tblGrid>
        <w:gridCol w:w="1620"/>
        <w:gridCol w:w="855"/>
        <w:gridCol w:w="1620"/>
        <w:gridCol w:w="1306"/>
        <w:gridCol w:w="1214"/>
        <w:gridCol w:w="1655"/>
        <w:gridCol w:w="1662"/>
      </w:tblGrid>
      <w:tr w:rsidR="00540F61" w:rsidRPr="00F61626" w14:paraId="3DE14D16" w14:textId="77777777" w:rsidTr="009D2C7B">
        <w:trPr>
          <w:tblHeader/>
          <w:tblCellSpacing w:w="15" w:type="dxa"/>
        </w:trPr>
        <w:tc>
          <w:tcPr>
            <w:tcW w:w="0" w:type="auto"/>
            <w:tcBorders>
              <w:top w:val="single" w:sz="4" w:space="0" w:color="auto"/>
              <w:bottom w:val="single" w:sz="4" w:space="0" w:color="auto"/>
            </w:tcBorders>
            <w:vAlign w:val="center"/>
            <w:hideMark/>
          </w:tcPr>
          <w:p w14:paraId="624970FE" w14:textId="77777777" w:rsidR="00540F61" w:rsidRPr="00F61626" w:rsidRDefault="00540F61" w:rsidP="009D2C7B">
            <w:pPr>
              <w:rPr>
                <w:rFonts w:ascii="Times New Roman" w:hAnsi="Times New Roman" w:cs="Times New Roman"/>
                <w:b/>
                <w:bCs/>
                <w:sz w:val="18"/>
                <w:szCs w:val="18"/>
                <w:lang w:val="de-DE"/>
              </w:rPr>
            </w:pPr>
            <w:proofErr w:type="spellStart"/>
            <w:r w:rsidRPr="00F61626">
              <w:rPr>
                <w:rFonts w:ascii="Times New Roman" w:hAnsi="Times New Roman" w:cs="Times New Roman"/>
                <w:b/>
                <w:bCs/>
                <w:sz w:val="18"/>
                <w:szCs w:val="18"/>
                <w:lang w:val="de-DE"/>
              </w:rPr>
              <w:lastRenderedPageBreak/>
              <w:t>Trophic</w:t>
            </w:r>
            <w:proofErr w:type="spellEnd"/>
            <w:r w:rsidRPr="00F61626">
              <w:rPr>
                <w:rFonts w:ascii="Times New Roman" w:hAnsi="Times New Roman" w:cs="Times New Roman"/>
                <w:b/>
                <w:bCs/>
                <w:sz w:val="18"/>
                <w:szCs w:val="18"/>
                <w:lang w:val="de-DE"/>
              </w:rPr>
              <w:t xml:space="preserve"> </w:t>
            </w:r>
            <w:proofErr w:type="spellStart"/>
            <w:r w:rsidRPr="00F61626">
              <w:rPr>
                <w:rFonts w:ascii="Times New Roman" w:hAnsi="Times New Roman" w:cs="Times New Roman"/>
                <w:b/>
                <w:bCs/>
                <w:sz w:val="18"/>
                <w:szCs w:val="18"/>
                <w:lang w:val="de-DE"/>
              </w:rPr>
              <w:t>group</w:t>
            </w:r>
            <w:proofErr w:type="spellEnd"/>
          </w:p>
        </w:tc>
        <w:tc>
          <w:tcPr>
            <w:tcW w:w="825" w:type="dxa"/>
            <w:tcBorders>
              <w:top w:val="single" w:sz="4" w:space="0" w:color="auto"/>
              <w:bottom w:val="single" w:sz="4" w:space="0" w:color="auto"/>
            </w:tcBorders>
            <w:vAlign w:val="center"/>
            <w:hideMark/>
          </w:tcPr>
          <w:p w14:paraId="3680A906" w14:textId="77777777" w:rsidR="00540F61" w:rsidRPr="00F61626" w:rsidRDefault="00540F61" w:rsidP="009D2C7B">
            <w:pPr>
              <w:jc w:val="center"/>
              <w:rPr>
                <w:rFonts w:ascii="Times New Roman" w:hAnsi="Times New Roman" w:cs="Times New Roman"/>
                <w:b/>
                <w:bCs/>
                <w:sz w:val="18"/>
                <w:szCs w:val="18"/>
                <w:lang w:val="de-DE"/>
              </w:rPr>
            </w:pPr>
            <w:r w:rsidRPr="00F61626">
              <w:rPr>
                <w:rFonts w:ascii="Times New Roman" w:hAnsi="Times New Roman" w:cs="Times New Roman"/>
                <w:b/>
                <w:bCs/>
                <w:sz w:val="18"/>
                <w:szCs w:val="18"/>
                <w:lang w:val="de-DE"/>
              </w:rPr>
              <w:t xml:space="preserve">N </w:t>
            </w:r>
            <w:proofErr w:type="spellStart"/>
            <w:r>
              <w:rPr>
                <w:rFonts w:ascii="Times New Roman" w:hAnsi="Times New Roman" w:cs="Times New Roman"/>
                <w:b/>
                <w:bCs/>
                <w:sz w:val="18"/>
                <w:szCs w:val="18"/>
                <w:lang w:val="de-DE"/>
              </w:rPr>
              <w:t>s</w:t>
            </w:r>
            <w:r w:rsidRPr="00F61626">
              <w:rPr>
                <w:rFonts w:ascii="Times New Roman" w:hAnsi="Times New Roman" w:cs="Times New Roman"/>
                <w:b/>
                <w:bCs/>
                <w:sz w:val="18"/>
                <w:szCs w:val="18"/>
                <w:lang w:val="de-DE"/>
              </w:rPr>
              <w:t>pecies</w:t>
            </w:r>
            <w:proofErr w:type="spellEnd"/>
          </w:p>
        </w:tc>
        <w:tc>
          <w:tcPr>
            <w:tcW w:w="1590" w:type="dxa"/>
            <w:tcBorders>
              <w:top w:val="single" w:sz="4" w:space="0" w:color="auto"/>
              <w:bottom w:val="single" w:sz="4" w:space="0" w:color="auto"/>
            </w:tcBorders>
            <w:vAlign w:val="center"/>
            <w:hideMark/>
          </w:tcPr>
          <w:p w14:paraId="00E1227A" w14:textId="77777777" w:rsidR="00540F61" w:rsidRPr="00F61626" w:rsidRDefault="00540F61" w:rsidP="009D2C7B">
            <w:pPr>
              <w:jc w:val="center"/>
              <w:rPr>
                <w:rFonts w:ascii="Times New Roman" w:hAnsi="Times New Roman" w:cs="Times New Roman"/>
                <w:b/>
                <w:bCs/>
                <w:sz w:val="18"/>
                <w:szCs w:val="18"/>
                <w:lang w:val="de-DE"/>
              </w:rPr>
            </w:pPr>
            <w:proofErr w:type="spellStart"/>
            <w:r w:rsidRPr="00F61626">
              <w:rPr>
                <w:rFonts w:ascii="Times New Roman" w:hAnsi="Times New Roman" w:cs="Times New Roman"/>
                <w:b/>
                <w:bCs/>
                <w:sz w:val="18"/>
                <w:szCs w:val="18"/>
                <w:lang w:val="de-DE"/>
              </w:rPr>
              <w:t>Preferred</w:t>
            </w:r>
            <w:proofErr w:type="spellEnd"/>
            <w:r w:rsidRPr="00F61626">
              <w:rPr>
                <w:rFonts w:ascii="Times New Roman" w:hAnsi="Times New Roman" w:cs="Times New Roman"/>
                <w:b/>
                <w:bCs/>
                <w:sz w:val="18"/>
                <w:szCs w:val="18"/>
                <w:lang w:val="de-DE"/>
              </w:rPr>
              <w:t xml:space="preserve"> </w:t>
            </w:r>
            <w:proofErr w:type="spellStart"/>
            <w:r w:rsidRPr="00F61626">
              <w:rPr>
                <w:rFonts w:ascii="Times New Roman" w:hAnsi="Times New Roman" w:cs="Times New Roman"/>
                <w:b/>
                <w:bCs/>
                <w:sz w:val="18"/>
                <w:szCs w:val="18"/>
                <w:lang w:val="de-DE"/>
              </w:rPr>
              <w:t>condition</w:t>
            </w:r>
            <w:proofErr w:type="spellEnd"/>
          </w:p>
        </w:tc>
        <w:tc>
          <w:tcPr>
            <w:tcW w:w="1276" w:type="dxa"/>
            <w:tcBorders>
              <w:top w:val="single" w:sz="4" w:space="0" w:color="auto"/>
              <w:bottom w:val="single" w:sz="4" w:space="0" w:color="auto"/>
            </w:tcBorders>
            <w:vAlign w:val="center"/>
            <w:hideMark/>
          </w:tcPr>
          <w:p w14:paraId="57F446E2" w14:textId="77777777" w:rsidR="00540F61" w:rsidRPr="00F61626" w:rsidRDefault="00540F61" w:rsidP="009D2C7B">
            <w:pPr>
              <w:jc w:val="center"/>
              <w:rPr>
                <w:rFonts w:ascii="Times New Roman" w:hAnsi="Times New Roman" w:cs="Times New Roman"/>
                <w:b/>
                <w:bCs/>
                <w:sz w:val="18"/>
                <w:szCs w:val="18"/>
                <w:lang w:val="de-DE"/>
              </w:rPr>
            </w:pPr>
            <w:r w:rsidRPr="00F61626">
              <w:rPr>
                <w:rFonts w:ascii="Times New Roman" w:hAnsi="Times New Roman" w:cs="Times New Roman"/>
                <w:b/>
                <w:bCs/>
                <w:sz w:val="18"/>
                <w:szCs w:val="18"/>
                <w:lang w:val="de-DE"/>
              </w:rPr>
              <w:t xml:space="preserve">Light </w:t>
            </w:r>
            <w:proofErr w:type="spellStart"/>
            <w:r w:rsidRPr="00F61626">
              <w:rPr>
                <w:rFonts w:ascii="Times New Roman" w:hAnsi="Times New Roman" w:cs="Times New Roman"/>
                <w:b/>
                <w:bCs/>
                <w:sz w:val="18"/>
                <w:szCs w:val="18"/>
                <w:lang w:val="de-DE"/>
              </w:rPr>
              <w:t>response</w:t>
            </w:r>
            <w:proofErr w:type="spellEnd"/>
          </w:p>
        </w:tc>
        <w:tc>
          <w:tcPr>
            <w:tcW w:w="1184" w:type="dxa"/>
            <w:tcBorders>
              <w:top w:val="single" w:sz="4" w:space="0" w:color="auto"/>
              <w:bottom w:val="single" w:sz="4" w:space="0" w:color="auto"/>
            </w:tcBorders>
            <w:vAlign w:val="center"/>
            <w:hideMark/>
          </w:tcPr>
          <w:p w14:paraId="51503E84" w14:textId="77777777" w:rsidR="00540F61" w:rsidRPr="00F61626" w:rsidRDefault="00540F61" w:rsidP="009D2C7B">
            <w:pPr>
              <w:jc w:val="center"/>
              <w:rPr>
                <w:rFonts w:ascii="Times New Roman" w:hAnsi="Times New Roman" w:cs="Times New Roman"/>
                <w:b/>
                <w:bCs/>
                <w:sz w:val="18"/>
                <w:szCs w:val="18"/>
                <w:lang w:val="de-DE"/>
              </w:rPr>
            </w:pPr>
            <w:proofErr w:type="spellStart"/>
            <w:r w:rsidRPr="00F61626">
              <w:rPr>
                <w:rFonts w:ascii="Times New Roman" w:hAnsi="Times New Roman" w:cs="Times New Roman"/>
                <w:b/>
                <w:bCs/>
                <w:sz w:val="18"/>
                <w:szCs w:val="18"/>
                <w:lang w:val="de-DE"/>
              </w:rPr>
              <w:t>Diel</w:t>
            </w:r>
            <w:proofErr w:type="spellEnd"/>
            <w:r w:rsidRPr="00F61626">
              <w:rPr>
                <w:rFonts w:ascii="Times New Roman" w:hAnsi="Times New Roman" w:cs="Times New Roman"/>
                <w:b/>
                <w:bCs/>
                <w:sz w:val="18"/>
                <w:szCs w:val="18"/>
                <w:lang w:val="de-DE"/>
              </w:rPr>
              <w:t xml:space="preserve"> </w:t>
            </w:r>
            <w:proofErr w:type="spellStart"/>
            <w:r w:rsidRPr="00F61626">
              <w:rPr>
                <w:rFonts w:ascii="Times New Roman" w:hAnsi="Times New Roman" w:cs="Times New Roman"/>
                <w:b/>
                <w:bCs/>
                <w:sz w:val="18"/>
                <w:szCs w:val="18"/>
                <w:lang w:val="de-DE"/>
              </w:rPr>
              <w:t>response</w:t>
            </w:r>
            <w:proofErr w:type="spellEnd"/>
          </w:p>
        </w:tc>
        <w:tc>
          <w:tcPr>
            <w:tcW w:w="1625" w:type="dxa"/>
            <w:tcBorders>
              <w:top w:val="single" w:sz="4" w:space="0" w:color="auto"/>
              <w:bottom w:val="single" w:sz="4" w:space="0" w:color="auto"/>
            </w:tcBorders>
            <w:vAlign w:val="center"/>
            <w:hideMark/>
          </w:tcPr>
          <w:p w14:paraId="0E7B4145" w14:textId="77777777" w:rsidR="00540F61" w:rsidRPr="00F61626" w:rsidRDefault="00540F61" w:rsidP="009D2C7B">
            <w:pPr>
              <w:jc w:val="center"/>
              <w:rPr>
                <w:rFonts w:ascii="Times New Roman" w:hAnsi="Times New Roman" w:cs="Times New Roman"/>
                <w:b/>
                <w:bCs/>
                <w:sz w:val="18"/>
                <w:szCs w:val="18"/>
                <w:lang w:val="de-DE"/>
              </w:rPr>
            </w:pPr>
            <w:proofErr w:type="spellStart"/>
            <w:r w:rsidRPr="00F61626">
              <w:rPr>
                <w:rFonts w:ascii="Times New Roman" w:hAnsi="Times New Roman" w:cs="Times New Roman"/>
                <w:b/>
                <w:bCs/>
                <w:sz w:val="18"/>
                <w:szCs w:val="18"/>
                <w:lang w:val="de-DE"/>
              </w:rPr>
              <w:t>Fold</w:t>
            </w:r>
            <w:proofErr w:type="spellEnd"/>
            <w:r w:rsidRPr="00F61626">
              <w:rPr>
                <w:rFonts w:ascii="Times New Roman" w:hAnsi="Times New Roman" w:cs="Times New Roman"/>
                <w:b/>
                <w:bCs/>
                <w:sz w:val="18"/>
                <w:szCs w:val="18"/>
                <w:lang w:val="de-DE"/>
              </w:rPr>
              <w:t xml:space="preserve"> </w:t>
            </w:r>
            <w:proofErr w:type="spellStart"/>
            <w:r w:rsidRPr="00F61626">
              <w:rPr>
                <w:rFonts w:ascii="Times New Roman" w:hAnsi="Times New Roman" w:cs="Times New Roman"/>
                <w:b/>
                <w:bCs/>
                <w:sz w:val="18"/>
                <w:szCs w:val="18"/>
                <w:lang w:val="de-DE"/>
              </w:rPr>
              <w:t>change</w:t>
            </w:r>
            <w:proofErr w:type="spellEnd"/>
            <w:r w:rsidRPr="00F61626">
              <w:rPr>
                <w:rFonts w:ascii="Times New Roman" w:hAnsi="Times New Roman" w:cs="Times New Roman"/>
                <w:b/>
                <w:bCs/>
                <w:sz w:val="18"/>
                <w:szCs w:val="18"/>
                <w:lang w:val="de-DE"/>
              </w:rPr>
              <w:t xml:space="preserve"> (Light)</w:t>
            </w:r>
          </w:p>
        </w:tc>
        <w:tc>
          <w:tcPr>
            <w:tcW w:w="1471" w:type="dxa"/>
            <w:tcBorders>
              <w:top w:val="single" w:sz="4" w:space="0" w:color="auto"/>
              <w:bottom w:val="single" w:sz="4" w:space="0" w:color="auto"/>
            </w:tcBorders>
            <w:vAlign w:val="center"/>
            <w:hideMark/>
          </w:tcPr>
          <w:p w14:paraId="2983BC73" w14:textId="77777777" w:rsidR="00540F61" w:rsidRPr="00F61626" w:rsidRDefault="00540F61" w:rsidP="009D2C7B">
            <w:pPr>
              <w:jc w:val="center"/>
              <w:rPr>
                <w:rFonts w:ascii="Times New Roman" w:hAnsi="Times New Roman" w:cs="Times New Roman"/>
                <w:b/>
                <w:bCs/>
                <w:sz w:val="18"/>
                <w:szCs w:val="18"/>
                <w:lang w:val="de-DE"/>
              </w:rPr>
            </w:pPr>
            <w:proofErr w:type="spellStart"/>
            <w:r w:rsidRPr="00F61626">
              <w:rPr>
                <w:rFonts w:ascii="Times New Roman" w:hAnsi="Times New Roman" w:cs="Times New Roman"/>
                <w:b/>
                <w:bCs/>
                <w:sz w:val="18"/>
                <w:szCs w:val="18"/>
                <w:lang w:val="de-DE"/>
              </w:rPr>
              <w:t>Fold</w:t>
            </w:r>
            <w:proofErr w:type="spellEnd"/>
            <w:r w:rsidRPr="00F61626">
              <w:rPr>
                <w:rFonts w:ascii="Times New Roman" w:hAnsi="Times New Roman" w:cs="Times New Roman"/>
                <w:b/>
                <w:bCs/>
                <w:sz w:val="18"/>
                <w:szCs w:val="18"/>
                <w:lang w:val="de-DE"/>
              </w:rPr>
              <w:t xml:space="preserve"> </w:t>
            </w:r>
            <w:proofErr w:type="spellStart"/>
            <w:r w:rsidRPr="00F61626">
              <w:rPr>
                <w:rFonts w:ascii="Times New Roman" w:hAnsi="Times New Roman" w:cs="Times New Roman"/>
                <w:b/>
                <w:bCs/>
                <w:sz w:val="18"/>
                <w:szCs w:val="18"/>
                <w:lang w:val="de-DE"/>
              </w:rPr>
              <w:t>change</w:t>
            </w:r>
            <w:proofErr w:type="spellEnd"/>
            <w:r w:rsidRPr="00F61626">
              <w:rPr>
                <w:rFonts w:ascii="Times New Roman" w:hAnsi="Times New Roman" w:cs="Times New Roman"/>
                <w:b/>
                <w:bCs/>
                <w:sz w:val="18"/>
                <w:szCs w:val="18"/>
                <w:lang w:val="de-DE"/>
              </w:rPr>
              <w:t xml:space="preserve"> (Diel)</w:t>
            </w:r>
          </w:p>
        </w:tc>
      </w:tr>
      <w:tr w:rsidR="00540F61" w:rsidRPr="00F61626" w14:paraId="04F2D465" w14:textId="77777777" w:rsidTr="009D2C7B">
        <w:trPr>
          <w:tblCellSpacing w:w="15" w:type="dxa"/>
        </w:trPr>
        <w:tc>
          <w:tcPr>
            <w:tcW w:w="0" w:type="auto"/>
            <w:vAlign w:val="center"/>
            <w:hideMark/>
          </w:tcPr>
          <w:p w14:paraId="07571F82" w14:textId="77777777" w:rsidR="00540F61" w:rsidRPr="00F61626" w:rsidRDefault="00540F61" w:rsidP="009D2C7B">
            <w:pP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Primary </w:t>
            </w:r>
            <w:proofErr w:type="spellStart"/>
            <w:r w:rsidRPr="00F61626">
              <w:rPr>
                <w:rFonts w:ascii="Times New Roman" w:hAnsi="Times New Roman" w:cs="Times New Roman"/>
                <w:sz w:val="18"/>
                <w:szCs w:val="18"/>
                <w:lang w:val="de-DE"/>
              </w:rPr>
              <w:t>producers</w:t>
            </w:r>
            <w:proofErr w:type="spellEnd"/>
          </w:p>
        </w:tc>
        <w:tc>
          <w:tcPr>
            <w:tcW w:w="825" w:type="dxa"/>
            <w:vAlign w:val="center"/>
            <w:hideMark/>
          </w:tcPr>
          <w:p w14:paraId="346081E3"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89</w:t>
            </w:r>
          </w:p>
        </w:tc>
        <w:tc>
          <w:tcPr>
            <w:tcW w:w="1590" w:type="dxa"/>
            <w:vAlign w:val="center"/>
            <w:hideMark/>
          </w:tcPr>
          <w:p w14:paraId="7563BC20"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Day + </w:t>
            </w:r>
            <w:proofErr w:type="spellStart"/>
            <w:r w:rsidRPr="00F61626">
              <w:rPr>
                <w:rFonts w:ascii="Times New Roman" w:hAnsi="Times New Roman" w:cs="Times New Roman"/>
                <w:sz w:val="18"/>
                <w:szCs w:val="18"/>
                <w:lang w:val="de-DE"/>
              </w:rPr>
              <w:t>NoLight</w:t>
            </w:r>
            <w:proofErr w:type="spellEnd"/>
          </w:p>
        </w:tc>
        <w:tc>
          <w:tcPr>
            <w:tcW w:w="1276" w:type="dxa"/>
            <w:vAlign w:val="center"/>
            <w:hideMark/>
          </w:tcPr>
          <w:p w14:paraId="0E350F97"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Strong </w:t>
            </w:r>
            <w:proofErr w:type="spellStart"/>
            <w:r w:rsidRPr="00F61626">
              <w:rPr>
                <w:rFonts w:ascii="Times New Roman" w:hAnsi="Times New Roman" w:cs="Times New Roman"/>
                <w:sz w:val="18"/>
                <w:szCs w:val="18"/>
                <w:lang w:val="de-DE"/>
              </w:rPr>
              <w:t>avoid</w:t>
            </w:r>
            <w:proofErr w:type="spellEnd"/>
          </w:p>
        </w:tc>
        <w:tc>
          <w:tcPr>
            <w:tcW w:w="1184" w:type="dxa"/>
            <w:vAlign w:val="center"/>
            <w:hideMark/>
          </w:tcPr>
          <w:p w14:paraId="24A3BFFD"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Strong </w:t>
            </w:r>
            <w:proofErr w:type="spellStart"/>
            <w:r w:rsidRPr="00F61626">
              <w:rPr>
                <w:rFonts w:ascii="Times New Roman" w:hAnsi="Times New Roman" w:cs="Times New Roman"/>
                <w:sz w:val="18"/>
                <w:szCs w:val="18"/>
                <w:lang w:val="de-DE"/>
              </w:rPr>
              <w:t>diurnal</w:t>
            </w:r>
            <w:proofErr w:type="spellEnd"/>
          </w:p>
        </w:tc>
        <w:tc>
          <w:tcPr>
            <w:tcW w:w="1625" w:type="dxa"/>
            <w:vAlign w:val="center"/>
            <w:hideMark/>
          </w:tcPr>
          <w:p w14:paraId="3909263A"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0.50×</w:t>
            </w:r>
          </w:p>
        </w:tc>
        <w:tc>
          <w:tcPr>
            <w:tcW w:w="1471" w:type="dxa"/>
            <w:vAlign w:val="center"/>
            <w:hideMark/>
          </w:tcPr>
          <w:p w14:paraId="2F0C4654"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15,933×</w:t>
            </w:r>
          </w:p>
        </w:tc>
      </w:tr>
      <w:tr w:rsidR="00540F61" w:rsidRPr="00F61626" w14:paraId="15A6EAB7" w14:textId="77777777" w:rsidTr="009D2C7B">
        <w:trPr>
          <w:tblCellSpacing w:w="15" w:type="dxa"/>
        </w:trPr>
        <w:tc>
          <w:tcPr>
            <w:tcW w:w="0" w:type="auto"/>
            <w:vAlign w:val="center"/>
            <w:hideMark/>
          </w:tcPr>
          <w:p w14:paraId="72CACBEE" w14:textId="77777777" w:rsidR="00540F61" w:rsidRPr="00F61626" w:rsidRDefault="00540F61" w:rsidP="009D2C7B">
            <w:pP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Benthic</w:t>
            </w:r>
            <w:proofErr w:type="spellEnd"/>
            <w:r w:rsidRPr="00F61626">
              <w:rPr>
                <w:rFonts w:ascii="Times New Roman" w:hAnsi="Times New Roman" w:cs="Times New Roman"/>
                <w:sz w:val="18"/>
                <w:szCs w:val="18"/>
                <w:lang w:val="de-DE"/>
              </w:rPr>
              <w:t xml:space="preserve"> </w:t>
            </w:r>
            <w:proofErr w:type="spellStart"/>
            <w:r w:rsidRPr="00F61626">
              <w:rPr>
                <w:rFonts w:ascii="Times New Roman" w:hAnsi="Times New Roman" w:cs="Times New Roman"/>
                <w:sz w:val="18"/>
                <w:szCs w:val="18"/>
                <w:lang w:val="de-DE"/>
              </w:rPr>
              <w:t>invertebrates</w:t>
            </w:r>
            <w:proofErr w:type="spellEnd"/>
          </w:p>
        </w:tc>
        <w:tc>
          <w:tcPr>
            <w:tcW w:w="825" w:type="dxa"/>
            <w:vAlign w:val="center"/>
            <w:hideMark/>
          </w:tcPr>
          <w:p w14:paraId="68FE4DDD"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43</w:t>
            </w:r>
          </w:p>
        </w:tc>
        <w:tc>
          <w:tcPr>
            <w:tcW w:w="1590" w:type="dxa"/>
            <w:vAlign w:val="center"/>
            <w:hideMark/>
          </w:tcPr>
          <w:p w14:paraId="7EFE0068"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Day + </w:t>
            </w:r>
            <w:proofErr w:type="spellStart"/>
            <w:r w:rsidRPr="00F61626">
              <w:rPr>
                <w:rFonts w:ascii="Times New Roman" w:hAnsi="Times New Roman" w:cs="Times New Roman"/>
                <w:sz w:val="18"/>
                <w:szCs w:val="18"/>
                <w:lang w:val="de-DE"/>
              </w:rPr>
              <w:t>NoLight</w:t>
            </w:r>
            <w:proofErr w:type="spellEnd"/>
          </w:p>
        </w:tc>
        <w:tc>
          <w:tcPr>
            <w:tcW w:w="1276" w:type="dxa"/>
            <w:vAlign w:val="center"/>
            <w:hideMark/>
          </w:tcPr>
          <w:p w14:paraId="71628FE9"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Neutral</w:t>
            </w:r>
          </w:p>
        </w:tc>
        <w:tc>
          <w:tcPr>
            <w:tcW w:w="1184" w:type="dxa"/>
            <w:vAlign w:val="center"/>
            <w:hideMark/>
          </w:tcPr>
          <w:p w14:paraId="6D37E0D7" w14:textId="77777777" w:rsidR="00540F61" w:rsidRPr="00F61626" w:rsidRDefault="00540F61" w:rsidP="009D2C7B">
            <w:pPr>
              <w:jc w:val="cente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No</w:t>
            </w:r>
            <w:proofErr w:type="spellEnd"/>
            <w:r w:rsidRPr="00F61626">
              <w:rPr>
                <w:rFonts w:ascii="Times New Roman" w:hAnsi="Times New Roman" w:cs="Times New Roman"/>
                <w:sz w:val="18"/>
                <w:szCs w:val="18"/>
                <w:lang w:val="de-DE"/>
              </w:rPr>
              <w:t xml:space="preserve"> </w:t>
            </w:r>
            <w:proofErr w:type="spellStart"/>
            <w:r w:rsidRPr="00F61626">
              <w:rPr>
                <w:rFonts w:ascii="Times New Roman" w:hAnsi="Times New Roman" w:cs="Times New Roman"/>
                <w:sz w:val="18"/>
                <w:szCs w:val="18"/>
                <w:lang w:val="de-DE"/>
              </w:rPr>
              <w:t>pattern</w:t>
            </w:r>
            <w:proofErr w:type="spellEnd"/>
          </w:p>
        </w:tc>
        <w:tc>
          <w:tcPr>
            <w:tcW w:w="1625" w:type="dxa"/>
            <w:vAlign w:val="center"/>
            <w:hideMark/>
          </w:tcPr>
          <w:p w14:paraId="13B99A69"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4.58×</w:t>
            </w:r>
          </w:p>
        </w:tc>
        <w:tc>
          <w:tcPr>
            <w:tcW w:w="1471" w:type="dxa"/>
            <w:vAlign w:val="center"/>
            <w:hideMark/>
          </w:tcPr>
          <w:p w14:paraId="52655CD3" w14:textId="77777777" w:rsidR="00540F61" w:rsidRPr="00F61626" w:rsidRDefault="00540F61" w:rsidP="009D2C7B">
            <w:pPr>
              <w:jc w:val="center"/>
              <w:rPr>
                <w:rFonts w:ascii="Times New Roman" w:hAnsi="Times New Roman" w:cs="Times New Roman"/>
                <w:sz w:val="18"/>
                <w:szCs w:val="18"/>
                <w:lang w:val="de-DE"/>
              </w:rPr>
            </w:pPr>
            <w:commentRangeStart w:id="188"/>
            <w:commentRangeStart w:id="189"/>
            <w:r w:rsidRPr="00F61626">
              <w:rPr>
                <w:rFonts w:ascii="Times New Roman" w:hAnsi="Times New Roman" w:cs="Times New Roman"/>
                <w:sz w:val="18"/>
                <w:szCs w:val="18"/>
                <w:lang w:val="de-DE"/>
              </w:rPr>
              <w:t>2,760×</w:t>
            </w:r>
            <w:commentRangeEnd w:id="188"/>
            <w:r w:rsidR="009173D4" w:rsidRPr="00F61626">
              <w:rPr>
                <w:rStyle w:val="CommentReference"/>
                <w:rFonts w:ascii="Times New Roman" w:hAnsi="Times New Roman" w:cs="Times New Roman"/>
                <w:sz w:val="18"/>
                <w:szCs w:val="18"/>
                <w:lang w:val="de-DE"/>
              </w:rPr>
              <w:commentReference w:id="188"/>
            </w:r>
            <w:commentRangeEnd w:id="189"/>
            <w:r w:rsidR="00DF1A3C" w:rsidRPr="00F61626">
              <w:rPr>
                <w:rStyle w:val="CommentReference"/>
                <w:rFonts w:ascii="Times New Roman" w:hAnsi="Times New Roman" w:cs="Times New Roman"/>
                <w:sz w:val="18"/>
                <w:szCs w:val="18"/>
                <w:lang w:val="de-DE"/>
              </w:rPr>
              <w:commentReference w:id="189"/>
            </w:r>
          </w:p>
        </w:tc>
      </w:tr>
      <w:tr w:rsidR="00540F61" w:rsidRPr="00F61626" w14:paraId="7B4FE94A" w14:textId="77777777" w:rsidTr="009D2C7B">
        <w:trPr>
          <w:tblCellSpacing w:w="15" w:type="dxa"/>
        </w:trPr>
        <w:tc>
          <w:tcPr>
            <w:tcW w:w="0" w:type="auto"/>
            <w:vAlign w:val="center"/>
            <w:hideMark/>
          </w:tcPr>
          <w:p w14:paraId="3F871CB6" w14:textId="77777777" w:rsidR="00540F61" w:rsidRPr="00F61626" w:rsidRDefault="00540F61" w:rsidP="009D2C7B">
            <w:pP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Gelatinous</w:t>
            </w:r>
            <w:proofErr w:type="spellEnd"/>
            <w:r w:rsidRPr="00F61626">
              <w:rPr>
                <w:rFonts w:ascii="Times New Roman" w:hAnsi="Times New Roman" w:cs="Times New Roman"/>
                <w:sz w:val="18"/>
                <w:szCs w:val="18"/>
                <w:lang w:val="de-DE"/>
              </w:rPr>
              <w:t xml:space="preserve"> </w:t>
            </w:r>
            <w:proofErr w:type="spellStart"/>
            <w:r w:rsidRPr="00F61626">
              <w:rPr>
                <w:rFonts w:ascii="Times New Roman" w:hAnsi="Times New Roman" w:cs="Times New Roman"/>
                <w:sz w:val="18"/>
                <w:szCs w:val="18"/>
                <w:lang w:val="de-DE"/>
              </w:rPr>
              <w:t>zooplankton</w:t>
            </w:r>
            <w:proofErr w:type="spellEnd"/>
          </w:p>
        </w:tc>
        <w:tc>
          <w:tcPr>
            <w:tcW w:w="825" w:type="dxa"/>
            <w:vAlign w:val="center"/>
            <w:hideMark/>
          </w:tcPr>
          <w:p w14:paraId="3D654EBB"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30</w:t>
            </w:r>
          </w:p>
        </w:tc>
        <w:tc>
          <w:tcPr>
            <w:tcW w:w="1590" w:type="dxa"/>
            <w:vAlign w:val="center"/>
            <w:hideMark/>
          </w:tcPr>
          <w:p w14:paraId="728A22E3"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Day + </w:t>
            </w:r>
            <w:proofErr w:type="spellStart"/>
            <w:r w:rsidRPr="00F61626">
              <w:rPr>
                <w:rFonts w:ascii="Times New Roman" w:hAnsi="Times New Roman" w:cs="Times New Roman"/>
                <w:sz w:val="18"/>
                <w:szCs w:val="18"/>
                <w:lang w:val="de-DE"/>
              </w:rPr>
              <w:t>NoLight</w:t>
            </w:r>
            <w:proofErr w:type="spellEnd"/>
          </w:p>
        </w:tc>
        <w:tc>
          <w:tcPr>
            <w:tcW w:w="1276" w:type="dxa"/>
            <w:vAlign w:val="center"/>
            <w:hideMark/>
          </w:tcPr>
          <w:p w14:paraId="38695F31"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Strong </w:t>
            </w:r>
            <w:proofErr w:type="spellStart"/>
            <w:r w:rsidRPr="00F61626">
              <w:rPr>
                <w:rFonts w:ascii="Times New Roman" w:hAnsi="Times New Roman" w:cs="Times New Roman"/>
                <w:sz w:val="18"/>
                <w:szCs w:val="18"/>
                <w:lang w:val="de-DE"/>
              </w:rPr>
              <w:t>avoid</w:t>
            </w:r>
            <w:proofErr w:type="spellEnd"/>
          </w:p>
        </w:tc>
        <w:tc>
          <w:tcPr>
            <w:tcW w:w="1184" w:type="dxa"/>
            <w:vAlign w:val="center"/>
            <w:hideMark/>
          </w:tcPr>
          <w:p w14:paraId="3D75B70A"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Strong </w:t>
            </w:r>
            <w:proofErr w:type="spellStart"/>
            <w:r w:rsidRPr="00F61626">
              <w:rPr>
                <w:rFonts w:ascii="Times New Roman" w:hAnsi="Times New Roman" w:cs="Times New Roman"/>
                <w:sz w:val="18"/>
                <w:szCs w:val="18"/>
                <w:lang w:val="de-DE"/>
              </w:rPr>
              <w:t>diurnal</w:t>
            </w:r>
            <w:proofErr w:type="spellEnd"/>
          </w:p>
        </w:tc>
        <w:tc>
          <w:tcPr>
            <w:tcW w:w="1625" w:type="dxa"/>
            <w:vAlign w:val="center"/>
            <w:hideMark/>
          </w:tcPr>
          <w:p w14:paraId="67FBC51C"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0.63×</w:t>
            </w:r>
          </w:p>
        </w:tc>
        <w:tc>
          <w:tcPr>
            <w:tcW w:w="1471" w:type="dxa"/>
            <w:vAlign w:val="center"/>
            <w:hideMark/>
          </w:tcPr>
          <w:p w14:paraId="40C5B224"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13,972×</w:t>
            </w:r>
          </w:p>
        </w:tc>
      </w:tr>
      <w:tr w:rsidR="00540F61" w:rsidRPr="00F61626" w14:paraId="4B6AC55C" w14:textId="77777777" w:rsidTr="009D2C7B">
        <w:trPr>
          <w:tblCellSpacing w:w="15" w:type="dxa"/>
        </w:trPr>
        <w:tc>
          <w:tcPr>
            <w:tcW w:w="0" w:type="auto"/>
            <w:vAlign w:val="center"/>
            <w:hideMark/>
          </w:tcPr>
          <w:p w14:paraId="43B5B065" w14:textId="77777777" w:rsidR="00540F61" w:rsidRPr="00F61626" w:rsidRDefault="00540F61" w:rsidP="009D2C7B">
            <w:pP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Filter </w:t>
            </w:r>
            <w:proofErr w:type="spellStart"/>
            <w:r w:rsidRPr="00F61626">
              <w:rPr>
                <w:rFonts w:ascii="Times New Roman" w:hAnsi="Times New Roman" w:cs="Times New Roman"/>
                <w:sz w:val="18"/>
                <w:szCs w:val="18"/>
                <w:lang w:val="de-DE"/>
              </w:rPr>
              <w:t>feeders</w:t>
            </w:r>
            <w:proofErr w:type="spellEnd"/>
          </w:p>
        </w:tc>
        <w:tc>
          <w:tcPr>
            <w:tcW w:w="825" w:type="dxa"/>
            <w:vAlign w:val="center"/>
            <w:hideMark/>
          </w:tcPr>
          <w:p w14:paraId="2C3CFDEA"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32</w:t>
            </w:r>
          </w:p>
        </w:tc>
        <w:tc>
          <w:tcPr>
            <w:tcW w:w="1590" w:type="dxa"/>
            <w:vAlign w:val="center"/>
            <w:hideMark/>
          </w:tcPr>
          <w:p w14:paraId="3AE5D113"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Day + </w:t>
            </w:r>
            <w:proofErr w:type="spellStart"/>
            <w:r w:rsidRPr="00F61626">
              <w:rPr>
                <w:rFonts w:ascii="Times New Roman" w:hAnsi="Times New Roman" w:cs="Times New Roman"/>
                <w:sz w:val="18"/>
                <w:szCs w:val="18"/>
                <w:lang w:val="de-DE"/>
              </w:rPr>
              <w:t>NoLight</w:t>
            </w:r>
            <w:proofErr w:type="spellEnd"/>
          </w:p>
        </w:tc>
        <w:tc>
          <w:tcPr>
            <w:tcW w:w="1276" w:type="dxa"/>
            <w:vAlign w:val="center"/>
            <w:hideMark/>
          </w:tcPr>
          <w:p w14:paraId="1D92A24B"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Strong </w:t>
            </w:r>
            <w:proofErr w:type="spellStart"/>
            <w:r w:rsidRPr="00F61626">
              <w:rPr>
                <w:rFonts w:ascii="Times New Roman" w:hAnsi="Times New Roman" w:cs="Times New Roman"/>
                <w:sz w:val="18"/>
                <w:szCs w:val="18"/>
                <w:lang w:val="de-DE"/>
              </w:rPr>
              <w:t>avoid</w:t>
            </w:r>
            <w:proofErr w:type="spellEnd"/>
          </w:p>
        </w:tc>
        <w:tc>
          <w:tcPr>
            <w:tcW w:w="1184" w:type="dxa"/>
            <w:vAlign w:val="center"/>
            <w:hideMark/>
          </w:tcPr>
          <w:p w14:paraId="1D68C94D"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Strong </w:t>
            </w:r>
            <w:proofErr w:type="spellStart"/>
            <w:r w:rsidRPr="00F61626">
              <w:rPr>
                <w:rFonts w:ascii="Times New Roman" w:hAnsi="Times New Roman" w:cs="Times New Roman"/>
                <w:sz w:val="18"/>
                <w:szCs w:val="18"/>
                <w:lang w:val="de-DE"/>
              </w:rPr>
              <w:t>diurnal</w:t>
            </w:r>
            <w:proofErr w:type="spellEnd"/>
          </w:p>
        </w:tc>
        <w:tc>
          <w:tcPr>
            <w:tcW w:w="1625" w:type="dxa"/>
            <w:vAlign w:val="center"/>
            <w:hideMark/>
          </w:tcPr>
          <w:p w14:paraId="57FF4F56"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0.95×</w:t>
            </w:r>
          </w:p>
        </w:tc>
        <w:tc>
          <w:tcPr>
            <w:tcW w:w="1471" w:type="dxa"/>
            <w:vAlign w:val="center"/>
            <w:hideMark/>
          </w:tcPr>
          <w:p w14:paraId="78937134"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8,415×</w:t>
            </w:r>
          </w:p>
        </w:tc>
      </w:tr>
      <w:tr w:rsidR="00540F61" w:rsidRPr="00F61626" w14:paraId="11E3E63A" w14:textId="77777777" w:rsidTr="009D2C7B">
        <w:trPr>
          <w:tblCellSpacing w:w="15" w:type="dxa"/>
        </w:trPr>
        <w:tc>
          <w:tcPr>
            <w:tcW w:w="0" w:type="auto"/>
            <w:vAlign w:val="center"/>
            <w:hideMark/>
          </w:tcPr>
          <w:p w14:paraId="5A2242CC" w14:textId="77777777" w:rsidR="00540F61" w:rsidRPr="00F61626" w:rsidRDefault="00540F61" w:rsidP="009D2C7B">
            <w:pP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Planktivores</w:t>
            </w:r>
            <w:proofErr w:type="spellEnd"/>
          </w:p>
        </w:tc>
        <w:tc>
          <w:tcPr>
            <w:tcW w:w="825" w:type="dxa"/>
            <w:vAlign w:val="center"/>
            <w:hideMark/>
          </w:tcPr>
          <w:p w14:paraId="6F6966EB"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15</w:t>
            </w:r>
          </w:p>
        </w:tc>
        <w:tc>
          <w:tcPr>
            <w:tcW w:w="1590" w:type="dxa"/>
            <w:vAlign w:val="center"/>
            <w:hideMark/>
          </w:tcPr>
          <w:p w14:paraId="399E4B45"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Night + </w:t>
            </w:r>
            <w:proofErr w:type="spellStart"/>
            <w:r w:rsidRPr="00F61626">
              <w:rPr>
                <w:rFonts w:ascii="Times New Roman" w:hAnsi="Times New Roman" w:cs="Times New Roman"/>
                <w:sz w:val="18"/>
                <w:szCs w:val="18"/>
                <w:lang w:val="de-DE"/>
              </w:rPr>
              <w:t>NoLight</w:t>
            </w:r>
            <w:proofErr w:type="spellEnd"/>
          </w:p>
        </w:tc>
        <w:tc>
          <w:tcPr>
            <w:tcW w:w="1276" w:type="dxa"/>
            <w:vAlign w:val="center"/>
            <w:hideMark/>
          </w:tcPr>
          <w:p w14:paraId="08BA6053"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Strong </w:t>
            </w:r>
            <w:proofErr w:type="spellStart"/>
            <w:r w:rsidRPr="00F61626">
              <w:rPr>
                <w:rFonts w:ascii="Times New Roman" w:hAnsi="Times New Roman" w:cs="Times New Roman"/>
                <w:sz w:val="18"/>
                <w:szCs w:val="18"/>
                <w:lang w:val="de-DE"/>
              </w:rPr>
              <w:t>avoid</w:t>
            </w:r>
            <w:proofErr w:type="spellEnd"/>
          </w:p>
        </w:tc>
        <w:tc>
          <w:tcPr>
            <w:tcW w:w="1184" w:type="dxa"/>
            <w:vAlign w:val="center"/>
            <w:hideMark/>
          </w:tcPr>
          <w:p w14:paraId="710E03DA"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Strong </w:t>
            </w:r>
            <w:proofErr w:type="spellStart"/>
            <w:r w:rsidRPr="00F61626">
              <w:rPr>
                <w:rFonts w:ascii="Times New Roman" w:hAnsi="Times New Roman" w:cs="Times New Roman"/>
                <w:sz w:val="18"/>
                <w:szCs w:val="18"/>
                <w:lang w:val="de-DE"/>
              </w:rPr>
              <w:t>diurnal</w:t>
            </w:r>
            <w:proofErr w:type="spellEnd"/>
          </w:p>
        </w:tc>
        <w:tc>
          <w:tcPr>
            <w:tcW w:w="1625" w:type="dxa"/>
            <w:vAlign w:val="center"/>
            <w:hideMark/>
          </w:tcPr>
          <w:p w14:paraId="41B6A8C6"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0.96×</w:t>
            </w:r>
          </w:p>
        </w:tc>
        <w:tc>
          <w:tcPr>
            <w:tcW w:w="1471" w:type="dxa"/>
            <w:vAlign w:val="center"/>
            <w:hideMark/>
          </w:tcPr>
          <w:p w14:paraId="17758109"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5,658×</w:t>
            </w:r>
          </w:p>
        </w:tc>
      </w:tr>
      <w:tr w:rsidR="00540F61" w:rsidRPr="00F61626" w14:paraId="77BF42DB" w14:textId="77777777" w:rsidTr="009D2C7B">
        <w:trPr>
          <w:tblCellSpacing w:w="15" w:type="dxa"/>
        </w:trPr>
        <w:tc>
          <w:tcPr>
            <w:tcW w:w="0" w:type="auto"/>
            <w:vAlign w:val="center"/>
            <w:hideMark/>
          </w:tcPr>
          <w:p w14:paraId="6F03FC22" w14:textId="77777777" w:rsidR="00540F61" w:rsidRPr="00F61626" w:rsidRDefault="00540F61" w:rsidP="009D2C7B">
            <w:pPr>
              <w:rPr>
                <w:rFonts w:ascii="Times New Roman" w:hAnsi="Times New Roman" w:cs="Times New Roman"/>
                <w:sz w:val="18"/>
                <w:szCs w:val="18"/>
                <w:lang w:val="de-DE"/>
              </w:rPr>
            </w:pPr>
            <w:r w:rsidRPr="00F61626">
              <w:rPr>
                <w:rFonts w:ascii="Times New Roman" w:hAnsi="Times New Roman" w:cs="Times New Roman"/>
                <w:sz w:val="18"/>
                <w:szCs w:val="18"/>
                <w:lang w:val="de-DE"/>
              </w:rPr>
              <w:t>Parasites</w:t>
            </w:r>
          </w:p>
        </w:tc>
        <w:tc>
          <w:tcPr>
            <w:tcW w:w="825" w:type="dxa"/>
            <w:vAlign w:val="center"/>
            <w:hideMark/>
          </w:tcPr>
          <w:p w14:paraId="06ECA5FB"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2</w:t>
            </w:r>
          </w:p>
        </w:tc>
        <w:tc>
          <w:tcPr>
            <w:tcW w:w="1590" w:type="dxa"/>
            <w:vAlign w:val="center"/>
            <w:hideMark/>
          </w:tcPr>
          <w:p w14:paraId="3FA84AF3"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Day + </w:t>
            </w:r>
            <w:proofErr w:type="spellStart"/>
            <w:r w:rsidRPr="00F61626">
              <w:rPr>
                <w:rFonts w:ascii="Times New Roman" w:hAnsi="Times New Roman" w:cs="Times New Roman"/>
                <w:sz w:val="18"/>
                <w:szCs w:val="18"/>
                <w:lang w:val="de-DE"/>
              </w:rPr>
              <w:t>NoLight</w:t>
            </w:r>
            <w:proofErr w:type="spellEnd"/>
          </w:p>
        </w:tc>
        <w:tc>
          <w:tcPr>
            <w:tcW w:w="1276" w:type="dxa"/>
            <w:vAlign w:val="center"/>
            <w:hideMark/>
          </w:tcPr>
          <w:p w14:paraId="36503208"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Strong </w:t>
            </w:r>
            <w:proofErr w:type="spellStart"/>
            <w:r w:rsidRPr="00F61626">
              <w:rPr>
                <w:rFonts w:ascii="Times New Roman" w:hAnsi="Times New Roman" w:cs="Times New Roman"/>
                <w:sz w:val="18"/>
                <w:szCs w:val="18"/>
                <w:lang w:val="de-DE"/>
              </w:rPr>
              <w:t>attract</w:t>
            </w:r>
            <w:proofErr w:type="spellEnd"/>
          </w:p>
        </w:tc>
        <w:tc>
          <w:tcPr>
            <w:tcW w:w="1184" w:type="dxa"/>
            <w:vAlign w:val="center"/>
            <w:hideMark/>
          </w:tcPr>
          <w:p w14:paraId="3D9C2A02"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Strong </w:t>
            </w:r>
            <w:proofErr w:type="spellStart"/>
            <w:r w:rsidRPr="00F61626">
              <w:rPr>
                <w:rFonts w:ascii="Times New Roman" w:hAnsi="Times New Roman" w:cs="Times New Roman"/>
                <w:sz w:val="18"/>
                <w:szCs w:val="18"/>
                <w:lang w:val="de-DE"/>
              </w:rPr>
              <w:t>diurnal</w:t>
            </w:r>
            <w:proofErr w:type="spellEnd"/>
          </w:p>
        </w:tc>
        <w:tc>
          <w:tcPr>
            <w:tcW w:w="1625" w:type="dxa"/>
            <w:vAlign w:val="center"/>
            <w:hideMark/>
          </w:tcPr>
          <w:p w14:paraId="2B04650C"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6.49×</w:t>
            </w:r>
          </w:p>
        </w:tc>
        <w:tc>
          <w:tcPr>
            <w:tcW w:w="1471" w:type="dxa"/>
            <w:vAlign w:val="center"/>
            <w:hideMark/>
          </w:tcPr>
          <w:p w14:paraId="62A53A6D"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40,272×</w:t>
            </w:r>
          </w:p>
        </w:tc>
      </w:tr>
      <w:tr w:rsidR="00540F61" w:rsidRPr="00F61626" w14:paraId="7ED97D14" w14:textId="77777777" w:rsidTr="009D2C7B">
        <w:trPr>
          <w:tblCellSpacing w:w="15" w:type="dxa"/>
        </w:trPr>
        <w:tc>
          <w:tcPr>
            <w:tcW w:w="0" w:type="auto"/>
            <w:vAlign w:val="center"/>
            <w:hideMark/>
          </w:tcPr>
          <w:p w14:paraId="7F74D4E6" w14:textId="77777777" w:rsidR="00540F61" w:rsidRPr="00F61626" w:rsidRDefault="00540F61" w:rsidP="009D2C7B">
            <w:pP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Forage</w:t>
            </w:r>
            <w:proofErr w:type="spellEnd"/>
            <w:r w:rsidRPr="00F61626">
              <w:rPr>
                <w:rFonts w:ascii="Times New Roman" w:hAnsi="Times New Roman" w:cs="Times New Roman"/>
                <w:sz w:val="18"/>
                <w:szCs w:val="18"/>
                <w:lang w:val="de-DE"/>
              </w:rPr>
              <w:t xml:space="preserve"> </w:t>
            </w:r>
            <w:proofErr w:type="spellStart"/>
            <w:r w:rsidRPr="00F61626">
              <w:rPr>
                <w:rFonts w:ascii="Times New Roman" w:hAnsi="Times New Roman" w:cs="Times New Roman"/>
                <w:sz w:val="18"/>
                <w:szCs w:val="18"/>
                <w:lang w:val="de-DE"/>
              </w:rPr>
              <w:t>species</w:t>
            </w:r>
            <w:proofErr w:type="spellEnd"/>
          </w:p>
        </w:tc>
        <w:tc>
          <w:tcPr>
            <w:tcW w:w="825" w:type="dxa"/>
            <w:vAlign w:val="center"/>
            <w:hideMark/>
          </w:tcPr>
          <w:p w14:paraId="401879CF"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2</w:t>
            </w:r>
          </w:p>
        </w:tc>
        <w:tc>
          <w:tcPr>
            <w:tcW w:w="1590" w:type="dxa"/>
            <w:vAlign w:val="center"/>
            <w:hideMark/>
          </w:tcPr>
          <w:p w14:paraId="0605D697"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Day + Light</w:t>
            </w:r>
          </w:p>
        </w:tc>
        <w:tc>
          <w:tcPr>
            <w:tcW w:w="1276" w:type="dxa"/>
            <w:vAlign w:val="center"/>
            <w:hideMark/>
          </w:tcPr>
          <w:p w14:paraId="290610E9"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Moderate </w:t>
            </w:r>
            <w:proofErr w:type="spellStart"/>
            <w:r w:rsidRPr="00F61626">
              <w:rPr>
                <w:rFonts w:ascii="Times New Roman" w:hAnsi="Times New Roman" w:cs="Times New Roman"/>
                <w:sz w:val="18"/>
                <w:szCs w:val="18"/>
                <w:lang w:val="de-DE"/>
              </w:rPr>
              <w:t>attract</w:t>
            </w:r>
            <w:proofErr w:type="spellEnd"/>
          </w:p>
        </w:tc>
        <w:tc>
          <w:tcPr>
            <w:tcW w:w="1184" w:type="dxa"/>
            <w:vAlign w:val="center"/>
            <w:hideMark/>
          </w:tcPr>
          <w:p w14:paraId="68C37B01"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Strong </w:t>
            </w:r>
            <w:proofErr w:type="spellStart"/>
            <w:r w:rsidRPr="00F61626">
              <w:rPr>
                <w:rFonts w:ascii="Times New Roman" w:hAnsi="Times New Roman" w:cs="Times New Roman"/>
                <w:sz w:val="18"/>
                <w:szCs w:val="18"/>
                <w:lang w:val="de-DE"/>
              </w:rPr>
              <w:t>diurnal</w:t>
            </w:r>
            <w:proofErr w:type="spellEnd"/>
          </w:p>
        </w:tc>
        <w:tc>
          <w:tcPr>
            <w:tcW w:w="1625" w:type="dxa"/>
            <w:vAlign w:val="center"/>
            <w:hideMark/>
          </w:tcPr>
          <w:p w14:paraId="2E52D6B1"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1.25×</w:t>
            </w:r>
          </w:p>
        </w:tc>
        <w:tc>
          <w:tcPr>
            <w:tcW w:w="1471" w:type="dxa"/>
            <w:vAlign w:val="center"/>
            <w:hideMark/>
          </w:tcPr>
          <w:p w14:paraId="3B030B69"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75,763×</w:t>
            </w:r>
          </w:p>
        </w:tc>
      </w:tr>
      <w:tr w:rsidR="00540F61" w:rsidRPr="00F61626" w14:paraId="01EAC077" w14:textId="77777777" w:rsidTr="009D2C7B">
        <w:trPr>
          <w:tblCellSpacing w:w="15" w:type="dxa"/>
        </w:trPr>
        <w:tc>
          <w:tcPr>
            <w:tcW w:w="0" w:type="auto"/>
            <w:vAlign w:val="center"/>
            <w:hideMark/>
          </w:tcPr>
          <w:p w14:paraId="78A06278" w14:textId="77777777" w:rsidR="00540F61" w:rsidRPr="00F61626" w:rsidRDefault="00540F61" w:rsidP="009D2C7B">
            <w:pPr>
              <w:rPr>
                <w:rFonts w:ascii="Times New Roman" w:hAnsi="Times New Roman" w:cs="Times New Roman"/>
                <w:sz w:val="18"/>
                <w:szCs w:val="18"/>
                <w:lang w:val="de-DE"/>
              </w:rPr>
            </w:pPr>
            <w:r w:rsidRPr="00F61626">
              <w:rPr>
                <w:rFonts w:ascii="Times New Roman" w:hAnsi="Times New Roman" w:cs="Times New Roman"/>
                <w:sz w:val="18"/>
                <w:szCs w:val="18"/>
                <w:lang w:val="de-DE"/>
              </w:rPr>
              <w:t>Pathogens</w:t>
            </w:r>
          </w:p>
        </w:tc>
        <w:tc>
          <w:tcPr>
            <w:tcW w:w="825" w:type="dxa"/>
            <w:vAlign w:val="center"/>
            <w:hideMark/>
          </w:tcPr>
          <w:p w14:paraId="3BEE9FB0"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3</w:t>
            </w:r>
          </w:p>
        </w:tc>
        <w:tc>
          <w:tcPr>
            <w:tcW w:w="1590" w:type="dxa"/>
            <w:vAlign w:val="center"/>
            <w:hideMark/>
          </w:tcPr>
          <w:p w14:paraId="4C70F3C9"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Night + </w:t>
            </w:r>
            <w:proofErr w:type="spellStart"/>
            <w:r w:rsidRPr="00F61626">
              <w:rPr>
                <w:rFonts w:ascii="Times New Roman" w:hAnsi="Times New Roman" w:cs="Times New Roman"/>
                <w:sz w:val="18"/>
                <w:szCs w:val="18"/>
                <w:lang w:val="de-DE"/>
              </w:rPr>
              <w:t>NoLight</w:t>
            </w:r>
            <w:proofErr w:type="spellEnd"/>
          </w:p>
        </w:tc>
        <w:tc>
          <w:tcPr>
            <w:tcW w:w="1276" w:type="dxa"/>
            <w:vAlign w:val="center"/>
            <w:hideMark/>
          </w:tcPr>
          <w:p w14:paraId="24453F7C"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Moderate </w:t>
            </w:r>
            <w:proofErr w:type="spellStart"/>
            <w:r w:rsidRPr="00F61626">
              <w:rPr>
                <w:rFonts w:ascii="Times New Roman" w:hAnsi="Times New Roman" w:cs="Times New Roman"/>
                <w:sz w:val="18"/>
                <w:szCs w:val="18"/>
                <w:lang w:val="de-DE"/>
              </w:rPr>
              <w:t>avoid</w:t>
            </w:r>
            <w:proofErr w:type="spellEnd"/>
          </w:p>
        </w:tc>
        <w:tc>
          <w:tcPr>
            <w:tcW w:w="1184" w:type="dxa"/>
            <w:vAlign w:val="center"/>
            <w:hideMark/>
          </w:tcPr>
          <w:p w14:paraId="0FA14D3E" w14:textId="77777777" w:rsidR="00540F61" w:rsidRPr="00F61626" w:rsidRDefault="00540F61" w:rsidP="009D2C7B">
            <w:pPr>
              <w:jc w:val="cente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No</w:t>
            </w:r>
            <w:proofErr w:type="spellEnd"/>
            <w:r w:rsidRPr="00F61626">
              <w:rPr>
                <w:rFonts w:ascii="Times New Roman" w:hAnsi="Times New Roman" w:cs="Times New Roman"/>
                <w:sz w:val="18"/>
                <w:szCs w:val="18"/>
                <w:lang w:val="de-DE"/>
              </w:rPr>
              <w:t xml:space="preserve"> </w:t>
            </w:r>
            <w:proofErr w:type="spellStart"/>
            <w:r w:rsidRPr="00F61626">
              <w:rPr>
                <w:rFonts w:ascii="Times New Roman" w:hAnsi="Times New Roman" w:cs="Times New Roman"/>
                <w:sz w:val="18"/>
                <w:szCs w:val="18"/>
                <w:lang w:val="de-DE"/>
              </w:rPr>
              <w:t>pattern</w:t>
            </w:r>
            <w:proofErr w:type="spellEnd"/>
          </w:p>
        </w:tc>
        <w:tc>
          <w:tcPr>
            <w:tcW w:w="1625" w:type="dxa"/>
            <w:vAlign w:val="center"/>
            <w:hideMark/>
          </w:tcPr>
          <w:p w14:paraId="3A1D0B28"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1.60×</w:t>
            </w:r>
          </w:p>
        </w:tc>
        <w:tc>
          <w:tcPr>
            <w:tcW w:w="1471" w:type="dxa"/>
            <w:vAlign w:val="center"/>
            <w:hideMark/>
          </w:tcPr>
          <w:p w14:paraId="0741C9E3"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2.86×</w:t>
            </w:r>
          </w:p>
        </w:tc>
      </w:tr>
      <w:tr w:rsidR="00540F61" w:rsidRPr="00F61626" w14:paraId="5C905CC4" w14:textId="77777777" w:rsidTr="009D2C7B">
        <w:trPr>
          <w:tblCellSpacing w:w="15" w:type="dxa"/>
        </w:trPr>
        <w:tc>
          <w:tcPr>
            <w:tcW w:w="0" w:type="auto"/>
            <w:vAlign w:val="center"/>
            <w:hideMark/>
          </w:tcPr>
          <w:p w14:paraId="25E65525" w14:textId="77777777" w:rsidR="00540F61" w:rsidRPr="00F61626" w:rsidRDefault="00540F61" w:rsidP="009D2C7B">
            <w:pP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Benthic</w:t>
            </w:r>
            <w:proofErr w:type="spellEnd"/>
            <w:r w:rsidRPr="00F61626">
              <w:rPr>
                <w:rFonts w:ascii="Times New Roman" w:hAnsi="Times New Roman" w:cs="Times New Roman"/>
                <w:sz w:val="18"/>
                <w:szCs w:val="18"/>
                <w:lang w:val="de-DE"/>
              </w:rPr>
              <w:t xml:space="preserve"> </w:t>
            </w:r>
            <w:proofErr w:type="spellStart"/>
            <w:r w:rsidRPr="00F61626">
              <w:rPr>
                <w:rFonts w:ascii="Times New Roman" w:hAnsi="Times New Roman" w:cs="Times New Roman"/>
                <w:sz w:val="18"/>
                <w:szCs w:val="18"/>
                <w:lang w:val="de-DE"/>
              </w:rPr>
              <w:t>crustaceans</w:t>
            </w:r>
            <w:proofErr w:type="spellEnd"/>
          </w:p>
        </w:tc>
        <w:tc>
          <w:tcPr>
            <w:tcW w:w="825" w:type="dxa"/>
            <w:vAlign w:val="center"/>
            <w:hideMark/>
          </w:tcPr>
          <w:p w14:paraId="105D43F7"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4</w:t>
            </w:r>
          </w:p>
        </w:tc>
        <w:tc>
          <w:tcPr>
            <w:tcW w:w="1590" w:type="dxa"/>
            <w:vAlign w:val="center"/>
            <w:hideMark/>
          </w:tcPr>
          <w:p w14:paraId="650504D7"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Day + </w:t>
            </w:r>
            <w:proofErr w:type="spellStart"/>
            <w:r w:rsidRPr="00F61626">
              <w:rPr>
                <w:rFonts w:ascii="Times New Roman" w:hAnsi="Times New Roman" w:cs="Times New Roman"/>
                <w:sz w:val="18"/>
                <w:szCs w:val="18"/>
                <w:lang w:val="de-DE"/>
              </w:rPr>
              <w:t>NoLight</w:t>
            </w:r>
            <w:proofErr w:type="spellEnd"/>
          </w:p>
        </w:tc>
        <w:tc>
          <w:tcPr>
            <w:tcW w:w="1276" w:type="dxa"/>
            <w:vAlign w:val="center"/>
            <w:hideMark/>
          </w:tcPr>
          <w:p w14:paraId="0C978918"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Moderate </w:t>
            </w:r>
            <w:proofErr w:type="spellStart"/>
            <w:r w:rsidRPr="00F61626">
              <w:rPr>
                <w:rFonts w:ascii="Times New Roman" w:hAnsi="Times New Roman" w:cs="Times New Roman"/>
                <w:sz w:val="18"/>
                <w:szCs w:val="18"/>
                <w:lang w:val="de-DE"/>
              </w:rPr>
              <w:t>attract</w:t>
            </w:r>
            <w:proofErr w:type="spellEnd"/>
          </w:p>
        </w:tc>
        <w:tc>
          <w:tcPr>
            <w:tcW w:w="1184" w:type="dxa"/>
            <w:vAlign w:val="center"/>
            <w:hideMark/>
          </w:tcPr>
          <w:p w14:paraId="2C732128"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Strong </w:t>
            </w:r>
            <w:proofErr w:type="spellStart"/>
            <w:r w:rsidRPr="00F61626">
              <w:rPr>
                <w:rFonts w:ascii="Times New Roman" w:hAnsi="Times New Roman" w:cs="Times New Roman"/>
                <w:sz w:val="18"/>
                <w:szCs w:val="18"/>
                <w:lang w:val="de-DE"/>
              </w:rPr>
              <w:t>diurnal</w:t>
            </w:r>
            <w:proofErr w:type="spellEnd"/>
          </w:p>
        </w:tc>
        <w:tc>
          <w:tcPr>
            <w:tcW w:w="1625" w:type="dxa"/>
            <w:vAlign w:val="center"/>
            <w:hideMark/>
          </w:tcPr>
          <w:p w14:paraId="57CBC14A"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1.47×</w:t>
            </w:r>
          </w:p>
        </w:tc>
        <w:tc>
          <w:tcPr>
            <w:tcW w:w="1471" w:type="dxa"/>
            <w:vAlign w:val="center"/>
            <w:hideMark/>
          </w:tcPr>
          <w:p w14:paraId="3EC311D8"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13,209×</w:t>
            </w:r>
          </w:p>
        </w:tc>
      </w:tr>
      <w:tr w:rsidR="00540F61" w:rsidRPr="00F61626" w14:paraId="6A6DCE27" w14:textId="77777777" w:rsidTr="009D2C7B">
        <w:trPr>
          <w:tblCellSpacing w:w="15" w:type="dxa"/>
        </w:trPr>
        <w:tc>
          <w:tcPr>
            <w:tcW w:w="0" w:type="auto"/>
            <w:vAlign w:val="center"/>
            <w:hideMark/>
          </w:tcPr>
          <w:p w14:paraId="2943A81E" w14:textId="77777777" w:rsidR="00540F61" w:rsidRPr="00F61626" w:rsidRDefault="00540F61" w:rsidP="009D2C7B">
            <w:pP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Mesopredators</w:t>
            </w:r>
            <w:proofErr w:type="spellEnd"/>
          </w:p>
        </w:tc>
        <w:tc>
          <w:tcPr>
            <w:tcW w:w="825" w:type="dxa"/>
            <w:vAlign w:val="center"/>
            <w:hideMark/>
          </w:tcPr>
          <w:p w14:paraId="2395435E"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5</w:t>
            </w:r>
          </w:p>
        </w:tc>
        <w:tc>
          <w:tcPr>
            <w:tcW w:w="1590" w:type="dxa"/>
            <w:vAlign w:val="center"/>
            <w:hideMark/>
          </w:tcPr>
          <w:p w14:paraId="30463707"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Day + Light</w:t>
            </w:r>
          </w:p>
        </w:tc>
        <w:tc>
          <w:tcPr>
            <w:tcW w:w="1276" w:type="dxa"/>
            <w:vAlign w:val="center"/>
            <w:hideMark/>
          </w:tcPr>
          <w:p w14:paraId="10B9E522"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Strong </w:t>
            </w:r>
            <w:proofErr w:type="spellStart"/>
            <w:r w:rsidRPr="00F61626">
              <w:rPr>
                <w:rFonts w:ascii="Times New Roman" w:hAnsi="Times New Roman" w:cs="Times New Roman"/>
                <w:sz w:val="18"/>
                <w:szCs w:val="18"/>
                <w:lang w:val="de-DE"/>
              </w:rPr>
              <w:t>avoid</w:t>
            </w:r>
            <w:proofErr w:type="spellEnd"/>
          </w:p>
        </w:tc>
        <w:tc>
          <w:tcPr>
            <w:tcW w:w="1184" w:type="dxa"/>
            <w:vAlign w:val="center"/>
            <w:hideMark/>
          </w:tcPr>
          <w:p w14:paraId="4697F7CF"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Strong </w:t>
            </w:r>
            <w:proofErr w:type="spellStart"/>
            <w:r w:rsidRPr="00F61626">
              <w:rPr>
                <w:rFonts w:ascii="Times New Roman" w:hAnsi="Times New Roman" w:cs="Times New Roman"/>
                <w:sz w:val="18"/>
                <w:szCs w:val="18"/>
                <w:lang w:val="de-DE"/>
              </w:rPr>
              <w:t>diurnal</w:t>
            </w:r>
            <w:proofErr w:type="spellEnd"/>
          </w:p>
        </w:tc>
        <w:tc>
          <w:tcPr>
            <w:tcW w:w="1625" w:type="dxa"/>
            <w:vAlign w:val="center"/>
            <w:hideMark/>
          </w:tcPr>
          <w:p w14:paraId="4F0A8B5A"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1.14×</w:t>
            </w:r>
          </w:p>
        </w:tc>
        <w:tc>
          <w:tcPr>
            <w:tcW w:w="1471" w:type="dxa"/>
            <w:vAlign w:val="center"/>
            <w:hideMark/>
          </w:tcPr>
          <w:p w14:paraId="6290DCA7"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5.89×</w:t>
            </w:r>
          </w:p>
        </w:tc>
      </w:tr>
      <w:tr w:rsidR="00540F61" w:rsidRPr="00F61626" w14:paraId="70D3D1BB" w14:textId="77777777" w:rsidTr="009D2C7B">
        <w:trPr>
          <w:tblCellSpacing w:w="15" w:type="dxa"/>
        </w:trPr>
        <w:tc>
          <w:tcPr>
            <w:tcW w:w="0" w:type="auto"/>
            <w:tcBorders>
              <w:bottom w:val="single" w:sz="4" w:space="0" w:color="auto"/>
            </w:tcBorders>
            <w:vAlign w:val="center"/>
            <w:hideMark/>
          </w:tcPr>
          <w:p w14:paraId="118AA60E" w14:textId="77777777" w:rsidR="00540F61" w:rsidRPr="00F61626" w:rsidRDefault="00540F61" w:rsidP="009D2C7B">
            <w:pP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Apex </w:t>
            </w:r>
            <w:proofErr w:type="spellStart"/>
            <w:r w:rsidRPr="00F61626">
              <w:rPr>
                <w:rFonts w:ascii="Times New Roman" w:hAnsi="Times New Roman" w:cs="Times New Roman"/>
                <w:sz w:val="18"/>
                <w:szCs w:val="18"/>
                <w:lang w:val="de-DE"/>
              </w:rPr>
              <w:t>predators</w:t>
            </w:r>
            <w:proofErr w:type="spellEnd"/>
          </w:p>
        </w:tc>
        <w:tc>
          <w:tcPr>
            <w:tcW w:w="825" w:type="dxa"/>
            <w:tcBorders>
              <w:bottom w:val="single" w:sz="4" w:space="0" w:color="auto"/>
            </w:tcBorders>
            <w:vAlign w:val="center"/>
            <w:hideMark/>
          </w:tcPr>
          <w:p w14:paraId="0F11328B"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4</w:t>
            </w:r>
          </w:p>
        </w:tc>
        <w:tc>
          <w:tcPr>
            <w:tcW w:w="1590" w:type="dxa"/>
            <w:tcBorders>
              <w:bottom w:val="single" w:sz="4" w:space="0" w:color="auto"/>
            </w:tcBorders>
            <w:vAlign w:val="center"/>
            <w:hideMark/>
          </w:tcPr>
          <w:p w14:paraId="21CCAE9A"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Day + Light</w:t>
            </w:r>
          </w:p>
        </w:tc>
        <w:tc>
          <w:tcPr>
            <w:tcW w:w="1276" w:type="dxa"/>
            <w:tcBorders>
              <w:bottom w:val="single" w:sz="4" w:space="0" w:color="auto"/>
            </w:tcBorders>
            <w:vAlign w:val="center"/>
            <w:hideMark/>
          </w:tcPr>
          <w:p w14:paraId="445314F3"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Extreme </w:t>
            </w:r>
            <w:proofErr w:type="spellStart"/>
            <w:r w:rsidRPr="00F61626">
              <w:rPr>
                <w:rFonts w:ascii="Times New Roman" w:hAnsi="Times New Roman" w:cs="Times New Roman"/>
                <w:sz w:val="18"/>
                <w:szCs w:val="18"/>
                <w:lang w:val="de-DE"/>
              </w:rPr>
              <w:t>attract</w:t>
            </w:r>
            <w:proofErr w:type="spellEnd"/>
          </w:p>
        </w:tc>
        <w:tc>
          <w:tcPr>
            <w:tcW w:w="1184" w:type="dxa"/>
            <w:tcBorders>
              <w:bottom w:val="single" w:sz="4" w:space="0" w:color="auto"/>
            </w:tcBorders>
            <w:vAlign w:val="center"/>
            <w:hideMark/>
          </w:tcPr>
          <w:p w14:paraId="4257814C"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Strong </w:t>
            </w:r>
            <w:proofErr w:type="spellStart"/>
            <w:r w:rsidRPr="00F61626">
              <w:rPr>
                <w:rFonts w:ascii="Times New Roman" w:hAnsi="Times New Roman" w:cs="Times New Roman"/>
                <w:sz w:val="18"/>
                <w:szCs w:val="18"/>
                <w:lang w:val="de-DE"/>
              </w:rPr>
              <w:t>diurnal</w:t>
            </w:r>
            <w:proofErr w:type="spellEnd"/>
          </w:p>
        </w:tc>
        <w:tc>
          <w:tcPr>
            <w:tcW w:w="1625" w:type="dxa"/>
            <w:tcBorders>
              <w:bottom w:val="single" w:sz="4" w:space="0" w:color="auto"/>
            </w:tcBorders>
            <w:vAlign w:val="center"/>
            <w:hideMark/>
          </w:tcPr>
          <w:p w14:paraId="32082457"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19,206×</w:t>
            </w:r>
          </w:p>
        </w:tc>
        <w:tc>
          <w:tcPr>
            <w:tcW w:w="1471" w:type="dxa"/>
            <w:tcBorders>
              <w:bottom w:val="single" w:sz="4" w:space="0" w:color="auto"/>
            </w:tcBorders>
            <w:vAlign w:val="center"/>
            <w:hideMark/>
          </w:tcPr>
          <w:p w14:paraId="7D66EE60" w14:textId="77777777" w:rsidR="00540F61" w:rsidRPr="00F61626" w:rsidRDefault="00540F61" w:rsidP="009D2C7B">
            <w:pPr>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19,123×</w:t>
            </w:r>
          </w:p>
        </w:tc>
      </w:tr>
    </w:tbl>
    <w:p w14:paraId="57A6B5F2" w14:textId="77777777" w:rsidR="00FB4E12" w:rsidRDefault="00FB4E12" w:rsidP="00CE0054">
      <w:pPr>
        <w:rPr>
          <w:rFonts w:ascii="Times New Roman" w:eastAsia="Times New Roman" w:hAnsi="Times New Roman" w:cs="Times New Roman"/>
          <w:sz w:val="24"/>
          <w:szCs w:val="24"/>
        </w:rPr>
      </w:pPr>
    </w:p>
    <w:p w14:paraId="1A474B43" w14:textId="64A7DB90" w:rsidR="00FB4E12" w:rsidRDefault="00CA0EA6">
      <w:pPr>
        <w:ind w:firstLine="720"/>
        <w:rPr>
          <w:rFonts w:ascii="Times New Roman" w:eastAsia="Times New Roman" w:hAnsi="Times New Roman" w:cs="Times New Roman"/>
          <w:sz w:val="24"/>
          <w:szCs w:val="24"/>
        </w:rPr>
        <w:pPrChange w:id="190" w:author="Pedro Brandão" w:date="2025-11-04T16:04:00Z">
          <w:pPr/>
        </w:pPrChange>
      </w:pPr>
      <w:r w:rsidRPr="00CA0EA6">
        <w:rPr>
          <w:rFonts w:ascii="Times New Roman" w:eastAsia="Times New Roman" w:hAnsi="Times New Roman" w:cs="Times New Roman"/>
          <w:sz w:val="24"/>
          <w:szCs w:val="24"/>
        </w:rPr>
        <w:t xml:space="preserve">Among the 15 most abundant taxonomic groups, diatoms (33 species) were most abundant under Day + </w:t>
      </w:r>
      <w:proofErr w:type="spellStart"/>
      <w:r w:rsidRPr="00CA0EA6">
        <w:rPr>
          <w:rFonts w:ascii="Times New Roman" w:eastAsia="Times New Roman" w:hAnsi="Times New Roman" w:cs="Times New Roman"/>
          <w:sz w:val="24"/>
          <w:szCs w:val="24"/>
        </w:rPr>
        <w:t>NoLight</w:t>
      </w:r>
      <w:proofErr w:type="spellEnd"/>
      <w:r w:rsidRPr="00CA0EA6">
        <w:rPr>
          <w:rFonts w:ascii="Times New Roman" w:eastAsia="Times New Roman" w:hAnsi="Times New Roman" w:cs="Times New Roman"/>
          <w:sz w:val="24"/>
          <w:szCs w:val="24"/>
        </w:rPr>
        <w:t xml:space="preserve"> conditions, showing moderate light avoidance and a strong diurnal trend. Brown algae (16 species) exhibited similar preferences, favoring Day + </w:t>
      </w:r>
      <w:proofErr w:type="spellStart"/>
      <w:r w:rsidRPr="00CA0EA6">
        <w:rPr>
          <w:rFonts w:ascii="Times New Roman" w:eastAsia="Times New Roman" w:hAnsi="Times New Roman" w:cs="Times New Roman"/>
          <w:sz w:val="24"/>
          <w:szCs w:val="24"/>
        </w:rPr>
        <w:t>NoLight</w:t>
      </w:r>
      <w:proofErr w:type="spellEnd"/>
      <w:r w:rsidRPr="00CA0EA6">
        <w:rPr>
          <w:rFonts w:ascii="Times New Roman" w:eastAsia="Times New Roman" w:hAnsi="Times New Roman" w:cs="Times New Roman"/>
          <w:sz w:val="24"/>
          <w:szCs w:val="24"/>
        </w:rPr>
        <w:t xml:space="preserve"> conditions with strong light avoidance and pronounced diurnal activity. </w:t>
      </w:r>
      <w:proofErr w:type="spellStart"/>
      <w:r w:rsidRPr="00CA0EA6">
        <w:rPr>
          <w:rFonts w:ascii="Times New Roman" w:eastAsia="Times New Roman" w:hAnsi="Times New Roman" w:cs="Times New Roman"/>
          <w:sz w:val="24"/>
          <w:szCs w:val="24"/>
        </w:rPr>
        <w:t>Polychaetes</w:t>
      </w:r>
      <w:proofErr w:type="spellEnd"/>
      <w:r w:rsidRPr="00CA0EA6">
        <w:rPr>
          <w:rFonts w:ascii="Times New Roman" w:eastAsia="Times New Roman" w:hAnsi="Times New Roman" w:cs="Times New Roman"/>
          <w:sz w:val="24"/>
          <w:szCs w:val="24"/>
        </w:rPr>
        <w:t xml:space="preserve"> (32 species) were unique in preferring Night + </w:t>
      </w:r>
      <w:proofErr w:type="spellStart"/>
      <w:r w:rsidRPr="00CA0EA6">
        <w:rPr>
          <w:rFonts w:ascii="Times New Roman" w:eastAsia="Times New Roman" w:hAnsi="Times New Roman" w:cs="Times New Roman"/>
          <w:sz w:val="24"/>
          <w:szCs w:val="24"/>
        </w:rPr>
        <w:t>NoLight</w:t>
      </w:r>
      <w:proofErr w:type="spellEnd"/>
      <w:r w:rsidRPr="00CA0EA6">
        <w:rPr>
          <w:rFonts w:ascii="Times New Roman" w:eastAsia="Times New Roman" w:hAnsi="Times New Roman" w:cs="Times New Roman"/>
          <w:sz w:val="24"/>
          <w:szCs w:val="24"/>
        </w:rPr>
        <w:t xml:space="preserve">, showing moderate light attraction and moderate nocturnal behavior. Hydrozoans (25 species) also preferred Day + </w:t>
      </w:r>
      <w:proofErr w:type="spellStart"/>
      <w:r w:rsidRPr="00CA0EA6">
        <w:rPr>
          <w:rFonts w:ascii="Times New Roman" w:eastAsia="Times New Roman" w:hAnsi="Times New Roman" w:cs="Times New Roman"/>
          <w:sz w:val="24"/>
          <w:szCs w:val="24"/>
        </w:rPr>
        <w:t>NoLight</w:t>
      </w:r>
      <w:proofErr w:type="spellEnd"/>
      <w:r w:rsidRPr="00CA0EA6">
        <w:rPr>
          <w:rFonts w:ascii="Times New Roman" w:eastAsia="Times New Roman" w:hAnsi="Times New Roman" w:cs="Times New Roman"/>
          <w:sz w:val="24"/>
          <w:szCs w:val="24"/>
        </w:rPr>
        <w:t xml:space="preserve">, with strong light avoidance and strong </w:t>
      </w:r>
      <w:r w:rsidRPr="00CA0EA6">
        <w:rPr>
          <w:rFonts w:ascii="Times New Roman" w:eastAsia="Times New Roman" w:hAnsi="Times New Roman" w:cs="Times New Roman"/>
          <w:sz w:val="24"/>
          <w:szCs w:val="24"/>
        </w:rPr>
        <w:lastRenderedPageBreak/>
        <w:t xml:space="preserve">diurnal patterns. Copepods (14 species) followed a Night + </w:t>
      </w:r>
      <w:proofErr w:type="spellStart"/>
      <w:r w:rsidRPr="00CA0EA6">
        <w:rPr>
          <w:rFonts w:ascii="Times New Roman" w:eastAsia="Times New Roman" w:hAnsi="Times New Roman" w:cs="Times New Roman"/>
          <w:sz w:val="24"/>
          <w:szCs w:val="24"/>
        </w:rPr>
        <w:t>NoLight</w:t>
      </w:r>
      <w:proofErr w:type="spellEnd"/>
      <w:r w:rsidRPr="00CA0EA6">
        <w:rPr>
          <w:rFonts w:ascii="Times New Roman" w:eastAsia="Times New Roman" w:hAnsi="Times New Roman" w:cs="Times New Roman"/>
          <w:sz w:val="24"/>
          <w:szCs w:val="24"/>
        </w:rPr>
        <w:t xml:space="preserve"> pattern, displaying strong light avoidance yet maintaining a paradoxically strong diurnal response. Notable exceptions were observed among primary producers: Green algae (8 species; 109.14%) showed light attraction, preferring Day + Light, whereas </w:t>
      </w:r>
      <w:proofErr w:type="gramStart"/>
      <w:r w:rsidRPr="00CA0EA6">
        <w:rPr>
          <w:rFonts w:ascii="Times New Roman" w:eastAsia="Times New Roman" w:hAnsi="Times New Roman" w:cs="Times New Roman"/>
          <w:sz w:val="24"/>
          <w:szCs w:val="24"/>
        </w:rPr>
        <w:t>Red</w:t>
      </w:r>
      <w:proofErr w:type="gramEnd"/>
      <w:r w:rsidRPr="00CA0EA6">
        <w:rPr>
          <w:rFonts w:ascii="Times New Roman" w:eastAsia="Times New Roman" w:hAnsi="Times New Roman" w:cs="Times New Roman"/>
          <w:sz w:val="24"/>
          <w:szCs w:val="24"/>
        </w:rPr>
        <w:t xml:space="preserve"> algae (15 species; 90.34%) exhibited strong light avoidance despite occupying similar habitats—highlighting substantial intra-guild variability in light tolerance and diel behavior.</w:t>
      </w:r>
    </w:p>
    <w:p w14:paraId="2454295D" w14:textId="71A38566" w:rsidR="00CA0EA6" w:rsidRDefault="00CA0EA6">
      <w:pPr>
        <w:ind w:firstLine="720"/>
        <w:rPr>
          <w:rFonts w:ascii="Times New Roman" w:eastAsia="Times New Roman" w:hAnsi="Times New Roman" w:cs="Times New Roman"/>
          <w:sz w:val="24"/>
          <w:szCs w:val="24"/>
        </w:rPr>
        <w:pPrChange w:id="191" w:author="Pedro Brandão" w:date="2025-11-04T16:04:00Z">
          <w:pPr/>
        </w:pPrChange>
      </w:pPr>
      <w:r w:rsidRPr="00CA0EA6">
        <w:rPr>
          <w:rFonts w:ascii="Times New Roman" w:eastAsia="Times New Roman" w:hAnsi="Times New Roman" w:cs="Times New Roman"/>
          <w:sz w:val="24"/>
          <w:szCs w:val="24"/>
        </w:rPr>
        <w:t xml:space="preserve">MV1 revealed distinct vertebrate-specific patterns across trophic and taxonomic groups. </w:t>
      </w:r>
      <w:proofErr w:type="spellStart"/>
      <w:r w:rsidRPr="00CA0EA6">
        <w:rPr>
          <w:rFonts w:ascii="Times New Roman" w:eastAsia="Times New Roman" w:hAnsi="Times New Roman" w:cs="Times New Roman"/>
          <w:sz w:val="24"/>
          <w:szCs w:val="24"/>
        </w:rPr>
        <w:t>Mesopredators</w:t>
      </w:r>
      <w:proofErr w:type="spellEnd"/>
      <w:r w:rsidRPr="00CA0EA6">
        <w:rPr>
          <w:rFonts w:ascii="Times New Roman" w:eastAsia="Times New Roman" w:hAnsi="Times New Roman" w:cs="Times New Roman"/>
          <w:sz w:val="24"/>
          <w:szCs w:val="24"/>
        </w:rPr>
        <w:t xml:space="preserve"> (</w:t>
      </w:r>
      <w:commentRangeStart w:id="192"/>
      <w:r w:rsidRPr="00CA0EA6">
        <w:rPr>
          <w:rFonts w:ascii="Times New Roman" w:eastAsia="Times New Roman" w:hAnsi="Times New Roman" w:cs="Times New Roman"/>
          <w:sz w:val="24"/>
          <w:szCs w:val="24"/>
        </w:rPr>
        <w:t>52 species</w:t>
      </w:r>
      <w:commentRangeEnd w:id="192"/>
      <w:r w:rsidR="00A57BC5" w:rsidRPr="00CA0EA6">
        <w:rPr>
          <w:rStyle w:val="CommentReference"/>
          <w:rFonts w:ascii="Times New Roman" w:eastAsia="Times New Roman" w:hAnsi="Times New Roman" w:cs="Times New Roman"/>
          <w:sz w:val="24"/>
          <w:szCs w:val="24"/>
        </w:rPr>
        <w:commentReference w:id="192"/>
      </w:r>
      <w:r w:rsidRPr="00CA0EA6">
        <w:rPr>
          <w:rFonts w:ascii="Times New Roman" w:eastAsia="Times New Roman" w:hAnsi="Times New Roman" w:cs="Times New Roman"/>
          <w:sz w:val="24"/>
          <w:szCs w:val="24"/>
        </w:rPr>
        <w:t xml:space="preserve">) dominated the vertebrate assemblage, showing a strong preference for Night + Light conditions, accompanied by pronounced light avoidance and strong nocturnal behavior. Forage species (3 species) preferred Day + Light, exhibiting light neutrality and strong diurnal activity, while apex predators (14 species) were most abundant under Day + </w:t>
      </w:r>
      <w:proofErr w:type="spellStart"/>
      <w:r w:rsidRPr="00CA0EA6">
        <w:rPr>
          <w:rFonts w:ascii="Times New Roman" w:eastAsia="Times New Roman" w:hAnsi="Times New Roman" w:cs="Times New Roman"/>
          <w:sz w:val="24"/>
          <w:szCs w:val="24"/>
        </w:rPr>
        <w:t>NoLight</w:t>
      </w:r>
      <w:proofErr w:type="spellEnd"/>
      <w:r w:rsidRPr="00CA0EA6">
        <w:rPr>
          <w:rFonts w:ascii="Times New Roman" w:eastAsia="Times New Roman" w:hAnsi="Times New Roman" w:cs="Times New Roman"/>
          <w:sz w:val="24"/>
          <w:szCs w:val="24"/>
        </w:rPr>
        <w:t xml:space="preserve"> conditions, showing moderate light avoidance and no clear diel pattern. At the taxonomic level, ray-finned fishes (64 species) overwhelmingly dominated the MV1 dataset, displaying a Night + Light preference, strong light avoidance, and pronounced nocturnal behavior. In contrast, marine mammals (5 species) and seabirds (5 species) exhibited marked light attraction, consistent with prey-mediated responses and visually guided foraging strategies in illuminated environments.</w:t>
      </w:r>
    </w:p>
    <w:p w14:paraId="188AE324" w14:textId="520CA997" w:rsidR="000745BE" w:rsidRDefault="000745BE">
      <w:pPr>
        <w:ind w:firstLine="720"/>
        <w:rPr>
          <w:rFonts w:ascii="Times New Roman" w:eastAsia="Times New Roman" w:hAnsi="Times New Roman" w:cs="Times New Roman"/>
          <w:sz w:val="24"/>
          <w:szCs w:val="24"/>
        </w:rPr>
        <w:pPrChange w:id="193" w:author="Pedro Brandão" w:date="2025-11-04T16:04:00Z">
          <w:pPr/>
        </w:pPrChange>
      </w:pPr>
      <w:commentRangeStart w:id="194"/>
      <w:commentRangeStart w:id="195"/>
      <w:r w:rsidRPr="000745BE">
        <w:rPr>
          <w:rFonts w:ascii="Times New Roman" w:eastAsia="Times New Roman" w:hAnsi="Times New Roman" w:cs="Times New Roman"/>
          <w:sz w:val="24"/>
          <w:szCs w:val="24"/>
        </w:rPr>
        <w:t xml:space="preserve">At the </w:t>
      </w:r>
      <w:del w:id="196" w:author="Pedro Brandão" w:date="2025-11-04T16:04:00Z">
        <w:r w:rsidRPr="000745BE" w:rsidDel="00013D89">
          <w:rPr>
            <w:rFonts w:ascii="Times New Roman" w:eastAsia="Times New Roman" w:hAnsi="Times New Roman" w:cs="Times New Roman"/>
            <w:sz w:val="24"/>
            <w:szCs w:val="24"/>
          </w:rPr>
          <w:delText xml:space="preserve">species </w:delText>
        </w:r>
      </w:del>
      <w:ins w:id="197" w:author="Pedro Brandão" w:date="2025-11-04T16:04:00Z">
        <w:r w:rsidR="00013D89">
          <w:rPr>
            <w:rFonts w:ascii="Times New Roman" w:eastAsia="Times New Roman" w:hAnsi="Times New Roman" w:cs="Times New Roman"/>
            <w:sz w:val="24"/>
            <w:szCs w:val="24"/>
          </w:rPr>
          <w:t>taxon</w:t>
        </w:r>
        <w:r w:rsidR="00013D89" w:rsidRPr="000745BE">
          <w:rPr>
            <w:rFonts w:ascii="Times New Roman" w:eastAsia="Times New Roman" w:hAnsi="Times New Roman" w:cs="Times New Roman"/>
            <w:sz w:val="24"/>
            <w:szCs w:val="24"/>
          </w:rPr>
          <w:t xml:space="preserve"> </w:t>
        </w:r>
      </w:ins>
      <w:r w:rsidRPr="000745BE">
        <w:rPr>
          <w:rFonts w:ascii="Times New Roman" w:eastAsia="Times New Roman" w:hAnsi="Times New Roman" w:cs="Times New Roman"/>
          <w:sz w:val="24"/>
          <w:szCs w:val="24"/>
        </w:rPr>
        <w:t>level</w:t>
      </w:r>
      <w:commentRangeEnd w:id="194"/>
      <w:r w:rsidR="00013D89" w:rsidRPr="000745BE">
        <w:rPr>
          <w:rStyle w:val="CommentReference"/>
          <w:rFonts w:ascii="Times New Roman" w:eastAsia="Times New Roman" w:hAnsi="Times New Roman" w:cs="Times New Roman"/>
          <w:sz w:val="24"/>
          <w:szCs w:val="24"/>
        </w:rPr>
        <w:commentReference w:id="194"/>
      </w:r>
      <w:r w:rsidRPr="000745BE">
        <w:rPr>
          <w:rFonts w:ascii="Times New Roman" w:eastAsia="Times New Roman" w:hAnsi="Times New Roman" w:cs="Times New Roman"/>
          <w:sz w:val="24"/>
          <w:szCs w:val="24"/>
        </w:rPr>
        <w:t xml:space="preserve">, primary producers </w:t>
      </w:r>
      <w:commentRangeEnd w:id="195"/>
      <w:r w:rsidR="00A57BC5" w:rsidRPr="000745BE">
        <w:rPr>
          <w:rStyle w:val="CommentReference"/>
          <w:rFonts w:ascii="Times New Roman" w:eastAsia="Times New Roman" w:hAnsi="Times New Roman" w:cs="Times New Roman"/>
          <w:sz w:val="24"/>
          <w:szCs w:val="24"/>
        </w:rPr>
        <w:commentReference w:id="195"/>
      </w:r>
      <w:r w:rsidRPr="000745BE">
        <w:rPr>
          <w:rFonts w:ascii="Times New Roman" w:eastAsia="Times New Roman" w:hAnsi="Times New Roman" w:cs="Times New Roman"/>
          <w:sz w:val="24"/>
          <w:szCs w:val="24"/>
        </w:rPr>
        <w:t xml:space="preserve">such as </w:t>
      </w:r>
      <w:proofErr w:type="spellStart"/>
      <w:r w:rsidRPr="00A57BC5">
        <w:rPr>
          <w:rFonts w:ascii="Times New Roman" w:eastAsia="Times New Roman" w:hAnsi="Times New Roman" w:cs="Times New Roman"/>
          <w:i/>
          <w:iCs/>
          <w:sz w:val="24"/>
          <w:szCs w:val="24"/>
          <w:rPrChange w:id="198" w:author="Diana Alexandra Pazmiño Jaramillo" w:date="2025-11-22T12:26:00Z">
            <w:rPr>
              <w:rFonts w:ascii="Times New Roman" w:eastAsia="Times New Roman" w:hAnsi="Times New Roman" w:cs="Times New Roman"/>
              <w:sz w:val="24"/>
              <w:szCs w:val="24"/>
            </w:rPr>
          </w:rPrChange>
        </w:rPr>
        <w:t>Micromonas</w:t>
      </w:r>
      <w:proofErr w:type="spellEnd"/>
      <w:r w:rsidRPr="00A57BC5">
        <w:rPr>
          <w:rFonts w:ascii="Times New Roman" w:eastAsia="Times New Roman" w:hAnsi="Times New Roman" w:cs="Times New Roman"/>
          <w:i/>
          <w:iCs/>
          <w:sz w:val="24"/>
          <w:szCs w:val="24"/>
          <w:rPrChange w:id="199" w:author="Diana Alexandra Pazmiño Jaramillo" w:date="2025-11-22T12:26:00Z">
            <w:rPr>
              <w:rFonts w:ascii="Times New Roman" w:eastAsia="Times New Roman" w:hAnsi="Times New Roman" w:cs="Times New Roman"/>
              <w:sz w:val="24"/>
              <w:szCs w:val="24"/>
            </w:rPr>
          </w:rPrChange>
        </w:rPr>
        <w:t xml:space="preserve"> pusilla, </w:t>
      </w:r>
      <w:proofErr w:type="spellStart"/>
      <w:r w:rsidRPr="00A57BC5">
        <w:rPr>
          <w:rFonts w:ascii="Times New Roman" w:eastAsia="Times New Roman" w:hAnsi="Times New Roman" w:cs="Times New Roman"/>
          <w:i/>
          <w:iCs/>
          <w:sz w:val="24"/>
          <w:szCs w:val="24"/>
          <w:rPrChange w:id="200" w:author="Diana Alexandra Pazmiño Jaramillo" w:date="2025-11-22T12:26:00Z">
            <w:rPr>
              <w:rFonts w:ascii="Times New Roman" w:eastAsia="Times New Roman" w:hAnsi="Times New Roman" w:cs="Times New Roman"/>
              <w:sz w:val="24"/>
              <w:szCs w:val="24"/>
            </w:rPr>
          </w:rPrChange>
        </w:rPr>
        <w:t>Minutocellus</w:t>
      </w:r>
      <w:proofErr w:type="spellEnd"/>
      <w:r w:rsidRPr="000745BE">
        <w:rPr>
          <w:rFonts w:ascii="Times New Roman" w:eastAsia="Times New Roman" w:hAnsi="Times New Roman" w:cs="Times New Roman"/>
          <w:sz w:val="24"/>
          <w:szCs w:val="24"/>
        </w:rPr>
        <w:t xml:space="preserve"> sp., and </w:t>
      </w:r>
      <w:proofErr w:type="spellStart"/>
      <w:r w:rsidRPr="000745BE">
        <w:rPr>
          <w:rFonts w:ascii="Times New Roman" w:eastAsia="Times New Roman" w:hAnsi="Times New Roman" w:cs="Times New Roman"/>
          <w:sz w:val="24"/>
          <w:szCs w:val="24"/>
        </w:rPr>
        <w:t>Noelaerhabdaceae</w:t>
      </w:r>
      <w:proofErr w:type="spellEnd"/>
      <w:r w:rsidRPr="000745BE">
        <w:rPr>
          <w:rFonts w:ascii="Times New Roman" w:eastAsia="Times New Roman" w:hAnsi="Times New Roman" w:cs="Times New Roman"/>
          <w:sz w:val="24"/>
          <w:szCs w:val="24"/>
        </w:rPr>
        <w:t xml:space="preserve"> exhibited markedly different sensitivities to light, reflecting niche partitioning along light-intensity gradients</w:t>
      </w:r>
      <w:r w:rsidR="00A67464">
        <w:rPr>
          <w:rFonts w:ascii="Times New Roman" w:eastAsia="Times New Roman" w:hAnsi="Times New Roman" w:cs="Times New Roman"/>
          <w:sz w:val="24"/>
          <w:szCs w:val="24"/>
        </w:rPr>
        <w:t xml:space="preserve"> (Table 3)</w:t>
      </w:r>
      <w:r w:rsidRPr="000745BE">
        <w:rPr>
          <w:rFonts w:ascii="Times New Roman" w:eastAsia="Times New Roman" w:hAnsi="Times New Roman" w:cs="Times New Roman"/>
          <w:sz w:val="24"/>
          <w:szCs w:val="24"/>
        </w:rPr>
        <w:t xml:space="preserve">. Several taxa qualified as “super-attractors”—including </w:t>
      </w:r>
      <w:r w:rsidRPr="00A57BC5">
        <w:rPr>
          <w:rFonts w:ascii="Times New Roman" w:eastAsia="Times New Roman" w:hAnsi="Times New Roman" w:cs="Times New Roman"/>
          <w:i/>
          <w:iCs/>
          <w:sz w:val="24"/>
          <w:szCs w:val="24"/>
          <w:rPrChange w:id="201" w:author="Diana Alexandra Pazmiño Jaramillo" w:date="2025-11-22T12:26:00Z">
            <w:rPr>
              <w:rFonts w:ascii="Times New Roman" w:eastAsia="Times New Roman" w:hAnsi="Times New Roman" w:cs="Times New Roman"/>
              <w:sz w:val="24"/>
              <w:szCs w:val="24"/>
            </w:rPr>
          </w:rPrChange>
        </w:rPr>
        <w:t xml:space="preserve">Phoca </w:t>
      </w:r>
      <w:proofErr w:type="spellStart"/>
      <w:r w:rsidRPr="00A57BC5">
        <w:rPr>
          <w:rFonts w:ascii="Times New Roman" w:eastAsia="Times New Roman" w:hAnsi="Times New Roman" w:cs="Times New Roman"/>
          <w:i/>
          <w:iCs/>
          <w:sz w:val="24"/>
          <w:szCs w:val="24"/>
          <w:rPrChange w:id="202" w:author="Diana Alexandra Pazmiño Jaramillo" w:date="2025-11-22T12:26:00Z">
            <w:rPr>
              <w:rFonts w:ascii="Times New Roman" w:eastAsia="Times New Roman" w:hAnsi="Times New Roman" w:cs="Times New Roman"/>
              <w:sz w:val="24"/>
              <w:szCs w:val="24"/>
            </w:rPr>
          </w:rPrChange>
        </w:rPr>
        <w:t>vitulina</w:t>
      </w:r>
      <w:proofErr w:type="spellEnd"/>
      <w:r w:rsidRPr="000745BE">
        <w:rPr>
          <w:rFonts w:ascii="Times New Roman" w:eastAsia="Times New Roman" w:hAnsi="Times New Roman" w:cs="Times New Roman"/>
          <w:sz w:val="24"/>
          <w:szCs w:val="24"/>
        </w:rPr>
        <w:t xml:space="preserve"> (harbor seal), </w:t>
      </w:r>
      <w:proofErr w:type="spellStart"/>
      <w:r w:rsidRPr="000745BE">
        <w:rPr>
          <w:rFonts w:ascii="Times New Roman" w:eastAsia="Times New Roman" w:hAnsi="Times New Roman" w:cs="Times New Roman"/>
          <w:sz w:val="24"/>
          <w:szCs w:val="24"/>
        </w:rPr>
        <w:t>Bangiaceae</w:t>
      </w:r>
      <w:proofErr w:type="spellEnd"/>
      <w:r w:rsidRPr="000745BE">
        <w:rPr>
          <w:rFonts w:ascii="Times New Roman" w:eastAsia="Times New Roman" w:hAnsi="Times New Roman" w:cs="Times New Roman"/>
          <w:sz w:val="24"/>
          <w:szCs w:val="24"/>
        </w:rPr>
        <w:t xml:space="preserve"> (red algae), and </w:t>
      </w:r>
      <w:r w:rsidRPr="00A57BC5">
        <w:rPr>
          <w:rFonts w:ascii="Times New Roman" w:eastAsia="Times New Roman" w:hAnsi="Times New Roman" w:cs="Times New Roman"/>
          <w:i/>
          <w:iCs/>
          <w:sz w:val="24"/>
          <w:szCs w:val="24"/>
          <w:rPrChange w:id="203" w:author="Diana Alexandra Pazmiño Jaramillo" w:date="2025-11-22T12:26:00Z">
            <w:rPr>
              <w:rFonts w:ascii="Times New Roman" w:eastAsia="Times New Roman" w:hAnsi="Times New Roman" w:cs="Times New Roman"/>
              <w:sz w:val="24"/>
              <w:szCs w:val="24"/>
            </w:rPr>
          </w:rPrChange>
        </w:rPr>
        <w:t xml:space="preserve">Nereis </w:t>
      </w:r>
      <w:proofErr w:type="spellStart"/>
      <w:r w:rsidRPr="00A57BC5">
        <w:rPr>
          <w:rFonts w:ascii="Times New Roman" w:eastAsia="Times New Roman" w:hAnsi="Times New Roman" w:cs="Times New Roman"/>
          <w:i/>
          <w:iCs/>
          <w:sz w:val="24"/>
          <w:szCs w:val="24"/>
          <w:rPrChange w:id="204" w:author="Diana Alexandra Pazmiño Jaramillo" w:date="2025-11-22T12:26:00Z">
            <w:rPr>
              <w:rFonts w:ascii="Times New Roman" w:eastAsia="Times New Roman" w:hAnsi="Times New Roman" w:cs="Times New Roman"/>
              <w:sz w:val="24"/>
              <w:szCs w:val="24"/>
            </w:rPr>
          </w:rPrChange>
        </w:rPr>
        <w:t>vexillosa</w:t>
      </w:r>
      <w:proofErr w:type="spellEnd"/>
      <w:r w:rsidRPr="000745BE">
        <w:rPr>
          <w:rFonts w:ascii="Times New Roman" w:eastAsia="Times New Roman" w:hAnsi="Times New Roman" w:cs="Times New Roman"/>
          <w:sz w:val="24"/>
          <w:szCs w:val="24"/>
        </w:rPr>
        <w:t xml:space="preserve"> (</w:t>
      </w:r>
      <w:proofErr w:type="spellStart"/>
      <w:r w:rsidRPr="000745BE">
        <w:rPr>
          <w:rFonts w:ascii="Times New Roman" w:eastAsia="Times New Roman" w:hAnsi="Times New Roman" w:cs="Times New Roman"/>
          <w:sz w:val="24"/>
          <w:szCs w:val="24"/>
        </w:rPr>
        <w:t>polychaete</w:t>
      </w:r>
      <w:proofErr w:type="spellEnd"/>
      <w:r w:rsidRPr="000745BE">
        <w:rPr>
          <w:rFonts w:ascii="Times New Roman" w:eastAsia="Times New Roman" w:hAnsi="Times New Roman" w:cs="Times New Roman"/>
          <w:sz w:val="24"/>
          <w:szCs w:val="24"/>
        </w:rPr>
        <w:t>)—each showing more than 50-fold increases in abundance under artificial light</w:t>
      </w:r>
      <w:r w:rsidR="00074D4B">
        <w:rPr>
          <w:rFonts w:ascii="Times New Roman" w:eastAsia="Times New Roman" w:hAnsi="Times New Roman" w:cs="Times New Roman"/>
          <w:sz w:val="24"/>
          <w:szCs w:val="24"/>
        </w:rPr>
        <w:t xml:space="preserve"> (Table 4)</w:t>
      </w:r>
      <w:r w:rsidRPr="000745BE">
        <w:rPr>
          <w:rFonts w:ascii="Times New Roman" w:eastAsia="Times New Roman" w:hAnsi="Times New Roman" w:cs="Times New Roman"/>
          <w:sz w:val="24"/>
          <w:szCs w:val="24"/>
        </w:rPr>
        <w:t xml:space="preserve">. In contrast, “super-avoiders” such as </w:t>
      </w:r>
      <w:proofErr w:type="spellStart"/>
      <w:r w:rsidRPr="00A57BC5">
        <w:rPr>
          <w:rFonts w:ascii="Times New Roman" w:eastAsia="Times New Roman" w:hAnsi="Times New Roman" w:cs="Times New Roman"/>
          <w:i/>
          <w:iCs/>
          <w:sz w:val="24"/>
          <w:szCs w:val="24"/>
          <w:rPrChange w:id="205" w:author="Diana Alexandra Pazmiño Jaramillo" w:date="2025-11-22T12:26:00Z">
            <w:rPr>
              <w:rFonts w:ascii="Times New Roman" w:eastAsia="Times New Roman" w:hAnsi="Times New Roman" w:cs="Times New Roman"/>
              <w:sz w:val="24"/>
              <w:szCs w:val="24"/>
            </w:rPr>
          </w:rPrChange>
        </w:rPr>
        <w:t>Hecatonema</w:t>
      </w:r>
      <w:proofErr w:type="spellEnd"/>
      <w:r w:rsidRPr="000745BE">
        <w:rPr>
          <w:rFonts w:ascii="Times New Roman" w:eastAsia="Times New Roman" w:hAnsi="Times New Roman" w:cs="Times New Roman"/>
          <w:sz w:val="24"/>
          <w:szCs w:val="24"/>
        </w:rPr>
        <w:t xml:space="preserve"> (brown algae), </w:t>
      </w:r>
      <w:proofErr w:type="spellStart"/>
      <w:r w:rsidRPr="00A57BC5">
        <w:rPr>
          <w:rFonts w:ascii="Times New Roman" w:eastAsia="Times New Roman" w:hAnsi="Times New Roman" w:cs="Times New Roman"/>
          <w:i/>
          <w:iCs/>
          <w:sz w:val="24"/>
          <w:szCs w:val="24"/>
          <w:rPrChange w:id="206" w:author="Diana Alexandra Pazmiño Jaramillo" w:date="2025-11-22T12:26:00Z">
            <w:rPr>
              <w:rFonts w:ascii="Times New Roman" w:eastAsia="Times New Roman" w:hAnsi="Times New Roman" w:cs="Times New Roman"/>
              <w:sz w:val="24"/>
              <w:szCs w:val="24"/>
            </w:rPr>
          </w:rPrChange>
        </w:rPr>
        <w:t>Mitrocomella</w:t>
      </w:r>
      <w:proofErr w:type="spellEnd"/>
      <w:r w:rsidRPr="000745BE">
        <w:rPr>
          <w:rFonts w:ascii="Times New Roman" w:eastAsia="Times New Roman" w:hAnsi="Times New Roman" w:cs="Times New Roman"/>
          <w:sz w:val="24"/>
          <w:szCs w:val="24"/>
        </w:rPr>
        <w:t xml:space="preserve"> (hydrozoan), and </w:t>
      </w:r>
      <w:proofErr w:type="spellStart"/>
      <w:r w:rsidRPr="00A57BC5">
        <w:rPr>
          <w:rFonts w:ascii="Times New Roman" w:eastAsia="Times New Roman" w:hAnsi="Times New Roman" w:cs="Times New Roman"/>
          <w:i/>
          <w:iCs/>
          <w:sz w:val="24"/>
          <w:szCs w:val="24"/>
          <w:rPrChange w:id="207" w:author="Diana Alexandra Pazmiño Jaramillo" w:date="2025-11-22T12:27:00Z">
            <w:rPr>
              <w:rFonts w:ascii="Times New Roman" w:eastAsia="Times New Roman" w:hAnsi="Times New Roman" w:cs="Times New Roman"/>
              <w:sz w:val="24"/>
              <w:szCs w:val="24"/>
            </w:rPr>
          </w:rPrChange>
        </w:rPr>
        <w:t>Gracilariopsis</w:t>
      </w:r>
      <w:proofErr w:type="spellEnd"/>
      <w:r w:rsidRPr="000745BE">
        <w:rPr>
          <w:rFonts w:ascii="Times New Roman" w:eastAsia="Times New Roman" w:hAnsi="Times New Roman" w:cs="Times New Roman"/>
          <w:sz w:val="24"/>
          <w:szCs w:val="24"/>
        </w:rPr>
        <w:t xml:space="preserve"> (red algae) displayed &gt;50-fold declines, often with complete exclusion from </w:t>
      </w:r>
      <w:r w:rsidRPr="000745BE">
        <w:rPr>
          <w:rFonts w:ascii="Times New Roman" w:eastAsia="Times New Roman" w:hAnsi="Times New Roman" w:cs="Times New Roman"/>
          <w:sz w:val="24"/>
          <w:szCs w:val="24"/>
        </w:rPr>
        <w:lastRenderedPageBreak/>
        <w:t xml:space="preserve">illuminated habitats. Patterns of diel exclusivity were also evident, with day-exclusive species like </w:t>
      </w:r>
      <w:proofErr w:type="spellStart"/>
      <w:r w:rsidRPr="00A57BC5">
        <w:rPr>
          <w:rFonts w:ascii="Times New Roman" w:eastAsia="Times New Roman" w:hAnsi="Times New Roman" w:cs="Times New Roman"/>
          <w:i/>
          <w:iCs/>
          <w:sz w:val="24"/>
          <w:szCs w:val="24"/>
          <w:rPrChange w:id="208" w:author="Diana Alexandra Pazmiño Jaramillo" w:date="2025-11-22T12:27:00Z">
            <w:rPr>
              <w:rFonts w:ascii="Times New Roman" w:eastAsia="Times New Roman" w:hAnsi="Times New Roman" w:cs="Times New Roman"/>
              <w:sz w:val="24"/>
              <w:szCs w:val="24"/>
            </w:rPr>
          </w:rPrChange>
        </w:rPr>
        <w:t>Hecatonema</w:t>
      </w:r>
      <w:proofErr w:type="spellEnd"/>
      <w:r w:rsidRPr="000745BE">
        <w:rPr>
          <w:rFonts w:ascii="Times New Roman" w:eastAsia="Times New Roman" w:hAnsi="Times New Roman" w:cs="Times New Roman"/>
          <w:sz w:val="24"/>
          <w:szCs w:val="24"/>
        </w:rPr>
        <w:t xml:space="preserve"> and </w:t>
      </w:r>
      <w:proofErr w:type="spellStart"/>
      <w:r w:rsidRPr="00A57BC5">
        <w:rPr>
          <w:rFonts w:ascii="Times New Roman" w:eastAsia="Times New Roman" w:hAnsi="Times New Roman" w:cs="Times New Roman"/>
          <w:i/>
          <w:iCs/>
          <w:sz w:val="24"/>
          <w:szCs w:val="24"/>
          <w:rPrChange w:id="209" w:author="Diana Alexandra Pazmiño Jaramillo" w:date="2025-11-22T12:27:00Z">
            <w:rPr>
              <w:rFonts w:ascii="Times New Roman" w:eastAsia="Times New Roman" w:hAnsi="Times New Roman" w:cs="Times New Roman"/>
              <w:sz w:val="24"/>
              <w:szCs w:val="24"/>
            </w:rPr>
          </w:rPrChange>
        </w:rPr>
        <w:t>Turritopsis</w:t>
      </w:r>
      <w:proofErr w:type="spellEnd"/>
      <w:r w:rsidRPr="000745BE">
        <w:rPr>
          <w:rFonts w:ascii="Times New Roman" w:eastAsia="Times New Roman" w:hAnsi="Times New Roman" w:cs="Times New Roman"/>
          <w:sz w:val="24"/>
          <w:szCs w:val="24"/>
        </w:rPr>
        <w:t xml:space="preserve"> contrasting sharply with night-exclusive taxa such as </w:t>
      </w:r>
      <w:r w:rsidRPr="00A57BC5">
        <w:rPr>
          <w:rFonts w:ascii="Times New Roman" w:eastAsia="Times New Roman" w:hAnsi="Times New Roman" w:cs="Times New Roman"/>
          <w:i/>
          <w:iCs/>
          <w:sz w:val="24"/>
          <w:szCs w:val="24"/>
          <w:rPrChange w:id="210" w:author="Diana Alexandra Pazmiño Jaramillo" w:date="2025-11-22T12:27:00Z">
            <w:rPr>
              <w:rFonts w:ascii="Times New Roman" w:eastAsia="Times New Roman" w:hAnsi="Times New Roman" w:cs="Times New Roman"/>
              <w:sz w:val="24"/>
              <w:szCs w:val="24"/>
            </w:rPr>
          </w:rPrChange>
        </w:rPr>
        <w:t>Alitta</w:t>
      </w:r>
      <w:r w:rsidRPr="000745BE">
        <w:rPr>
          <w:rFonts w:ascii="Times New Roman" w:eastAsia="Times New Roman" w:hAnsi="Times New Roman" w:cs="Times New Roman"/>
          <w:sz w:val="24"/>
          <w:szCs w:val="24"/>
        </w:rPr>
        <w:t xml:space="preserve"> and </w:t>
      </w:r>
      <w:proofErr w:type="spellStart"/>
      <w:r w:rsidRPr="00A57BC5">
        <w:rPr>
          <w:rFonts w:ascii="Times New Roman" w:eastAsia="Times New Roman" w:hAnsi="Times New Roman" w:cs="Times New Roman"/>
          <w:i/>
          <w:iCs/>
          <w:sz w:val="24"/>
          <w:szCs w:val="24"/>
          <w:rPrChange w:id="211" w:author="Diana Alexandra Pazmiño Jaramillo" w:date="2025-11-22T12:27:00Z">
            <w:rPr>
              <w:rFonts w:ascii="Times New Roman" w:eastAsia="Times New Roman" w:hAnsi="Times New Roman" w:cs="Times New Roman"/>
              <w:sz w:val="24"/>
              <w:szCs w:val="24"/>
            </w:rPr>
          </w:rPrChange>
        </w:rPr>
        <w:t>Ophiopholis</w:t>
      </w:r>
      <w:proofErr w:type="spellEnd"/>
      <w:r w:rsidRPr="000745BE">
        <w:rPr>
          <w:rFonts w:ascii="Times New Roman" w:eastAsia="Times New Roman" w:hAnsi="Times New Roman" w:cs="Times New Roman"/>
          <w:sz w:val="24"/>
          <w:szCs w:val="24"/>
        </w:rPr>
        <w:t xml:space="preserve">. </w:t>
      </w:r>
      <w:commentRangeEnd w:id="165"/>
      <w:r w:rsidR="00D32CB1">
        <w:rPr>
          <w:rStyle w:val="CommentReference"/>
        </w:rPr>
        <w:commentReference w:id="165"/>
      </w:r>
    </w:p>
    <w:p w14:paraId="5AC69FF6" w14:textId="4D66F714" w:rsidR="00F61626" w:rsidRPr="00F61626" w:rsidRDefault="00F61626" w:rsidP="00074D4B">
      <w:pPr>
        <w:contextualSpacing/>
        <w:rPr>
          <w:rFonts w:ascii="Times New Roman" w:eastAsia="Times New Roman" w:hAnsi="Times New Roman" w:cs="Times New Roman"/>
          <w:sz w:val="24"/>
          <w:szCs w:val="24"/>
        </w:rPr>
      </w:pPr>
      <w:commentRangeStart w:id="213"/>
      <w:commentRangeStart w:id="214"/>
      <w:r w:rsidRPr="00F61626">
        <w:rPr>
          <w:rFonts w:ascii="Times New Roman" w:eastAsia="Times New Roman" w:hAnsi="Times New Roman" w:cs="Times New Roman"/>
          <w:sz w:val="24"/>
          <w:szCs w:val="24"/>
          <w:lang w:val="en-US"/>
        </w:rPr>
        <w:t xml:space="preserve">Table </w:t>
      </w:r>
      <w:r w:rsidR="00A67464" w:rsidRPr="00074D4B">
        <w:rPr>
          <w:rFonts w:ascii="Times New Roman" w:eastAsia="Times New Roman" w:hAnsi="Times New Roman" w:cs="Times New Roman"/>
          <w:sz w:val="24"/>
          <w:szCs w:val="24"/>
          <w:lang w:val="en-US"/>
        </w:rPr>
        <w:t>3</w:t>
      </w:r>
      <w:r w:rsidRPr="00F61626">
        <w:rPr>
          <w:rFonts w:ascii="Times New Roman" w:eastAsia="Times New Roman" w:hAnsi="Times New Roman" w:cs="Times New Roman"/>
          <w:sz w:val="24"/>
          <w:szCs w:val="24"/>
          <w:lang w:val="en-US"/>
        </w:rPr>
        <w:t xml:space="preserve">. Top 10 </w:t>
      </w:r>
      <w:del w:id="215" w:author="Diana Alexandra Pazmiño Jaramillo" w:date="2025-11-22T12:27:00Z">
        <w:r w:rsidRPr="00F61626" w:rsidDel="00A57BC5">
          <w:rPr>
            <w:rFonts w:ascii="Times New Roman" w:eastAsia="Times New Roman" w:hAnsi="Times New Roman" w:cs="Times New Roman"/>
            <w:sz w:val="24"/>
            <w:szCs w:val="24"/>
            <w:lang w:val="en-US"/>
          </w:rPr>
          <w:delText xml:space="preserve">species </w:delText>
        </w:r>
      </w:del>
      <w:ins w:id="216" w:author="Diana Alexandra Pazmiño Jaramillo" w:date="2025-11-22T12:27:00Z">
        <w:r w:rsidR="00A57BC5">
          <w:rPr>
            <w:rFonts w:ascii="Times New Roman" w:eastAsia="Times New Roman" w:hAnsi="Times New Roman" w:cs="Times New Roman"/>
            <w:sz w:val="24"/>
            <w:szCs w:val="24"/>
            <w:lang w:val="en-US"/>
          </w:rPr>
          <w:t>taxa</w:t>
        </w:r>
        <w:r w:rsidR="00A57BC5" w:rsidRPr="00F61626">
          <w:rPr>
            <w:rFonts w:ascii="Times New Roman" w:eastAsia="Times New Roman" w:hAnsi="Times New Roman" w:cs="Times New Roman"/>
            <w:sz w:val="24"/>
            <w:szCs w:val="24"/>
            <w:lang w:val="en-US"/>
          </w:rPr>
          <w:t xml:space="preserve"> </w:t>
        </w:r>
      </w:ins>
      <w:r w:rsidRPr="00F61626">
        <w:rPr>
          <w:rFonts w:ascii="Times New Roman" w:eastAsia="Times New Roman" w:hAnsi="Times New Roman" w:cs="Times New Roman"/>
          <w:sz w:val="24"/>
          <w:szCs w:val="24"/>
          <w:lang w:val="en-US"/>
        </w:rPr>
        <w:t>by overall abundance (COI marker)</w:t>
      </w:r>
      <w:commentRangeEnd w:id="213"/>
      <w:r w:rsidR="00013D89" w:rsidRPr="00F61626">
        <w:rPr>
          <w:rStyle w:val="CommentReference"/>
          <w:rFonts w:ascii="Times New Roman" w:eastAsia="Times New Roman" w:hAnsi="Times New Roman" w:cs="Times New Roman"/>
          <w:sz w:val="24"/>
          <w:szCs w:val="24"/>
        </w:rPr>
        <w:commentReference w:id="213"/>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2206"/>
        <w:gridCol w:w="1330"/>
        <w:gridCol w:w="941"/>
        <w:gridCol w:w="1182"/>
        <w:gridCol w:w="1232"/>
        <w:gridCol w:w="1385"/>
      </w:tblGrid>
      <w:tr w:rsidR="00F61626" w:rsidRPr="00F61626" w14:paraId="3A7D9C4B" w14:textId="77777777" w:rsidTr="007E3553">
        <w:trPr>
          <w:tblHeader/>
          <w:tblCellSpacing w:w="15" w:type="dxa"/>
        </w:trPr>
        <w:tc>
          <w:tcPr>
            <w:tcW w:w="0" w:type="auto"/>
            <w:tcBorders>
              <w:top w:val="single" w:sz="4" w:space="0" w:color="auto"/>
              <w:bottom w:val="single" w:sz="4" w:space="0" w:color="auto"/>
            </w:tcBorders>
            <w:vAlign w:val="center"/>
            <w:hideMark/>
          </w:tcPr>
          <w:p w14:paraId="10F37AA9" w14:textId="77777777" w:rsidR="00F61626" w:rsidRPr="003B2BC9" w:rsidRDefault="00F61626" w:rsidP="00F61626">
            <w:pPr>
              <w:contextualSpacing/>
              <w:rPr>
                <w:rFonts w:ascii="Times New Roman" w:hAnsi="Times New Roman" w:cs="Times New Roman"/>
                <w:b/>
                <w:bCs/>
                <w:sz w:val="18"/>
                <w:szCs w:val="18"/>
                <w:lang w:val="de-DE"/>
              </w:rPr>
            </w:pPr>
            <w:r w:rsidRPr="003B2BC9">
              <w:rPr>
                <w:rFonts w:ascii="Times New Roman" w:hAnsi="Times New Roman" w:cs="Times New Roman"/>
                <w:b/>
                <w:bCs/>
                <w:sz w:val="18"/>
                <w:szCs w:val="18"/>
                <w:lang w:val="de-DE"/>
              </w:rPr>
              <w:t>Rank</w:t>
            </w:r>
          </w:p>
        </w:tc>
        <w:tc>
          <w:tcPr>
            <w:tcW w:w="0" w:type="auto"/>
            <w:tcBorders>
              <w:top w:val="single" w:sz="4" w:space="0" w:color="auto"/>
              <w:bottom w:val="single" w:sz="4" w:space="0" w:color="auto"/>
            </w:tcBorders>
            <w:vAlign w:val="center"/>
            <w:hideMark/>
          </w:tcPr>
          <w:p w14:paraId="67B55426" w14:textId="77777777" w:rsidR="00F61626" w:rsidRPr="003B2BC9" w:rsidRDefault="00F61626" w:rsidP="007E3553">
            <w:pPr>
              <w:contextualSpacing/>
              <w:jc w:val="center"/>
              <w:rPr>
                <w:rFonts w:ascii="Times New Roman" w:hAnsi="Times New Roman" w:cs="Times New Roman"/>
                <w:b/>
                <w:bCs/>
                <w:sz w:val="18"/>
                <w:szCs w:val="18"/>
                <w:lang w:val="de-DE"/>
              </w:rPr>
            </w:pPr>
            <w:proofErr w:type="spellStart"/>
            <w:r w:rsidRPr="003B2BC9">
              <w:rPr>
                <w:rFonts w:ascii="Times New Roman" w:hAnsi="Times New Roman" w:cs="Times New Roman"/>
                <w:b/>
                <w:bCs/>
                <w:sz w:val="18"/>
                <w:szCs w:val="18"/>
                <w:lang w:val="de-DE"/>
              </w:rPr>
              <w:t>Species</w:t>
            </w:r>
            <w:proofErr w:type="spellEnd"/>
          </w:p>
        </w:tc>
        <w:tc>
          <w:tcPr>
            <w:tcW w:w="0" w:type="auto"/>
            <w:tcBorders>
              <w:top w:val="single" w:sz="4" w:space="0" w:color="auto"/>
              <w:bottom w:val="single" w:sz="4" w:space="0" w:color="auto"/>
            </w:tcBorders>
            <w:vAlign w:val="center"/>
            <w:hideMark/>
          </w:tcPr>
          <w:p w14:paraId="326A1CD5" w14:textId="77777777" w:rsidR="00F61626" w:rsidRPr="003B2BC9" w:rsidRDefault="00F61626" w:rsidP="007E3553">
            <w:pPr>
              <w:contextualSpacing/>
              <w:jc w:val="center"/>
              <w:rPr>
                <w:rFonts w:ascii="Times New Roman" w:hAnsi="Times New Roman" w:cs="Times New Roman"/>
                <w:b/>
                <w:bCs/>
                <w:sz w:val="18"/>
                <w:szCs w:val="18"/>
                <w:lang w:val="de-DE"/>
              </w:rPr>
            </w:pPr>
            <w:r w:rsidRPr="003B2BC9">
              <w:rPr>
                <w:rFonts w:ascii="Times New Roman" w:hAnsi="Times New Roman" w:cs="Times New Roman"/>
                <w:b/>
                <w:bCs/>
                <w:sz w:val="18"/>
                <w:szCs w:val="18"/>
                <w:lang w:val="de-DE"/>
              </w:rPr>
              <w:t>Group</w:t>
            </w:r>
          </w:p>
        </w:tc>
        <w:tc>
          <w:tcPr>
            <w:tcW w:w="0" w:type="auto"/>
            <w:tcBorders>
              <w:top w:val="single" w:sz="4" w:space="0" w:color="auto"/>
              <w:bottom w:val="single" w:sz="4" w:space="0" w:color="auto"/>
            </w:tcBorders>
            <w:vAlign w:val="center"/>
            <w:hideMark/>
          </w:tcPr>
          <w:p w14:paraId="2BE0E7DA" w14:textId="77777777" w:rsidR="00F61626" w:rsidRPr="003B2BC9" w:rsidRDefault="00F61626" w:rsidP="007E3553">
            <w:pPr>
              <w:contextualSpacing/>
              <w:jc w:val="center"/>
              <w:rPr>
                <w:rFonts w:ascii="Times New Roman" w:hAnsi="Times New Roman" w:cs="Times New Roman"/>
                <w:b/>
                <w:bCs/>
                <w:sz w:val="18"/>
                <w:szCs w:val="18"/>
                <w:lang w:val="de-DE"/>
              </w:rPr>
            </w:pPr>
            <w:proofErr w:type="spellStart"/>
            <w:r w:rsidRPr="003B2BC9">
              <w:rPr>
                <w:rFonts w:ascii="Times New Roman" w:hAnsi="Times New Roman" w:cs="Times New Roman"/>
                <w:b/>
                <w:bCs/>
                <w:sz w:val="18"/>
                <w:szCs w:val="18"/>
                <w:lang w:val="de-DE"/>
              </w:rPr>
              <w:t>Abundance</w:t>
            </w:r>
            <w:proofErr w:type="spellEnd"/>
          </w:p>
        </w:tc>
        <w:tc>
          <w:tcPr>
            <w:tcW w:w="0" w:type="auto"/>
            <w:tcBorders>
              <w:top w:val="single" w:sz="4" w:space="0" w:color="auto"/>
              <w:bottom w:val="single" w:sz="4" w:space="0" w:color="auto"/>
            </w:tcBorders>
            <w:vAlign w:val="center"/>
            <w:hideMark/>
          </w:tcPr>
          <w:p w14:paraId="6E2B732E" w14:textId="77777777" w:rsidR="00F61626" w:rsidRPr="003B2BC9" w:rsidRDefault="00F61626" w:rsidP="007E3553">
            <w:pPr>
              <w:contextualSpacing/>
              <w:jc w:val="center"/>
              <w:rPr>
                <w:rFonts w:ascii="Times New Roman" w:hAnsi="Times New Roman" w:cs="Times New Roman"/>
                <w:b/>
                <w:bCs/>
                <w:sz w:val="18"/>
                <w:szCs w:val="18"/>
                <w:lang w:val="de-DE"/>
              </w:rPr>
            </w:pPr>
            <w:proofErr w:type="spellStart"/>
            <w:r w:rsidRPr="003B2BC9">
              <w:rPr>
                <w:rFonts w:ascii="Times New Roman" w:hAnsi="Times New Roman" w:cs="Times New Roman"/>
                <w:b/>
                <w:bCs/>
                <w:sz w:val="18"/>
                <w:szCs w:val="18"/>
                <w:lang w:val="de-DE"/>
              </w:rPr>
              <w:t>Preferred</w:t>
            </w:r>
            <w:proofErr w:type="spellEnd"/>
          </w:p>
        </w:tc>
        <w:tc>
          <w:tcPr>
            <w:tcW w:w="0" w:type="auto"/>
            <w:tcBorders>
              <w:top w:val="single" w:sz="4" w:space="0" w:color="auto"/>
              <w:bottom w:val="single" w:sz="4" w:space="0" w:color="auto"/>
            </w:tcBorders>
            <w:vAlign w:val="center"/>
            <w:hideMark/>
          </w:tcPr>
          <w:p w14:paraId="13EE9583" w14:textId="140B6D66" w:rsidR="00F61626" w:rsidRPr="003B2BC9" w:rsidRDefault="00F61626" w:rsidP="007E3553">
            <w:pPr>
              <w:contextualSpacing/>
              <w:jc w:val="center"/>
              <w:rPr>
                <w:rFonts w:ascii="Times New Roman" w:hAnsi="Times New Roman" w:cs="Times New Roman"/>
                <w:b/>
                <w:bCs/>
                <w:sz w:val="18"/>
                <w:szCs w:val="18"/>
                <w:lang w:val="de-DE"/>
              </w:rPr>
            </w:pPr>
            <w:r w:rsidRPr="003B2BC9">
              <w:rPr>
                <w:rFonts w:ascii="Times New Roman" w:hAnsi="Times New Roman" w:cs="Times New Roman"/>
                <w:b/>
                <w:bCs/>
                <w:sz w:val="18"/>
                <w:szCs w:val="18"/>
                <w:lang w:val="de-DE"/>
              </w:rPr>
              <w:t xml:space="preserve">Light </w:t>
            </w:r>
            <w:proofErr w:type="spellStart"/>
            <w:r w:rsidR="007E3553" w:rsidRPr="003B2BC9">
              <w:rPr>
                <w:rFonts w:ascii="Times New Roman" w:hAnsi="Times New Roman" w:cs="Times New Roman"/>
                <w:b/>
                <w:bCs/>
                <w:sz w:val="18"/>
                <w:szCs w:val="18"/>
                <w:lang w:val="de-DE"/>
              </w:rPr>
              <w:t>e</w:t>
            </w:r>
            <w:r w:rsidRPr="003B2BC9">
              <w:rPr>
                <w:rFonts w:ascii="Times New Roman" w:hAnsi="Times New Roman" w:cs="Times New Roman"/>
                <w:b/>
                <w:bCs/>
                <w:sz w:val="18"/>
                <w:szCs w:val="18"/>
                <w:lang w:val="de-DE"/>
              </w:rPr>
              <w:t>ffect</w:t>
            </w:r>
            <w:proofErr w:type="spellEnd"/>
          </w:p>
        </w:tc>
        <w:tc>
          <w:tcPr>
            <w:tcW w:w="0" w:type="auto"/>
            <w:tcBorders>
              <w:top w:val="single" w:sz="4" w:space="0" w:color="auto"/>
              <w:bottom w:val="single" w:sz="4" w:space="0" w:color="auto"/>
            </w:tcBorders>
            <w:vAlign w:val="center"/>
            <w:hideMark/>
          </w:tcPr>
          <w:p w14:paraId="42EA8859" w14:textId="1E80CD69" w:rsidR="00F61626" w:rsidRPr="003B2BC9" w:rsidRDefault="00F61626" w:rsidP="007E3553">
            <w:pPr>
              <w:contextualSpacing/>
              <w:jc w:val="center"/>
              <w:rPr>
                <w:rFonts w:ascii="Times New Roman" w:hAnsi="Times New Roman" w:cs="Times New Roman"/>
                <w:b/>
                <w:bCs/>
                <w:sz w:val="18"/>
                <w:szCs w:val="18"/>
                <w:lang w:val="de-DE"/>
              </w:rPr>
            </w:pPr>
            <w:proofErr w:type="spellStart"/>
            <w:r w:rsidRPr="003B2BC9">
              <w:rPr>
                <w:rFonts w:ascii="Times New Roman" w:hAnsi="Times New Roman" w:cs="Times New Roman"/>
                <w:b/>
                <w:bCs/>
                <w:sz w:val="18"/>
                <w:szCs w:val="18"/>
                <w:lang w:val="de-DE"/>
              </w:rPr>
              <w:t>Diel</w:t>
            </w:r>
            <w:proofErr w:type="spellEnd"/>
            <w:r w:rsidRPr="003B2BC9">
              <w:rPr>
                <w:rFonts w:ascii="Times New Roman" w:hAnsi="Times New Roman" w:cs="Times New Roman"/>
                <w:b/>
                <w:bCs/>
                <w:sz w:val="18"/>
                <w:szCs w:val="18"/>
                <w:lang w:val="de-DE"/>
              </w:rPr>
              <w:t xml:space="preserve"> </w:t>
            </w:r>
            <w:proofErr w:type="spellStart"/>
            <w:r w:rsidR="007E3553" w:rsidRPr="003B2BC9">
              <w:rPr>
                <w:rFonts w:ascii="Times New Roman" w:hAnsi="Times New Roman" w:cs="Times New Roman"/>
                <w:b/>
                <w:bCs/>
                <w:sz w:val="18"/>
                <w:szCs w:val="18"/>
                <w:lang w:val="de-DE"/>
              </w:rPr>
              <w:t>e</w:t>
            </w:r>
            <w:r w:rsidRPr="003B2BC9">
              <w:rPr>
                <w:rFonts w:ascii="Times New Roman" w:hAnsi="Times New Roman" w:cs="Times New Roman"/>
                <w:b/>
                <w:bCs/>
                <w:sz w:val="18"/>
                <w:szCs w:val="18"/>
                <w:lang w:val="de-DE"/>
              </w:rPr>
              <w:t>ffect</w:t>
            </w:r>
            <w:proofErr w:type="spellEnd"/>
          </w:p>
        </w:tc>
      </w:tr>
      <w:tr w:rsidR="00F61626" w:rsidRPr="00F61626" w14:paraId="26ADF70E" w14:textId="77777777" w:rsidTr="00F61626">
        <w:trPr>
          <w:tblCellSpacing w:w="15" w:type="dxa"/>
        </w:trPr>
        <w:tc>
          <w:tcPr>
            <w:tcW w:w="0" w:type="auto"/>
            <w:vAlign w:val="center"/>
            <w:hideMark/>
          </w:tcPr>
          <w:p w14:paraId="7FE1BA8A" w14:textId="77777777" w:rsidR="00F61626" w:rsidRPr="00F61626" w:rsidRDefault="00F61626" w:rsidP="00F61626">
            <w:pPr>
              <w:contextualSpacing/>
              <w:rPr>
                <w:rFonts w:ascii="Times New Roman" w:hAnsi="Times New Roman" w:cs="Times New Roman"/>
                <w:sz w:val="18"/>
                <w:szCs w:val="18"/>
                <w:lang w:val="de-DE"/>
              </w:rPr>
            </w:pPr>
            <w:r w:rsidRPr="00F61626">
              <w:rPr>
                <w:rFonts w:ascii="Times New Roman" w:hAnsi="Times New Roman" w:cs="Times New Roman"/>
                <w:sz w:val="18"/>
                <w:szCs w:val="18"/>
                <w:lang w:val="de-DE"/>
              </w:rPr>
              <w:t>1</w:t>
            </w:r>
          </w:p>
        </w:tc>
        <w:tc>
          <w:tcPr>
            <w:tcW w:w="0" w:type="auto"/>
            <w:vAlign w:val="center"/>
            <w:hideMark/>
          </w:tcPr>
          <w:p w14:paraId="11BE4369"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i/>
                <w:iCs/>
                <w:sz w:val="18"/>
                <w:szCs w:val="18"/>
                <w:lang w:val="de-DE"/>
              </w:rPr>
              <w:t>Micromonas</w:t>
            </w:r>
            <w:proofErr w:type="spellEnd"/>
            <w:r w:rsidRPr="00F61626">
              <w:rPr>
                <w:rFonts w:ascii="Times New Roman" w:hAnsi="Times New Roman" w:cs="Times New Roman"/>
                <w:i/>
                <w:iCs/>
                <w:sz w:val="18"/>
                <w:szCs w:val="18"/>
                <w:lang w:val="de-DE"/>
              </w:rPr>
              <w:t xml:space="preserve"> </w:t>
            </w:r>
            <w:proofErr w:type="spellStart"/>
            <w:r w:rsidRPr="00F61626">
              <w:rPr>
                <w:rFonts w:ascii="Times New Roman" w:hAnsi="Times New Roman" w:cs="Times New Roman"/>
                <w:i/>
                <w:iCs/>
                <w:sz w:val="18"/>
                <w:szCs w:val="18"/>
                <w:lang w:val="de-DE"/>
              </w:rPr>
              <w:t>pusilla</w:t>
            </w:r>
            <w:proofErr w:type="spellEnd"/>
          </w:p>
        </w:tc>
        <w:tc>
          <w:tcPr>
            <w:tcW w:w="0" w:type="auto"/>
            <w:vAlign w:val="center"/>
            <w:hideMark/>
          </w:tcPr>
          <w:p w14:paraId="4B2CCF9C"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Green </w:t>
            </w:r>
            <w:proofErr w:type="spellStart"/>
            <w:r w:rsidRPr="00F61626">
              <w:rPr>
                <w:rFonts w:ascii="Times New Roman" w:hAnsi="Times New Roman" w:cs="Times New Roman"/>
                <w:sz w:val="18"/>
                <w:szCs w:val="18"/>
                <w:lang w:val="de-DE"/>
              </w:rPr>
              <w:t>algae</w:t>
            </w:r>
            <w:proofErr w:type="spellEnd"/>
          </w:p>
        </w:tc>
        <w:tc>
          <w:tcPr>
            <w:tcW w:w="0" w:type="auto"/>
            <w:vAlign w:val="center"/>
            <w:hideMark/>
          </w:tcPr>
          <w:p w14:paraId="112583EB"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41.43%</w:t>
            </w:r>
          </w:p>
        </w:tc>
        <w:tc>
          <w:tcPr>
            <w:tcW w:w="0" w:type="auto"/>
            <w:vAlign w:val="center"/>
            <w:hideMark/>
          </w:tcPr>
          <w:p w14:paraId="67428597"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Day+Light</w:t>
            </w:r>
            <w:proofErr w:type="spellEnd"/>
          </w:p>
        </w:tc>
        <w:tc>
          <w:tcPr>
            <w:tcW w:w="0" w:type="auto"/>
            <w:vAlign w:val="center"/>
            <w:hideMark/>
          </w:tcPr>
          <w:p w14:paraId="7E0BED09"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+0.044 (neutral)</w:t>
            </w:r>
          </w:p>
        </w:tc>
        <w:tc>
          <w:tcPr>
            <w:tcW w:w="0" w:type="auto"/>
            <w:vAlign w:val="center"/>
            <w:hideMark/>
          </w:tcPr>
          <w:p w14:paraId="2A9163CA"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+0.273 (</w:t>
            </w:r>
            <w:proofErr w:type="spellStart"/>
            <w:r w:rsidRPr="00F61626">
              <w:rPr>
                <w:rFonts w:ascii="Times New Roman" w:hAnsi="Times New Roman" w:cs="Times New Roman"/>
                <w:sz w:val="18"/>
                <w:szCs w:val="18"/>
                <w:lang w:val="de-DE"/>
              </w:rPr>
              <w:t>diurnal</w:t>
            </w:r>
            <w:proofErr w:type="spellEnd"/>
            <w:r w:rsidRPr="00F61626">
              <w:rPr>
                <w:rFonts w:ascii="Times New Roman" w:hAnsi="Times New Roman" w:cs="Times New Roman"/>
                <w:sz w:val="18"/>
                <w:szCs w:val="18"/>
                <w:lang w:val="de-DE"/>
              </w:rPr>
              <w:t>)</w:t>
            </w:r>
          </w:p>
        </w:tc>
      </w:tr>
      <w:tr w:rsidR="00F61626" w:rsidRPr="00F61626" w14:paraId="7688AD47" w14:textId="77777777" w:rsidTr="00F61626">
        <w:trPr>
          <w:tblCellSpacing w:w="15" w:type="dxa"/>
        </w:trPr>
        <w:tc>
          <w:tcPr>
            <w:tcW w:w="0" w:type="auto"/>
            <w:vAlign w:val="center"/>
            <w:hideMark/>
          </w:tcPr>
          <w:p w14:paraId="7AEB902D" w14:textId="77777777" w:rsidR="00F61626" w:rsidRPr="00F61626" w:rsidRDefault="00F61626" w:rsidP="00F61626">
            <w:pPr>
              <w:contextualSpacing/>
              <w:rPr>
                <w:rFonts w:ascii="Times New Roman" w:hAnsi="Times New Roman" w:cs="Times New Roman"/>
                <w:sz w:val="18"/>
                <w:szCs w:val="18"/>
                <w:lang w:val="de-DE"/>
              </w:rPr>
            </w:pPr>
            <w:r w:rsidRPr="00F61626">
              <w:rPr>
                <w:rFonts w:ascii="Times New Roman" w:hAnsi="Times New Roman" w:cs="Times New Roman"/>
                <w:sz w:val="18"/>
                <w:szCs w:val="18"/>
                <w:lang w:val="de-DE"/>
              </w:rPr>
              <w:t>2</w:t>
            </w:r>
          </w:p>
        </w:tc>
        <w:tc>
          <w:tcPr>
            <w:tcW w:w="0" w:type="auto"/>
            <w:vAlign w:val="center"/>
            <w:hideMark/>
          </w:tcPr>
          <w:p w14:paraId="3A07021D"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i/>
                <w:iCs/>
                <w:sz w:val="18"/>
                <w:szCs w:val="18"/>
                <w:lang w:val="de-DE"/>
              </w:rPr>
              <w:t>Minutocellus</w:t>
            </w:r>
            <w:proofErr w:type="spellEnd"/>
            <w:r w:rsidRPr="00F61626">
              <w:rPr>
                <w:rFonts w:ascii="Times New Roman" w:hAnsi="Times New Roman" w:cs="Times New Roman"/>
                <w:sz w:val="18"/>
                <w:szCs w:val="18"/>
                <w:lang w:val="de-DE"/>
              </w:rPr>
              <w:t xml:space="preserve"> </w:t>
            </w:r>
            <w:proofErr w:type="spellStart"/>
            <w:r w:rsidRPr="00F61626">
              <w:rPr>
                <w:rFonts w:ascii="Times New Roman" w:hAnsi="Times New Roman" w:cs="Times New Roman"/>
                <w:sz w:val="18"/>
                <w:szCs w:val="18"/>
                <w:lang w:val="de-DE"/>
              </w:rPr>
              <w:t>sp.</w:t>
            </w:r>
            <w:proofErr w:type="spellEnd"/>
          </w:p>
        </w:tc>
        <w:tc>
          <w:tcPr>
            <w:tcW w:w="0" w:type="auto"/>
            <w:vAlign w:val="center"/>
            <w:hideMark/>
          </w:tcPr>
          <w:p w14:paraId="39E8DE70"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Diatoms</w:t>
            </w:r>
            <w:proofErr w:type="spellEnd"/>
          </w:p>
        </w:tc>
        <w:tc>
          <w:tcPr>
            <w:tcW w:w="0" w:type="auto"/>
            <w:vAlign w:val="center"/>
            <w:hideMark/>
          </w:tcPr>
          <w:p w14:paraId="35AA489A"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37.70%</w:t>
            </w:r>
          </w:p>
        </w:tc>
        <w:tc>
          <w:tcPr>
            <w:tcW w:w="0" w:type="auto"/>
            <w:vAlign w:val="center"/>
            <w:hideMark/>
          </w:tcPr>
          <w:p w14:paraId="60B01495"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Day+Light</w:t>
            </w:r>
            <w:proofErr w:type="spellEnd"/>
          </w:p>
        </w:tc>
        <w:tc>
          <w:tcPr>
            <w:tcW w:w="0" w:type="auto"/>
            <w:vAlign w:val="center"/>
            <w:hideMark/>
          </w:tcPr>
          <w:p w14:paraId="5E1293C2"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+0.030 (neutral)</w:t>
            </w:r>
          </w:p>
        </w:tc>
        <w:tc>
          <w:tcPr>
            <w:tcW w:w="0" w:type="auto"/>
            <w:vAlign w:val="center"/>
            <w:hideMark/>
          </w:tcPr>
          <w:p w14:paraId="09BB6E71"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+0.259 (</w:t>
            </w:r>
            <w:proofErr w:type="spellStart"/>
            <w:r w:rsidRPr="00F61626">
              <w:rPr>
                <w:rFonts w:ascii="Times New Roman" w:hAnsi="Times New Roman" w:cs="Times New Roman"/>
                <w:sz w:val="18"/>
                <w:szCs w:val="18"/>
                <w:lang w:val="de-DE"/>
              </w:rPr>
              <w:t>diurnal</w:t>
            </w:r>
            <w:proofErr w:type="spellEnd"/>
            <w:r w:rsidRPr="00F61626">
              <w:rPr>
                <w:rFonts w:ascii="Times New Roman" w:hAnsi="Times New Roman" w:cs="Times New Roman"/>
                <w:sz w:val="18"/>
                <w:szCs w:val="18"/>
                <w:lang w:val="de-DE"/>
              </w:rPr>
              <w:t>)</w:t>
            </w:r>
          </w:p>
        </w:tc>
      </w:tr>
      <w:tr w:rsidR="00F61626" w:rsidRPr="00F61626" w14:paraId="24C1EB81" w14:textId="77777777" w:rsidTr="00F61626">
        <w:trPr>
          <w:tblCellSpacing w:w="15" w:type="dxa"/>
        </w:trPr>
        <w:tc>
          <w:tcPr>
            <w:tcW w:w="0" w:type="auto"/>
            <w:vAlign w:val="center"/>
            <w:hideMark/>
          </w:tcPr>
          <w:p w14:paraId="746C80E4" w14:textId="77777777" w:rsidR="00F61626" w:rsidRPr="00F61626" w:rsidRDefault="00F61626" w:rsidP="00F61626">
            <w:pPr>
              <w:contextualSpacing/>
              <w:rPr>
                <w:rFonts w:ascii="Times New Roman" w:hAnsi="Times New Roman" w:cs="Times New Roman"/>
                <w:sz w:val="18"/>
                <w:szCs w:val="18"/>
                <w:lang w:val="de-DE"/>
              </w:rPr>
            </w:pPr>
            <w:r w:rsidRPr="00F61626">
              <w:rPr>
                <w:rFonts w:ascii="Times New Roman" w:hAnsi="Times New Roman" w:cs="Times New Roman"/>
                <w:sz w:val="18"/>
                <w:szCs w:val="18"/>
                <w:lang w:val="de-DE"/>
              </w:rPr>
              <w:t>3</w:t>
            </w:r>
          </w:p>
        </w:tc>
        <w:tc>
          <w:tcPr>
            <w:tcW w:w="0" w:type="auto"/>
            <w:vAlign w:val="center"/>
            <w:hideMark/>
          </w:tcPr>
          <w:p w14:paraId="01998DAA"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Noelaerhabdaceae</w:t>
            </w:r>
            <w:proofErr w:type="spellEnd"/>
          </w:p>
        </w:tc>
        <w:tc>
          <w:tcPr>
            <w:tcW w:w="0" w:type="auto"/>
            <w:vAlign w:val="center"/>
            <w:hideMark/>
          </w:tcPr>
          <w:p w14:paraId="7ADC5658"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Coccolithophores</w:t>
            </w:r>
            <w:proofErr w:type="spellEnd"/>
          </w:p>
        </w:tc>
        <w:tc>
          <w:tcPr>
            <w:tcW w:w="0" w:type="auto"/>
            <w:vAlign w:val="center"/>
            <w:hideMark/>
          </w:tcPr>
          <w:p w14:paraId="71E978E2"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37.66%</w:t>
            </w:r>
          </w:p>
        </w:tc>
        <w:tc>
          <w:tcPr>
            <w:tcW w:w="0" w:type="auto"/>
            <w:vAlign w:val="center"/>
            <w:hideMark/>
          </w:tcPr>
          <w:p w14:paraId="24CF78B4"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Day+NoLight</w:t>
            </w:r>
            <w:proofErr w:type="spellEnd"/>
          </w:p>
        </w:tc>
        <w:tc>
          <w:tcPr>
            <w:tcW w:w="0" w:type="auto"/>
            <w:vAlign w:val="center"/>
            <w:hideMark/>
          </w:tcPr>
          <w:p w14:paraId="46565BF2"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-0.189 (</w:t>
            </w:r>
            <w:proofErr w:type="spellStart"/>
            <w:r w:rsidRPr="00F61626">
              <w:rPr>
                <w:rFonts w:ascii="Times New Roman" w:hAnsi="Times New Roman" w:cs="Times New Roman"/>
                <w:sz w:val="18"/>
                <w:szCs w:val="18"/>
                <w:lang w:val="de-DE"/>
              </w:rPr>
              <w:t>avoid</w:t>
            </w:r>
            <w:proofErr w:type="spellEnd"/>
            <w:r w:rsidRPr="00F61626">
              <w:rPr>
                <w:rFonts w:ascii="Times New Roman" w:hAnsi="Times New Roman" w:cs="Times New Roman"/>
                <w:sz w:val="18"/>
                <w:szCs w:val="18"/>
                <w:lang w:val="de-DE"/>
              </w:rPr>
              <w:t>)</w:t>
            </w:r>
          </w:p>
        </w:tc>
        <w:tc>
          <w:tcPr>
            <w:tcW w:w="0" w:type="auto"/>
            <w:vAlign w:val="center"/>
            <w:hideMark/>
          </w:tcPr>
          <w:p w14:paraId="7A12227C"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+0.216 (</w:t>
            </w:r>
            <w:proofErr w:type="spellStart"/>
            <w:r w:rsidRPr="00F61626">
              <w:rPr>
                <w:rFonts w:ascii="Times New Roman" w:hAnsi="Times New Roman" w:cs="Times New Roman"/>
                <w:sz w:val="18"/>
                <w:szCs w:val="18"/>
                <w:lang w:val="de-DE"/>
              </w:rPr>
              <w:t>diurnal</w:t>
            </w:r>
            <w:proofErr w:type="spellEnd"/>
            <w:r w:rsidRPr="00F61626">
              <w:rPr>
                <w:rFonts w:ascii="Times New Roman" w:hAnsi="Times New Roman" w:cs="Times New Roman"/>
                <w:sz w:val="18"/>
                <w:szCs w:val="18"/>
                <w:lang w:val="de-DE"/>
              </w:rPr>
              <w:t>)</w:t>
            </w:r>
          </w:p>
        </w:tc>
      </w:tr>
      <w:tr w:rsidR="00F61626" w:rsidRPr="00F61626" w14:paraId="240B06B5" w14:textId="77777777" w:rsidTr="00F61626">
        <w:trPr>
          <w:tblCellSpacing w:w="15" w:type="dxa"/>
        </w:trPr>
        <w:tc>
          <w:tcPr>
            <w:tcW w:w="0" w:type="auto"/>
            <w:vAlign w:val="center"/>
            <w:hideMark/>
          </w:tcPr>
          <w:p w14:paraId="3E748277" w14:textId="77777777" w:rsidR="00F61626" w:rsidRPr="00F61626" w:rsidRDefault="00F61626" w:rsidP="00F61626">
            <w:pPr>
              <w:contextualSpacing/>
              <w:rPr>
                <w:rFonts w:ascii="Times New Roman" w:hAnsi="Times New Roman" w:cs="Times New Roman"/>
                <w:sz w:val="18"/>
                <w:szCs w:val="18"/>
                <w:lang w:val="de-DE"/>
              </w:rPr>
            </w:pPr>
            <w:r w:rsidRPr="00F61626">
              <w:rPr>
                <w:rFonts w:ascii="Times New Roman" w:hAnsi="Times New Roman" w:cs="Times New Roman"/>
                <w:sz w:val="18"/>
                <w:szCs w:val="18"/>
                <w:lang w:val="de-DE"/>
              </w:rPr>
              <w:t>4</w:t>
            </w:r>
          </w:p>
        </w:tc>
        <w:tc>
          <w:tcPr>
            <w:tcW w:w="0" w:type="auto"/>
            <w:vAlign w:val="center"/>
            <w:hideMark/>
          </w:tcPr>
          <w:p w14:paraId="16BDD777"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i/>
                <w:iCs/>
                <w:sz w:val="18"/>
                <w:szCs w:val="18"/>
                <w:lang w:val="de-DE"/>
              </w:rPr>
              <w:t>Triparma</w:t>
            </w:r>
            <w:proofErr w:type="spellEnd"/>
            <w:r w:rsidRPr="00F61626">
              <w:rPr>
                <w:rFonts w:ascii="Times New Roman" w:hAnsi="Times New Roman" w:cs="Times New Roman"/>
                <w:sz w:val="18"/>
                <w:szCs w:val="18"/>
                <w:lang w:val="de-DE"/>
              </w:rPr>
              <w:t xml:space="preserve"> </w:t>
            </w:r>
            <w:proofErr w:type="spellStart"/>
            <w:r w:rsidRPr="00F61626">
              <w:rPr>
                <w:rFonts w:ascii="Times New Roman" w:hAnsi="Times New Roman" w:cs="Times New Roman"/>
                <w:sz w:val="18"/>
                <w:szCs w:val="18"/>
                <w:lang w:val="de-DE"/>
              </w:rPr>
              <w:t>sp.</w:t>
            </w:r>
            <w:proofErr w:type="spellEnd"/>
          </w:p>
        </w:tc>
        <w:tc>
          <w:tcPr>
            <w:tcW w:w="0" w:type="auto"/>
            <w:vAlign w:val="center"/>
            <w:hideMark/>
          </w:tcPr>
          <w:p w14:paraId="0BFFA79B"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Brown </w:t>
            </w:r>
            <w:proofErr w:type="spellStart"/>
            <w:r w:rsidRPr="00F61626">
              <w:rPr>
                <w:rFonts w:ascii="Times New Roman" w:hAnsi="Times New Roman" w:cs="Times New Roman"/>
                <w:sz w:val="18"/>
                <w:szCs w:val="18"/>
                <w:lang w:val="de-DE"/>
              </w:rPr>
              <w:t>algae</w:t>
            </w:r>
            <w:proofErr w:type="spellEnd"/>
          </w:p>
        </w:tc>
        <w:tc>
          <w:tcPr>
            <w:tcW w:w="0" w:type="auto"/>
            <w:vAlign w:val="center"/>
            <w:hideMark/>
          </w:tcPr>
          <w:p w14:paraId="69CDA1B3"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29.24%</w:t>
            </w:r>
          </w:p>
        </w:tc>
        <w:tc>
          <w:tcPr>
            <w:tcW w:w="0" w:type="auto"/>
            <w:vAlign w:val="center"/>
            <w:hideMark/>
          </w:tcPr>
          <w:p w14:paraId="10C1394E"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Day+Light</w:t>
            </w:r>
            <w:proofErr w:type="spellEnd"/>
          </w:p>
        </w:tc>
        <w:tc>
          <w:tcPr>
            <w:tcW w:w="0" w:type="auto"/>
            <w:vAlign w:val="center"/>
            <w:hideMark/>
          </w:tcPr>
          <w:p w14:paraId="5FC020AD"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-0.065 (</w:t>
            </w:r>
            <w:proofErr w:type="spellStart"/>
            <w:r w:rsidRPr="00F61626">
              <w:rPr>
                <w:rFonts w:ascii="Times New Roman" w:hAnsi="Times New Roman" w:cs="Times New Roman"/>
                <w:sz w:val="18"/>
                <w:szCs w:val="18"/>
                <w:lang w:val="de-DE"/>
              </w:rPr>
              <w:t>avoid</w:t>
            </w:r>
            <w:proofErr w:type="spellEnd"/>
            <w:r w:rsidRPr="00F61626">
              <w:rPr>
                <w:rFonts w:ascii="Times New Roman" w:hAnsi="Times New Roman" w:cs="Times New Roman"/>
                <w:sz w:val="18"/>
                <w:szCs w:val="18"/>
                <w:lang w:val="de-DE"/>
              </w:rPr>
              <w:t>)</w:t>
            </w:r>
          </w:p>
        </w:tc>
        <w:tc>
          <w:tcPr>
            <w:tcW w:w="0" w:type="auto"/>
            <w:vAlign w:val="center"/>
            <w:hideMark/>
          </w:tcPr>
          <w:p w14:paraId="68B287A7"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+0.266 (</w:t>
            </w:r>
            <w:proofErr w:type="spellStart"/>
            <w:r w:rsidRPr="00F61626">
              <w:rPr>
                <w:rFonts w:ascii="Times New Roman" w:hAnsi="Times New Roman" w:cs="Times New Roman"/>
                <w:sz w:val="18"/>
                <w:szCs w:val="18"/>
                <w:lang w:val="de-DE"/>
              </w:rPr>
              <w:t>diurnal</w:t>
            </w:r>
            <w:proofErr w:type="spellEnd"/>
            <w:r w:rsidRPr="00F61626">
              <w:rPr>
                <w:rFonts w:ascii="Times New Roman" w:hAnsi="Times New Roman" w:cs="Times New Roman"/>
                <w:sz w:val="18"/>
                <w:szCs w:val="18"/>
                <w:lang w:val="de-DE"/>
              </w:rPr>
              <w:t>)</w:t>
            </w:r>
          </w:p>
        </w:tc>
      </w:tr>
      <w:tr w:rsidR="00F61626" w:rsidRPr="00F61626" w14:paraId="0028C9F2" w14:textId="77777777" w:rsidTr="00F61626">
        <w:trPr>
          <w:tblCellSpacing w:w="15" w:type="dxa"/>
        </w:trPr>
        <w:tc>
          <w:tcPr>
            <w:tcW w:w="0" w:type="auto"/>
            <w:vAlign w:val="center"/>
            <w:hideMark/>
          </w:tcPr>
          <w:p w14:paraId="560D1CF4" w14:textId="77777777" w:rsidR="00F61626" w:rsidRPr="00F61626" w:rsidRDefault="00F61626" w:rsidP="00F61626">
            <w:pPr>
              <w:contextualSpacing/>
              <w:rPr>
                <w:rFonts w:ascii="Times New Roman" w:hAnsi="Times New Roman" w:cs="Times New Roman"/>
                <w:sz w:val="18"/>
                <w:szCs w:val="18"/>
                <w:lang w:val="de-DE"/>
              </w:rPr>
            </w:pPr>
            <w:r w:rsidRPr="00F61626">
              <w:rPr>
                <w:rFonts w:ascii="Times New Roman" w:hAnsi="Times New Roman" w:cs="Times New Roman"/>
                <w:sz w:val="18"/>
                <w:szCs w:val="18"/>
                <w:lang w:val="de-DE"/>
              </w:rPr>
              <w:t>5</w:t>
            </w:r>
          </w:p>
        </w:tc>
        <w:tc>
          <w:tcPr>
            <w:tcW w:w="0" w:type="auto"/>
            <w:vAlign w:val="center"/>
            <w:hideMark/>
          </w:tcPr>
          <w:p w14:paraId="501C9641"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i/>
                <w:iCs/>
                <w:sz w:val="18"/>
                <w:szCs w:val="18"/>
                <w:lang w:val="de-DE"/>
              </w:rPr>
              <w:t>Dictyocha</w:t>
            </w:r>
            <w:proofErr w:type="spellEnd"/>
            <w:r w:rsidRPr="00F61626">
              <w:rPr>
                <w:rFonts w:ascii="Times New Roman" w:hAnsi="Times New Roman" w:cs="Times New Roman"/>
                <w:i/>
                <w:iCs/>
                <w:sz w:val="18"/>
                <w:szCs w:val="18"/>
                <w:lang w:val="de-DE"/>
              </w:rPr>
              <w:t xml:space="preserve"> </w:t>
            </w:r>
            <w:proofErr w:type="spellStart"/>
            <w:r w:rsidRPr="00F61626">
              <w:rPr>
                <w:rFonts w:ascii="Times New Roman" w:hAnsi="Times New Roman" w:cs="Times New Roman"/>
                <w:i/>
                <w:iCs/>
                <w:sz w:val="18"/>
                <w:szCs w:val="18"/>
                <w:lang w:val="de-DE"/>
              </w:rPr>
              <w:t>speculum</w:t>
            </w:r>
            <w:proofErr w:type="spellEnd"/>
          </w:p>
        </w:tc>
        <w:tc>
          <w:tcPr>
            <w:tcW w:w="0" w:type="auto"/>
            <w:vAlign w:val="center"/>
            <w:hideMark/>
          </w:tcPr>
          <w:p w14:paraId="73BD1EBE"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 xml:space="preserve">Brown </w:t>
            </w:r>
            <w:proofErr w:type="spellStart"/>
            <w:r w:rsidRPr="00F61626">
              <w:rPr>
                <w:rFonts w:ascii="Times New Roman" w:hAnsi="Times New Roman" w:cs="Times New Roman"/>
                <w:sz w:val="18"/>
                <w:szCs w:val="18"/>
                <w:lang w:val="de-DE"/>
              </w:rPr>
              <w:t>algae</w:t>
            </w:r>
            <w:proofErr w:type="spellEnd"/>
          </w:p>
        </w:tc>
        <w:tc>
          <w:tcPr>
            <w:tcW w:w="0" w:type="auto"/>
            <w:vAlign w:val="center"/>
            <w:hideMark/>
          </w:tcPr>
          <w:p w14:paraId="395144C7"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26.67%</w:t>
            </w:r>
          </w:p>
        </w:tc>
        <w:tc>
          <w:tcPr>
            <w:tcW w:w="0" w:type="auto"/>
            <w:vAlign w:val="center"/>
            <w:hideMark/>
          </w:tcPr>
          <w:p w14:paraId="7DC8538A"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Day+Light</w:t>
            </w:r>
            <w:proofErr w:type="spellEnd"/>
          </w:p>
        </w:tc>
        <w:tc>
          <w:tcPr>
            <w:tcW w:w="0" w:type="auto"/>
            <w:vAlign w:val="center"/>
            <w:hideMark/>
          </w:tcPr>
          <w:p w14:paraId="0939DFC1"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-0.019 (neutral)</w:t>
            </w:r>
          </w:p>
        </w:tc>
        <w:tc>
          <w:tcPr>
            <w:tcW w:w="0" w:type="auto"/>
            <w:vAlign w:val="center"/>
            <w:hideMark/>
          </w:tcPr>
          <w:p w14:paraId="0C49A417"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+0.396 (</w:t>
            </w:r>
            <w:proofErr w:type="spellStart"/>
            <w:r w:rsidRPr="00F61626">
              <w:rPr>
                <w:rFonts w:ascii="Times New Roman" w:hAnsi="Times New Roman" w:cs="Times New Roman"/>
                <w:sz w:val="18"/>
                <w:szCs w:val="18"/>
                <w:lang w:val="de-DE"/>
              </w:rPr>
              <w:t>diurnal</w:t>
            </w:r>
            <w:proofErr w:type="spellEnd"/>
            <w:r w:rsidRPr="00F61626">
              <w:rPr>
                <w:rFonts w:ascii="Times New Roman" w:hAnsi="Times New Roman" w:cs="Times New Roman"/>
                <w:sz w:val="18"/>
                <w:szCs w:val="18"/>
                <w:lang w:val="de-DE"/>
              </w:rPr>
              <w:t>)</w:t>
            </w:r>
          </w:p>
        </w:tc>
      </w:tr>
      <w:tr w:rsidR="00F61626" w:rsidRPr="00F61626" w14:paraId="13D85F53" w14:textId="77777777" w:rsidTr="00F61626">
        <w:trPr>
          <w:tblCellSpacing w:w="15" w:type="dxa"/>
        </w:trPr>
        <w:tc>
          <w:tcPr>
            <w:tcW w:w="0" w:type="auto"/>
            <w:vAlign w:val="center"/>
            <w:hideMark/>
          </w:tcPr>
          <w:p w14:paraId="37D7F63F" w14:textId="77777777" w:rsidR="00F61626" w:rsidRPr="00F61626" w:rsidRDefault="00F61626" w:rsidP="00F61626">
            <w:pPr>
              <w:contextualSpacing/>
              <w:rPr>
                <w:rFonts w:ascii="Times New Roman" w:hAnsi="Times New Roman" w:cs="Times New Roman"/>
                <w:sz w:val="18"/>
                <w:szCs w:val="18"/>
                <w:lang w:val="de-DE"/>
              </w:rPr>
            </w:pPr>
            <w:r w:rsidRPr="00F61626">
              <w:rPr>
                <w:rFonts w:ascii="Times New Roman" w:hAnsi="Times New Roman" w:cs="Times New Roman"/>
                <w:sz w:val="18"/>
                <w:szCs w:val="18"/>
                <w:lang w:val="de-DE"/>
              </w:rPr>
              <w:t>6</w:t>
            </w:r>
          </w:p>
        </w:tc>
        <w:tc>
          <w:tcPr>
            <w:tcW w:w="0" w:type="auto"/>
            <w:vAlign w:val="center"/>
            <w:hideMark/>
          </w:tcPr>
          <w:p w14:paraId="730EA49A"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i/>
                <w:iCs/>
                <w:sz w:val="18"/>
                <w:szCs w:val="18"/>
                <w:lang w:val="de-DE"/>
              </w:rPr>
              <w:t>Chaetoceros</w:t>
            </w:r>
            <w:proofErr w:type="spellEnd"/>
            <w:r w:rsidRPr="00F61626">
              <w:rPr>
                <w:rFonts w:ascii="Times New Roman" w:hAnsi="Times New Roman" w:cs="Times New Roman"/>
                <w:i/>
                <w:iCs/>
                <w:sz w:val="18"/>
                <w:szCs w:val="18"/>
                <w:lang w:val="de-DE"/>
              </w:rPr>
              <w:t xml:space="preserve"> </w:t>
            </w:r>
            <w:proofErr w:type="spellStart"/>
            <w:r w:rsidRPr="00F61626">
              <w:rPr>
                <w:rFonts w:ascii="Times New Roman" w:hAnsi="Times New Roman" w:cs="Times New Roman"/>
                <w:i/>
                <w:iCs/>
                <w:sz w:val="18"/>
                <w:szCs w:val="18"/>
                <w:lang w:val="de-DE"/>
              </w:rPr>
              <w:t>socialis</w:t>
            </w:r>
            <w:proofErr w:type="spellEnd"/>
          </w:p>
        </w:tc>
        <w:tc>
          <w:tcPr>
            <w:tcW w:w="0" w:type="auto"/>
            <w:vAlign w:val="center"/>
            <w:hideMark/>
          </w:tcPr>
          <w:p w14:paraId="13CDAEBF"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Diatoms</w:t>
            </w:r>
            <w:proofErr w:type="spellEnd"/>
          </w:p>
        </w:tc>
        <w:tc>
          <w:tcPr>
            <w:tcW w:w="0" w:type="auto"/>
            <w:vAlign w:val="center"/>
            <w:hideMark/>
          </w:tcPr>
          <w:p w14:paraId="54B5802B"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25.72%</w:t>
            </w:r>
          </w:p>
        </w:tc>
        <w:tc>
          <w:tcPr>
            <w:tcW w:w="0" w:type="auto"/>
            <w:vAlign w:val="center"/>
            <w:hideMark/>
          </w:tcPr>
          <w:p w14:paraId="5202E6F5"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Day+NoLight</w:t>
            </w:r>
            <w:proofErr w:type="spellEnd"/>
          </w:p>
        </w:tc>
        <w:tc>
          <w:tcPr>
            <w:tcW w:w="0" w:type="auto"/>
            <w:vAlign w:val="center"/>
            <w:hideMark/>
          </w:tcPr>
          <w:p w14:paraId="54633013"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-0.225 (</w:t>
            </w:r>
            <w:proofErr w:type="spellStart"/>
            <w:r w:rsidRPr="00F61626">
              <w:rPr>
                <w:rFonts w:ascii="Times New Roman" w:hAnsi="Times New Roman" w:cs="Times New Roman"/>
                <w:sz w:val="18"/>
                <w:szCs w:val="18"/>
                <w:lang w:val="de-DE"/>
              </w:rPr>
              <w:t>avoid</w:t>
            </w:r>
            <w:proofErr w:type="spellEnd"/>
            <w:r w:rsidRPr="00F61626">
              <w:rPr>
                <w:rFonts w:ascii="Times New Roman" w:hAnsi="Times New Roman" w:cs="Times New Roman"/>
                <w:sz w:val="18"/>
                <w:szCs w:val="18"/>
                <w:lang w:val="de-DE"/>
              </w:rPr>
              <w:t>)</w:t>
            </w:r>
          </w:p>
        </w:tc>
        <w:tc>
          <w:tcPr>
            <w:tcW w:w="0" w:type="auto"/>
            <w:vAlign w:val="center"/>
            <w:hideMark/>
          </w:tcPr>
          <w:p w14:paraId="7C383864"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+0.062 (</w:t>
            </w:r>
            <w:proofErr w:type="spellStart"/>
            <w:r w:rsidRPr="00F61626">
              <w:rPr>
                <w:rFonts w:ascii="Times New Roman" w:hAnsi="Times New Roman" w:cs="Times New Roman"/>
                <w:sz w:val="18"/>
                <w:szCs w:val="18"/>
                <w:lang w:val="de-DE"/>
              </w:rPr>
              <w:t>weak</w:t>
            </w:r>
            <w:proofErr w:type="spellEnd"/>
            <w:r w:rsidRPr="00F61626">
              <w:rPr>
                <w:rFonts w:ascii="Times New Roman" w:hAnsi="Times New Roman" w:cs="Times New Roman"/>
                <w:sz w:val="18"/>
                <w:szCs w:val="18"/>
                <w:lang w:val="de-DE"/>
              </w:rPr>
              <w:t>)</w:t>
            </w:r>
          </w:p>
        </w:tc>
      </w:tr>
      <w:tr w:rsidR="00F61626" w:rsidRPr="00F61626" w14:paraId="5BD02394" w14:textId="77777777" w:rsidTr="00F61626">
        <w:trPr>
          <w:tblCellSpacing w:w="15" w:type="dxa"/>
        </w:trPr>
        <w:tc>
          <w:tcPr>
            <w:tcW w:w="0" w:type="auto"/>
            <w:vAlign w:val="center"/>
            <w:hideMark/>
          </w:tcPr>
          <w:p w14:paraId="6ECDA487" w14:textId="77777777" w:rsidR="00F61626" w:rsidRPr="00F61626" w:rsidRDefault="00F61626" w:rsidP="00F61626">
            <w:pPr>
              <w:contextualSpacing/>
              <w:rPr>
                <w:rFonts w:ascii="Times New Roman" w:hAnsi="Times New Roman" w:cs="Times New Roman"/>
                <w:sz w:val="18"/>
                <w:szCs w:val="18"/>
                <w:lang w:val="de-DE"/>
              </w:rPr>
            </w:pPr>
            <w:r w:rsidRPr="00F61626">
              <w:rPr>
                <w:rFonts w:ascii="Times New Roman" w:hAnsi="Times New Roman" w:cs="Times New Roman"/>
                <w:sz w:val="18"/>
                <w:szCs w:val="18"/>
                <w:lang w:val="de-DE"/>
              </w:rPr>
              <w:t>7</w:t>
            </w:r>
          </w:p>
        </w:tc>
        <w:tc>
          <w:tcPr>
            <w:tcW w:w="0" w:type="auto"/>
            <w:vAlign w:val="center"/>
            <w:hideMark/>
          </w:tcPr>
          <w:p w14:paraId="622DC3C8"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i/>
                <w:iCs/>
                <w:sz w:val="18"/>
                <w:szCs w:val="18"/>
                <w:lang w:val="de-DE"/>
              </w:rPr>
              <w:t>Heterocapsa</w:t>
            </w:r>
            <w:proofErr w:type="spellEnd"/>
            <w:r w:rsidRPr="00F61626">
              <w:rPr>
                <w:rFonts w:ascii="Times New Roman" w:hAnsi="Times New Roman" w:cs="Times New Roman"/>
                <w:i/>
                <w:iCs/>
                <w:sz w:val="18"/>
                <w:szCs w:val="18"/>
                <w:lang w:val="de-DE"/>
              </w:rPr>
              <w:t xml:space="preserve"> </w:t>
            </w:r>
            <w:proofErr w:type="spellStart"/>
            <w:r w:rsidRPr="00F61626">
              <w:rPr>
                <w:rFonts w:ascii="Times New Roman" w:hAnsi="Times New Roman" w:cs="Times New Roman"/>
                <w:i/>
                <w:iCs/>
                <w:sz w:val="18"/>
                <w:szCs w:val="18"/>
                <w:lang w:val="de-DE"/>
              </w:rPr>
              <w:t>rotundata</w:t>
            </w:r>
            <w:proofErr w:type="spellEnd"/>
          </w:p>
        </w:tc>
        <w:tc>
          <w:tcPr>
            <w:tcW w:w="0" w:type="auto"/>
            <w:vAlign w:val="center"/>
            <w:hideMark/>
          </w:tcPr>
          <w:p w14:paraId="10BCA980"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Dinoflagellates</w:t>
            </w:r>
            <w:proofErr w:type="spellEnd"/>
          </w:p>
        </w:tc>
        <w:tc>
          <w:tcPr>
            <w:tcW w:w="0" w:type="auto"/>
            <w:vAlign w:val="center"/>
            <w:hideMark/>
          </w:tcPr>
          <w:p w14:paraId="30BF3ECF"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25.45%</w:t>
            </w:r>
          </w:p>
        </w:tc>
        <w:tc>
          <w:tcPr>
            <w:tcW w:w="0" w:type="auto"/>
            <w:vAlign w:val="center"/>
            <w:hideMark/>
          </w:tcPr>
          <w:p w14:paraId="33D96497"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Night+NoLight</w:t>
            </w:r>
            <w:proofErr w:type="spellEnd"/>
          </w:p>
        </w:tc>
        <w:tc>
          <w:tcPr>
            <w:tcW w:w="0" w:type="auto"/>
            <w:vAlign w:val="center"/>
            <w:hideMark/>
          </w:tcPr>
          <w:p w14:paraId="35F4C315"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-0.239 (</w:t>
            </w:r>
            <w:proofErr w:type="spellStart"/>
            <w:r w:rsidRPr="00F61626">
              <w:rPr>
                <w:rFonts w:ascii="Times New Roman" w:hAnsi="Times New Roman" w:cs="Times New Roman"/>
                <w:sz w:val="18"/>
                <w:szCs w:val="18"/>
                <w:lang w:val="de-DE"/>
              </w:rPr>
              <w:t>avoid</w:t>
            </w:r>
            <w:proofErr w:type="spellEnd"/>
            <w:r w:rsidRPr="00F61626">
              <w:rPr>
                <w:rFonts w:ascii="Times New Roman" w:hAnsi="Times New Roman" w:cs="Times New Roman"/>
                <w:sz w:val="18"/>
                <w:szCs w:val="18"/>
                <w:lang w:val="de-DE"/>
              </w:rPr>
              <w:t>)</w:t>
            </w:r>
          </w:p>
        </w:tc>
        <w:tc>
          <w:tcPr>
            <w:tcW w:w="0" w:type="auto"/>
            <w:vAlign w:val="center"/>
            <w:hideMark/>
          </w:tcPr>
          <w:p w14:paraId="09ECC863"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-0.178 (</w:t>
            </w:r>
            <w:proofErr w:type="spellStart"/>
            <w:r w:rsidRPr="00F61626">
              <w:rPr>
                <w:rFonts w:ascii="Times New Roman" w:hAnsi="Times New Roman" w:cs="Times New Roman"/>
                <w:sz w:val="18"/>
                <w:szCs w:val="18"/>
                <w:lang w:val="de-DE"/>
              </w:rPr>
              <w:t>nocturnal</w:t>
            </w:r>
            <w:proofErr w:type="spellEnd"/>
            <w:r w:rsidRPr="00F61626">
              <w:rPr>
                <w:rFonts w:ascii="Times New Roman" w:hAnsi="Times New Roman" w:cs="Times New Roman"/>
                <w:sz w:val="18"/>
                <w:szCs w:val="18"/>
                <w:lang w:val="de-DE"/>
              </w:rPr>
              <w:t>)</w:t>
            </w:r>
          </w:p>
        </w:tc>
      </w:tr>
      <w:tr w:rsidR="00F61626" w:rsidRPr="00F61626" w14:paraId="2070C44D" w14:textId="77777777" w:rsidTr="00F61626">
        <w:trPr>
          <w:tblCellSpacing w:w="15" w:type="dxa"/>
        </w:trPr>
        <w:tc>
          <w:tcPr>
            <w:tcW w:w="0" w:type="auto"/>
            <w:vAlign w:val="center"/>
            <w:hideMark/>
          </w:tcPr>
          <w:p w14:paraId="5AF1C5A6" w14:textId="77777777" w:rsidR="00F61626" w:rsidRPr="00F61626" w:rsidRDefault="00F61626" w:rsidP="00F61626">
            <w:pPr>
              <w:contextualSpacing/>
              <w:rPr>
                <w:rFonts w:ascii="Times New Roman" w:hAnsi="Times New Roman" w:cs="Times New Roman"/>
                <w:sz w:val="18"/>
                <w:szCs w:val="18"/>
                <w:lang w:val="de-DE"/>
              </w:rPr>
            </w:pPr>
            <w:r w:rsidRPr="00F61626">
              <w:rPr>
                <w:rFonts w:ascii="Times New Roman" w:hAnsi="Times New Roman" w:cs="Times New Roman"/>
                <w:sz w:val="18"/>
                <w:szCs w:val="18"/>
                <w:lang w:val="de-DE"/>
              </w:rPr>
              <w:t>8</w:t>
            </w:r>
          </w:p>
        </w:tc>
        <w:tc>
          <w:tcPr>
            <w:tcW w:w="0" w:type="auto"/>
            <w:vAlign w:val="center"/>
            <w:hideMark/>
          </w:tcPr>
          <w:p w14:paraId="083845D4"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i/>
                <w:iCs/>
                <w:sz w:val="18"/>
                <w:szCs w:val="18"/>
                <w:lang w:val="de-DE"/>
              </w:rPr>
              <w:t>Thalassiosira</w:t>
            </w:r>
            <w:proofErr w:type="spellEnd"/>
            <w:r w:rsidRPr="00F61626">
              <w:rPr>
                <w:rFonts w:ascii="Times New Roman" w:hAnsi="Times New Roman" w:cs="Times New Roman"/>
                <w:i/>
                <w:iCs/>
                <w:sz w:val="18"/>
                <w:szCs w:val="18"/>
                <w:lang w:val="de-DE"/>
              </w:rPr>
              <w:t xml:space="preserve"> </w:t>
            </w:r>
            <w:proofErr w:type="spellStart"/>
            <w:r w:rsidRPr="00F61626">
              <w:rPr>
                <w:rFonts w:ascii="Times New Roman" w:hAnsi="Times New Roman" w:cs="Times New Roman"/>
                <w:i/>
                <w:iCs/>
                <w:sz w:val="18"/>
                <w:szCs w:val="18"/>
                <w:lang w:val="de-DE"/>
              </w:rPr>
              <w:t>nordenskioeldii</w:t>
            </w:r>
            <w:proofErr w:type="spellEnd"/>
          </w:p>
        </w:tc>
        <w:tc>
          <w:tcPr>
            <w:tcW w:w="0" w:type="auto"/>
            <w:vAlign w:val="center"/>
            <w:hideMark/>
          </w:tcPr>
          <w:p w14:paraId="71DB854B"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Diatoms</w:t>
            </w:r>
            <w:proofErr w:type="spellEnd"/>
          </w:p>
        </w:tc>
        <w:tc>
          <w:tcPr>
            <w:tcW w:w="0" w:type="auto"/>
            <w:vAlign w:val="center"/>
            <w:hideMark/>
          </w:tcPr>
          <w:p w14:paraId="0D957FB1"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24.03%</w:t>
            </w:r>
          </w:p>
        </w:tc>
        <w:tc>
          <w:tcPr>
            <w:tcW w:w="0" w:type="auto"/>
            <w:vAlign w:val="center"/>
            <w:hideMark/>
          </w:tcPr>
          <w:p w14:paraId="3B505D14"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Day+NoLight</w:t>
            </w:r>
            <w:proofErr w:type="spellEnd"/>
          </w:p>
        </w:tc>
        <w:tc>
          <w:tcPr>
            <w:tcW w:w="0" w:type="auto"/>
            <w:vAlign w:val="center"/>
            <w:hideMark/>
          </w:tcPr>
          <w:p w14:paraId="150F8F73"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-0.089 (</w:t>
            </w:r>
            <w:proofErr w:type="spellStart"/>
            <w:r w:rsidRPr="00F61626">
              <w:rPr>
                <w:rFonts w:ascii="Times New Roman" w:hAnsi="Times New Roman" w:cs="Times New Roman"/>
                <w:sz w:val="18"/>
                <w:szCs w:val="18"/>
                <w:lang w:val="de-DE"/>
              </w:rPr>
              <w:t>avoid</w:t>
            </w:r>
            <w:proofErr w:type="spellEnd"/>
            <w:r w:rsidRPr="00F61626">
              <w:rPr>
                <w:rFonts w:ascii="Times New Roman" w:hAnsi="Times New Roman" w:cs="Times New Roman"/>
                <w:sz w:val="18"/>
                <w:szCs w:val="18"/>
                <w:lang w:val="de-DE"/>
              </w:rPr>
              <w:t>)</w:t>
            </w:r>
          </w:p>
        </w:tc>
        <w:tc>
          <w:tcPr>
            <w:tcW w:w="0" w:type="auto"/>
            <w:vAlign w:val="center"/>
            <w:hideMark/>
          </w:tcPr>
          <w:p w14:paraId="10FEF7B0"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+0.515 (</w:t>
            </w:r>
            <w:proofErr w:type="spellStart"/>
            <w:r w:rsidRPr="00F61626">
              <w:rPr>
                <w:rFonts w:ascii="Times New Roman" w:hAnsi="Times New Roman" w:cs="Times New Roman"/>
                <w:sz w:val="18"/>
                <w:szCs w:val="18"/>
                <w:lang w:val="de-DE"/>
              </w:rPr>
              <w:t>diurnal</w:t>
            </w:r>
            <w:proofErr w:type="spellEnd"/>
            <w:r w:rsidRPr="00F61626">
              <w:rPr>
                <w:rFonts w:ascii="Times New Roman" w:hAnsi="Times New Roman" w:cs="Times New Roman"/>
                <w:sz w:val="18"/>
                <w:szCs w:val="18"/>
                <w:lang w:val="de-DE"/>
              </w:rPr>
              <w:t>)</w:t>
            </w:r>
          </w:p>
        </w:tc>
      </w:tr>
      <w:tr w:rsidR="00F61626" w:rsidRPr="00F61626" w14:paraId="2919BEBA" w14:textId="77777777" w:rsidTr="00F61626">
        <w:trPr>
          <w:tblCellSpacing w:w="15" w:type="dxa"/>
        </w:trPr>
        <w:tc>
          <w:tcPr>
            <w:tcW w:w="0" w:type="auto"/>
            <w:vAlign w:val="center"/>
            <w:hideMark/>
          </w:tcPr>
          <w:p w14:paraId="21277BA4" w14:textId="77777777" w:rsidR="00F61626" w:rsidRPr="00F61626" w:rsidRDefault="00F61626" w:rsidP="00F61626">
            <w:pPr>
              <w:contextualSpacing/>
              <w:rPr>
                <w:rFonts w:ascii="Times New Roman" w:hAnsi="Times New Roman" w:cs="Times New Roman"/>
                <w:sz w:val="18"/>
                <w:szCs w:val="18"/>
                <w:lang w:val="de-DE"/>
              </w:rPr>
            </w:pPr>
            <w:r w:rsidRPr="00F61626">
              <w:rPr>
                <w:rFonts w:ascii="Times New Roman" w:hAnsi="Times New Roman" w:cs="Times New Roman"/>
                <w:sz w:val="18"/>
                <w:szCs w:val="18"/>
                <w:lang w:val="de-DE"/>
              </w:rPr>
              <w:t>9</w:t>
            </w:r>
          </w:p>
        </w:tc>
        <w:tc>
          <w:tcPr>
            <w:tcW w:w="0" w:type="auto"/>
            <w:vAlign w:val="center"/>
            <w:hideMark/>
          </w:tcPr>
          <w:p w14:paraId="02BF08DD"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i/>
                <w:iCs/>
                <w:sz w:val="18"/>
                <w:szCs w:val="18"/>
                <w:lang w:val="de-DE"/>
              </w:rPr>
              <w:t>Paramoeba</w:t>
            </w:r>
            <w:proofErr w:type="spellEnd"/>
            <w:r w:rsidRPr="00F61626">
              <w:rPr>
                <w:rFonts w:ascii="Times New Roman" w:hAnsi="Times New Roman" w:cs="Times New Roman"/>
                <w:sz w:val="18"/>
                <w:szCs w:val="18"/>
                <w:lang w:val="de-DE"/>
              </w:rPr>
              <w:t xml:space="preserve"> </w:t>
            </w:r>
            <w:proofErr w:type="spellStart"/>
            <w:r w:rsidRPr="00F61626">
              <w:rPr>
                <w:rFonts w:ascii="Times New Roman" w:hAnsi="Times New Roman" w:cs="Times New Roman"/>
                <w:sz w:val="18"/>
                <w:szCs w:val="18"/>
                <w:lang w:val="de-DE"/>
              </w:rPr>
              <w:t>sp.</w:t>
            </w:r>
            <w:proofErr w:type="spellEnd"/>
          </w:p>
        </w:tc>
        <w:tc>
          <w:tcPr>
            <w:tcW w:w="0" w:type="auto"/>
            <w:vAlign w:val="center"/>
            <w:hideMark/>
          </w:tcPr>
          <w:p w14:paraId="75C3C84B"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Amoebae</w:t>
            </w:r>
            <w:proofErr w:type="spellEnd"/>
          </w:p>
        </w:tc>
        <w:tc>
          <w:tcPr>
            <w:tcW w:w="0" w:type="auto"/>
            <w:vAlign w:val="center"/>
            <w:hideMark/>
          </w:tcPr>
          <w:p w14:paraId="72E7E66C"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23.22%</w:t>
            </w:r>
          </w:p>
        </w:tc>
        <w:tc>
          <w:tcPr>
            <w:tcW w:w="0" w:type="auto"/>
            <w:vAlign w:val="center"/>
            <w:hideMark/>
          </w:tcPr>
          <w:p w14:paraId="457FB3D9"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Day+NoLight</w:t>
            </w:r>
            <w:proofErr w:type="spellEnd"/>
          </w:p>
        </w:tc>
        <w:tc>
          <w:tcPr>
            <w:tcW w:w="0" w:type="auto"/>
            <w:vAlign w:val="center"/>
            <w:hideMark/>
          </w:tcPr>
          <w:p w14:paraId="4F2353FD"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-0.385 (</w:t>
            </w:r>
            <w:proofErr w:type="spellStart"/>
            <w:r w:rsidRPr="00F61626">
              <w:rPr>
                <w:rFonts w:ascii="Times New Roman" w:hAnsi="Times New Roman" w:cs="Times New Roman"/>
                <w:sz w:val="18"/>
                <w:szCs w:val="18"/>
                <w:lang w:val="de-DE"/>
              </w:rPr>
              <w:t>avoid</w:t>
            </w:r>
            <w:proofErr w:type="spellEnd"/>
            <w:r w:rsidRPr="00F61626">
              <w:rPr>
                <w:rFonts w:ascii="Times New Roman" w:hAnsi="Times New Roman" w:cs="Times New Roman"/>
                <w:sz w:val="18"/>
                <w:szCs w:val="18"/>
                <w:lang w:val="de-DE"/>
              </w:rPr>
              <w:t>)</w:t>
            </w:r>
          </w:p>
        </w:tc>
        <w:tc>
          <w:tcPr>
            <w:tcW w:w="0" w:type="auto"/>
            <w:vAlign w:val="center"/>
            <w:hideMark/>
          </w:tcPr>
          <w:p w14:paraId="1959E7AE"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+0.178 (</w:t>
            </w:r>
            <w:proofErr w:type="spellStart"/>
            <w:r w:rsidRPr="00F61626">
              <w:rPr>
                <w:rFonts w:ascii="Times New Roman" w:hAnsi="Times New Roman" w:cs="Times New Roman"/>
                <w:sz w:val="18"/>
                <w:szCs w:val="18"/>
                <w:lang w:val="de-DE"/>
              </w:rPr>
              <w:t>diurnal</w:t>
            </w:r>
            <w:proofErr w:type="spellEnd"/>
            <w:r w:rsidRPr="00F61626">
              <w:rPr>
                <w:rFonts w:ascii="Times New Roman" w:hAnsi="Times New Roman" w:cs="Times New Roman"/>
                <w:sz w:val="18"/>
                <w:szCs w:val="18"/>
                <w:lang w:val="de-DE"/>
              </w:rPr>
              <w:t>)</w:t>
            </w:r>
          </w:p>
        </w:tc>
      </w:tr>
      <w:tr w:rsidR="00F61626" w:rsidRPr="00F61626" w14:paraId="1A7714CF" w14:textId="77777777" w:rsidTr="007E3553">
        <w:trPr>
          <w:tblCellSpacing w:w="15" w:type="dxa"/>
        </w:trPr>
        <w:tc>
          <w:tcPr>
            <w:tcW w:w="0" w:type="auto"/>
            <w:tcBorders>
              <w:bottom w:val="single" w:sz="4" w:space="0" w:color="auto"/>
            </w:tcBorders>
            <w:vAlign w:val="center"/>
            <w:hideMark/>
          </w:tcPr>
          <w:p w14:paraId="5BB6A81B" w14:textId="77777777" w:rsidR="00F61626" w:rsidRPr="00F61626" w:rsidRDefault="00F61626" w:rsidP="00F61626">
            <w:pPr>
              <w:contextualSpacing/>
              <w:rPr>
                <w:rFonts w:ascii="Times New Roman" w:hAnsi="Times New Roman" w:cs="Times New Roman"/>
                <w:sz w:val="18"/>
                <w:szCs w:val="18"/>
                <w:lang w:val="de-DE"/>
              </w:rPr>
            </w:pPr>
            <w:r w:rsidRPr="00F61626">
              <w:rPr>
                <w:rFonts w:ascii="Times New Roman" w:hAnsi="Times New Roman" w:cs="Times New Roman"/>
                <w:sz w:val="18"/>
                <w:szCs w:val="18"/>
                <w:lang w:val="de-DE"/>
              </w:rPr>
              <w:t>10</w:t>
            </w:r>
          </w:p>
        </w:tc>
        <w:tc>
          <w:tcPr>
            <w:tcW w:w="0" w:type="auto"/>
            <w:tcBorders>
              <w:bottom w:val="single" w:sz="4" w:space="0" w:color="auto"/>
            </w:tcBorders>
            <w:vAlign w:val="center"/>
            <w:hideMark/>
          </w:tcPr>
          <w:p w14:paraId="095BF90A"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i/>
                <w:iCs/>
                <w:sz w:val="18"/>
                <w:szCs w:val="18"/>
                <w:lang w:val="de-DE"/>
              </w:rPr>
              <w:t>Hemiaulus</w:t>
            </w:r>
            <w:proofErr w:type="spellEnd"/>
            <w:r w:rsidRPr="00F61626">
              <w:rPr>
                <w:rFonts w:ascii="Times New Roman" w:hAnsi="Times New Roman" w:cs="Times New Roman"/>
                <w:sz w:val="18"/>
                <w:szCs w:val="18"/>
                <w:lang w:val="de-DE"/>
              </w:rPr>
              <w:t xml:space="preserve"> </w:t>
            </w:r>
            <w:proofErr w:type="spellStart"/>
            <w:r w:rsidRPr="00F61626">
              <w:rPr>
                <w:rFonts w:ascii="Times New Roman" w:hAnsi="Times New Roman" w:cs="Times New Roman"/>
                <w:sz w:val="18"/>
                <w:szCs w:val="18"/>
                <w:lang w:val="de-DE"/>
              </w:rPr>
              <w:t>sp.</w:t>
            </w:r>
            <w:proofErr w:type="spellEnd"/>
          </w:p>
        </w:tc>
        <w:tc>
          <w:tcPr>
            <w:tcW w:w="0" w:type="auto"/>
            <w:tcBorders>
              <w:bottom w:val="single" w:sz="4" w:space="0" w:color="auto"/>
            </w:tcBorders>
            <w:vAlign w:val="center"/>
            <w:hideMark/>
          </w:tcPr>
          <w:p w14:paraId="286DB752"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Diatoms</w:t>
            </w:r>
            <w:proofErr w:type="spellEnd"/>
          </w:p>
        </w:tc>
        <w:tc>
          <w:tcPr>
            <w:tcW w:w="0" w:type="auto"/>
            <w:tcBorders>
              <w:bottom w:val="single" w:sz="4" w:space="0" w:color="auto"/>
            </w:tcBorders>
            <w:vAlign w:val="center"/>
            <w:hideMark/>
          </w:tcPr>
          <w:p w14:paraId="141E9198"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22.08%</w:t>
            </w:r>
          </w:p>
        </w:tc>
        <w:tc>
          <w:tcPr>
            <w:tcW w:w="0" w:type="auto"/>
            <w:tcBorders>
              <w:bottom w:val="single" w:sz="4" w:space="0" w:color="auto"/>
            </w:tcBorders>
            <w:vAlign w:val="center"/>
            <w:hideMark/>
          </w:tcPr>
          <w:p w14:paraId="73C42EA9" w14:textId="77777777" w:rsidR="00F61626" w:rsidRPr="00F61626" w:rsidRDefault="00F61626" w:rsidP="007E3553">
            <w:pPr>
              <w:contextualSpacing/>
              <w:jc w:val="center"/>
              <w:rPr>
                <w:rFonts w:ascii="Times New Roman" w:hAnsi="Times New Roman" w:cs="Times New Roman"/>
                <w:sz w:val="18"/>
                <w:szCs w:val="18"/>
                <w:lang w:val="de-DE"/>
              </w:rPr>
            </w:pPr>
            <w:proofErr w:type="spellStart"/>
            <w:r w:rsidRPr="00F61626">
              <w:rPr>
                <w:rFonts w:ascii="Times New Roman" w:hAnsi="Times New Roman" w:cs="Times New Roman"/>
                <w:sz w:val="18"/>
                <w:szCs w:val="18"/>
                <w:lang w:val="de-DE"/>
              </w:rPr>
              <w:t>Day+NoLight</w:t>
            </w:r>
            <w:proofErr w:type="spellEnd"/>
          </w:p>
        </w:tc>
        <w:tc>
          <w:tcPr>
            <w:tcW w:w="0" w:type="auto"/>
            <w:tcBorders>
              <w:bottom w:val="single" w:sz="4" w:space="0" w:color="auto"/>
            </w:tcBorders>
            <w:vAlign w:val="center"/>
            <w:hideMark/>
          </w:tcPr>
          <w:p w14:paraId="483EFD4F"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-0.089 (</w:t>
            </w:r>
            <w:proofErr w:type="spellStart"/>
            <w:r w:rsidRPr="00F61626">
              <w:rPr>
                <w:rFonts w:ascii="Times New Roman" w:hAnsi="Times New Roman" w:cs="Times New Roman"/>
                <w:sz w:val="18"/>
                <w:szCs w:val="18"/>
                <w:lang w:val="de-DE"/>
              </w:rPr>
              <w:t>avoid</w:t>
            </w:r>
            <w:proofErr w:type="spellEnd"/>
            <w:r w:rsidRPr="00F61626">
              <w:rPr>
                <w:rFonts w:ascii="Times New Roman" w:hAnsi="Times New Roman" w:cs="Times New Roman"/>
                <w:sz w:val="18"/>
                <w:szCs w:val="18"/>
                <w:lang w:val="de-DE"/>
              </w:rPr>
              <w:t>)</w:t>
            </w:r>
          </w:p>
        </w:tc>
        <w:tc>
          <w:tcPr>
            <w:tcW w:w="0" w:type="auto"/>
            <w:tcBorders>
              <w:bottom w:val="single" w:sz="4" w:space="0" w:color="auto"/>
            </w:tcBorders>
            <w:vAlign w:val="center"/>
            <w:hideMark/>
          </w:tcPr>
          <w:p w14:paraId="3388998A" w14:textId="77777777" w:rsidR="00F61626" w:rsidRPr="00F61626" w:rsidRDefault="00F61626" w:rsidP="007E3553">
            <w:pPr>
              <w:contextualSpacing/>
              <w:jc w:val="center"/>
              <w:rPr>
                <w:rFonts w:ascii="Times New Roman" w:hAnsi="Times New Roman" w:cs="Times New Roman"/>
                <w:sz w:val="18"/>
                <w:szCs w:val="18"/>
                <w:lang w:val="de-DE"/>
              </w:rPr>
            </w:pPr>
            <w:r w:rsidRPr="00F61626">
              <w:rPr>
                <w:rFonts w:ascii="Times New Roman" w:hAnsi="Times New Roman" w:cs="Times New Roman"/>
                <w:sz w:val="18"/>
                <w:szCs w:val="18"/>
                <w:lang w:val="de-DE"/>
              </w:rPr>
              <w:t>+0.236 (</w:t>
            </w:r>
            <w:proofErr w:type="spellStart"/>
            <w:r w:rsidRPr="00F61626">
              <w:rPr>
                <w:rFonts w:ascii="Times New Roman" w:hAnsi="Times New Roman" w:cs="Times New Roman"/>
                <w:sz w:val="18"/>
                <w:szCs w:val="18"/>
                <w:lang w:val="de-DE"/>
              </w:rPr>
              <w:t>diurnal</w:t>
            </w:r>
            <w:proofErr w:type="spellEnd"/>
            <w:r w:rsidRPr="00F61626">
              <w:rPr>
                <w:rFonts w:ascii="Times New Roman" w:hAnsi="Times New Roman" w:cs="Times New Roman"/>
                <w:sz w:val="18"/>
                <w:szCs w:val="18"/>
                <w:lang w:val="de-DE"/>
              </w:rPr>
              <w:t>)</w:t>
            </w:r>
          </w:p>
        </w:tc>
      </w:tr>
    </w:tbl>
    <w:commentRangeEnd w:id="214"/>
    <w:p w14:paraId="4FA1BD3C" w14:textId="77777777" w:rsidR="00B5699D" w:rsidRDefault="0025501B" w:rsidP="00F61626">
      <w:pPr>
        <w:spacing w:before="100" w:beforeAutospacing="1" w:after="100" w:afterAutospacing="1" w:line="240" w:lineRule="auto"/>
        <w:outlineLvl w:val="2"/>
        <w:rPr>
          <w:rFonts w:ascii="Times New Roman" w:eastAsia="Times New Roman" w:hAnsi="Times New Roman" w:cs="Times New Roman"/>
          <w:sz w:val="24"/>
          <w:szCs w:val="24"/>
          <w:lang w:val="en-US"/>
        </w:rPr>
      </w:pPr>
      <w:r>
        <w:rPr>
          <w:rStyle w:val="CommentReference"/>
        </w:rPr>
        <w:commentReference w:id="214"/>
      </w:r>
    </w:p>
    <w:p w14:paraId="0351E4E5" w14:textId="77777777" w:rsidR="0044392B" w:rsidRDefault="0044392B" w:rsidP="00F61626">
      <w:pPr>
        <w:spacing w:before="100" w:beforeAutospacing="1" w:after="100" w:afterAutospacing="1" w:line="240" w:lineRule="auto"/>
        <w:outlineLvl w:val="2"/>
        <w:rPr>
          <w:rFonts w:ascii="Times New Roman" w:eastAsia="Times New Roman" w:hAnsi="Times New Roman" w:cs="Times New Roman"/>
          <w:sz w:val="24"/>
          <w:szCs w:val="24"/>
          <w:lang w:val="en-US"/>
        </w:rPr>
      </w:pPr>
    </w:p>
    <w:p w14:paraId="1FFA8640" w14:textId="77777777" w:rsidR="0044392B" w:rsidRDefault="0044392B" w:rsidP="00F61626">
      <w:pPr>
        <w:spacing w:before="100" w:beforeAutospacing="1" w:after="100" w:afterAutospacing="1" w:line="240" w:lineRule="auto"/>
        <w:outlineLvl w:val="2"/>
        <w:rPr>
          <w:rFonts w:ascii="Times New Roman" w:eastAsia="Times New Roman" w:hAnsi="Times New Roman" w:cs="Times New Roman"/>
          <w:sz w:val="24"/>
          <w:szCs w:val="24"/>
          <w:lang w:val="en-US"/>
        </w:rPr>
      </w:pPr>
    </w:p>
    <w:p w14:paraId="6EBA235D" w14:textId="77777777" w:rsidR="00301EFE" w:rsidRDefault="00301EFE" w:rsidP="00F61626">
      <w:pPr>
        <w:spacing w:before="100" w:beforeAutospacing="1" w:after="100" w:afterAutospacing="1" w:line="240" w:lineRule="auto"/>
        <w:outlineLvl w:val="2"/>
        <w:rPr>
          <w:rFonts w:ascii="Times New Roman" w:eastAsia="Times New Roman" w:hAnsi="Times New Roman" w:cs="Times New Roman"/>
          <w:sz w:val="24"/>
          <w:szCs w:val="24"/>
          <w:lang w:val="en-US"/>
        </w:rPr>
      </w:pPr>
    </w:p>
    <w:p w14:paraId="6958AD59" w14:textId="77777777" w:rsidR="00301EFE" w:rsidRDefault="00301EFE" w:rsidP="00F61626">
      <w:pPr>
        <w:spacing w:before="100" w:beforeAutospacing="1" w:after="100" w:afterAutospacing="1" w:line="240" w:lineRule="auto"/>
        <w:outlineLvl w:val="2"/>
        <w:rPr>
          <w:rFonts w:ascii="Times New Roman" w:eastAsia="Times New Roman" w:hAnsi="Times New Roman" w:cs="Times New Roman"/>
          <w:sz w:val="24"/>
          <w:szCs w:val="24"/>
          <w:lang w:val="en-US"/>
        </w:rPr>
      </w:pPr>
    </w:p>
    <w:p w14:paraId="1CC6F858" w14:textId="77777777" w:rsidR="00301EFE" w:rsidRDefault="00301EFE" w:rsidP="00F61626">
      <w:pPr>
        <w:spacing w:before="100" w:beforeAutospacing="1" w:after="100" w:afterAutospacing="1" w:line="240" w:lineRule="auto"/>
        <w:outlineLvl w:val="2"/>
        <w:rPr>
          <w:rFonts w:ascii="Times New Roman" w:eastAsia="Times New Roman" w:hAnsi="Times New Roman" w:cs="Times New Roman"/>
          <w:sz w:val="24"/>
          <w:szCs w:val="24"/>
          <w:lang w:val="en-US"/>
        </w:rPr>
      </w:pPr>
    </w:p>
    <w:p w14:paraId="4FCA5E9F" w14:textId="77777777" w:rsidR="00301EFE" w:rsidRDefault="00301EFE" w:rsidP="00F61626">
      <w:pPr>
        <w:spacing w:before="100" w:beforeAutospacing="1" w:after="100" w:afterAutospacing="1" w:line="240" w:lineRule="auto"/>
        <w:outlineLvl w:val="2"/>
        <w:rPr>
          <w:rFonts w:ascii="Times New Roman" w:eastAsia="Times New Roman" w:hAnsi="Times New Roman" w:cs="Times New Roman"/>
          <w:sz w:val="24"/>
          <w:szCs w:val="24"/>
          <w:lang w:val="en-US"/>
        </w:rPr>
      </w:pPr>
    </w:p>
    <w:p w14:paraId="18E18772" w14:textId="77777777" w:rsidR="00301EFE" w:rsidRDefault="00301EFE" w:rsidP="00F61626">
      <w:pPr>
        <w:spacing w:before="100" w:beforeAutospacing="1" w:after="100" w:afterAutospacing="1" w:line="240" w:lineRule="auto"/>
        <w:outlineLvl w:val="2"/>
        <w:rPr>
          <w:rFonts w:ascii="Times New Roman" w:eastAsia="Times New Roman" w:hAnsi="Times New Roman" w:cs="Times New Roman"/>
          <w:sz w:val="24"/>
          <w:szCs w:val="24"/>
          <w:lang w:val="en-US"/>
        </w:rPr>
      </w:pPr>
    </w:p>
    <w:p w14:paraId="148A0B4C" w14:textId="219CD69A" w:rsidR="00F61626" w:rsidRPr="00F61626" w:rsidRDefault="00F61626" w:rsidP="00F61626">
      <w:pPr>
        <w:spacing w:before="100" w:beforeAutospacing="1" w:after="100" w:afterAutospacing="1" w:line="240" w:lineRule="auto"/>
        <w:outlineLvl w:val="2"/>
        <w:rPr>
          <w:rFonts w:ascii="Times New Roman" w:eastAsia="Times New Roman" w:hAnsi="Times New Roman" w:cs="Times New Roman"/>
          <w:sz w:val="24"/>
          <w:szCs w:val="24"/>
          <w:lang w:val="en-US"/>
        </w:rPr>
      </w:pPr>
      <w:commentRangeStart w:id="217"/>
      <w:r w:rsidRPr="00F61626">
        <w:rPr>
          <w:rFonts w:ascii="Times New Roman" w:eastAsia="Times New Roman" w:hAnsi="Times New Roman" w:cs="Times New Roman"/>
          <w:sz w:val="24"/>
          <w:szCs w:val="24"/>
          <w:lang w:val="en-US"/>
        </w:rPr>
        <w:t xml:space="preserve">Table </w:t>
      </w:r>
      <w:r w:rsidR="00B5699D">
        <w:rPr>
          <w:rFonts w:ascii="Times New Roman" w:eastAsia="Times New Roman" w:hAnsi="Times New Roman" w:cs="Times New Roman"/>
          <w:sz w:val="24"/>
          <w:szCs w:val="24"/>
          <w:lang w:val="en-US"/>
        </w:rPr>
        <w:t>4</w:t>
      </w:r>
      <w:r w:rsidRPr="00F61626">
        <w:rPr>
          <w:rFonts w:ascii="Times New Roman" w:eastAsia="Times New Roman" w:hAnsi="Times New Roman" w:cs="Times New Roman"/>
          <w:sz w:val="24"/>
          <w:szCs w:val="24"/>
          <w:lang w:val="en-US"/>
        </w:rPr>
        <w:t>. Extreme responders: Super-attractors and super-avoiders</w:t>
      </w:r>
    </w:p>
    <w:tbl>
      <w:tblPr>
        <w:tblW w:w="10224" w:type="dxa"/>
        <w:tblCellSpacing w:w="15" w:type="dxa"/>
        <w:tblCellMar>
          <w:top w:w="15" w:type="dxa"/>
          <w:left w:w="15" w:type="dxa"/>
          <w:bottom w:w="15" w:type="dxa"/>
          <w:right w:w="15" w:type="dxa"/>
        </w:tblCellMar>
        <w:tblLook w:val="04A0" w:firstRow="1" w:lastRow="0" w:firstColumn="1" w:lastColumn="0" w:noHBand="0" w:noVBand="1"/>
      </w:tblPr>
      <w:tblGrid>
        <w:gridCol w:w="3070"/>
        <w:gridCol w:w="1186"/>
        <w:gridCol w:w="1186"/>
        <w:gridCol w:w="818"/>
        <w:gridCol w:w="1086"/>
        <w:gridCol w:w="1442"/>
        <w:gridCol w:w="1436"/>
      </w:tblGrid>
      <w:tr w:rsidR="007E3553" w:rsidRPr="007E3553" w14:paraId="49F9A25F" w14:textId="77777777" w:rsidTr="007E3553">
        <w:trPr>
          <w:tblHeader/>
          <w:tblCellSpacing w:w="15" w:type="dxa"/>
        </w:trPr>
        <w:tc>
          <w:tcPr>
            <w:tcW w:w="0" w:type="auto"/>
            <w:tcBorders>
              <w:top w:val="single" w:sz="4" w:space="0" w:color="auto"/>
              <w:bottom w:val="single" w:sz="4" w:space="0" w:color="auto"/>
            </w:tcBorders>
            <w:vAlign w:val="center"/>
            <w:hideMark/>
          </w:tcPr>
          <w:p w14:paraId="0EE02E5D" w14:textId="77777777" w:rsidR="00F61626" w:rsidRPr="007E3553" w:rsidRDefault="00F61626" w:rsidP="007E3553">
            <w:pPr>
              <w:contextualSpacing/>
              <w:rPr>
                <w:rFonts w:ascii="Times New Roman" w:hAnsi="Times New Roman" w:cs="Times New Roman"/>
                <w:b/>
                <w:bCs/>
                <w:sz w:val="18"/>
                <w:szCs w:val="18"/>
                <w:lang w:val="de-DE"/>
              </w:rPr>
            </w:pPr>
            <w:proofErr w:type="spellStart"/>
            <w:r w:rsidRPr="007E3553">
              <w:rPr>
                <w:rFonts w:ascii="Times New Roman" w:hAnsi="Times New Roman" w:cs="Times New Roman"/>
                <w:b/>
                <w:bCs/>
                <w:sz w:val="18"/>
                <w:szCs w:val="18"/>
                <w:lang w:val="de-DE"/>
              </w:rPr>
              <w:lastRenderedPageBreak/>
              <w:t>Species</w:t>
            </w:r>
            <w:proofErr w:type="spellEnd"/>
          </w:p>
        </w:tc>
        <w:tc>
          <w:tcPr>
            <w:tcW w:w="0" w:type="auto"/>
            <w:tcBorders>
              <w:top w:val="single" w:sz="4" w:space="0" w:color="auto"/>
              <w:bottom w:val="single" w:sz="4" w:space="0" w:color="auto"/>
            </w:tcBorders>
            <w:vAlign w:val="center"/>
            <w:hideMark/>
          </w:tcPr>
          <w:p w14:paraId="495F71C3" w14:textId="77777777" w:rsidR="00F61626" w:rsidRPr="007E3553" w:rsidRDefault="00F61626" w:rsidP="007E3553">
            <w:pPr>
              <w:contextualSpacing/>
              <w:jc w:val="center"/>
              <w:rPr>
                <w:rFonts w:ascii="Times New Roman" w:hAnsi="Times New Roman" w:cs="Times New Roman"/>
                <w:b/>
                <w:bCs/>
                <w:sz w:val="18"/>
                <w:szCs w:val="18"/>
                <w:lang w:val="de-DE"/>
              </w:rPr>
            </w:pPr>
            <w:r w:rsidRPr="007E3553">
              <w:rPr>
                <w:rFonts w:ascii="Times New Roman" w:hAnsi="Times New Roman" w:cs="Times New Roman"/>
                <w:b/>
                <w:bCs/>
                <w:sz w:val="18"/>
                <w:szCs w:val="18"/>
                <w:lang w:val="de-DE"/>
              </w:rPr>
              <w:t>Group</w:t>
            </w:r>
          </w:p>
        </w:tc>
        <w:tc>
          <w:tcPr>
            <w:tcW w:w="1156" w:type="dxa"/>
            <w:tcBorders>
              <w:top w:val="single" w:sz="4" w:space="0" w:color="auto"/>
              <w:bottom w:val="single" w:sz="4" w:space="0" w:color="auto"/>
            </w:tcBorders>
            <w:vAlign w:val="center"/>
            <w:hideMark/>
          </w:tcPr>
          <w:p w14:paraId="6D9C26B8" w14:textId="584EF943" w:rsidR="00F61626" w:rsidRPr="007E3553" w:rsidRDefault="00F61626" w:rsidP="007E3553">
            <w:pPr>
              <w:contextualSpacing/>
              <w:jc w:val="center"/>
              <w:rPr>
                <w:rFonts w:ascii="Times New Roman" w:hAnsi="Times New Roman" w:cs="Times New Roman"/>
                <w:b/>
                <w:bCs/>
                <w:sz w:val="18"/>
                <w:szCs w:val="18"/>
                <w:lang w:val="de-DE"/>
              </w:rPr>
            </w:pPr>
            <w:r w:rsidRPr="007E3553">
              <w:rPr>
                <w:rFonts w:ascii="Times New Roman" w:hAnsi="Times New Roman" w:cs="Times New Roman"/>
                <w:b/>
                <w:bCs/>
                <w:sz w:val="18"/>
                <w:szCs w:val="18"/>
                <w:lang w:val="de-DE"/>
              </w:rPr>
              <w:t xml:space="preserve">Response </w:t>
            </w:r>
            <w:r w:rsidR="007E3553" w:rsidRPr="007E3553">
              <w:rPr>
                <w:rFonts w:ascii="Times New Roman" w:hAnsi="Times New Roman" w:cs="Times New Roman"/>
                <w:b/>
                <w:bCs/>
                <w:sz w:val="18"/>
                <w:szCs w:val="18"/>
                <w:lang w:val="de-DE"/>
              </w:rPr>
              <w:t>t</w:t>
            </w:r>
            <w:r w:rsidRPr="007E3553">
              <w:rPr>
                <w:rFonts w:ascii="Times New Roman" w:hAnsi="Times New Roman" w:cs="Times New Roman"/>
                <w:b/>
                <w:bCs/>
                <w:sz w:val="18"/>
                <w:szCs w:val="18"/>
                <w:lang w:val="de-DE"/>
              </w:rPr>
              <w:t>ype</w:t>
            </w:r>
          </w:p>
        </w:tc>
        <w:tc>
          <w:tcPr>
            <w:tcW w:w="788" w:type="dxa"/>
            <w:tcBorders>
              <w:top w:val="single" w:sz="4" w:space="0" w:color="auto"/>
              <w:bottom w:val="single" w:sz="4" w:space="0" w:color="auto"/>
            </w:tcBorders>
            <w:vAlign w:val="center"/>
            <w:hideMark/>
          </w:tcPr>
          <w:p w14:paraId="1A865BBB" w14:textId="35BC441A" w:rsidR="00F61626" w:rsidRPr="007E3553" w:rsidRDefault="00F61626" w:rsidP="007E3553">
            <w:pPr>
              <w:contextualSpacing/>
              <w:jc w:val="center"/>
              <w:rPr>
                <w:rFonts w:ascii="Times New Roman" w:hAnsi="Times New Roman" w:cs="Times New Roman"/>
                <w:b/>
                <w:bCs/>
                <w:sz w:val="18"/>
                <w:szCs w:val="18"/>
                <w:lang w:val="de-DE"/>
              </w:rPr>
            </w:pPr>
            <w:r w:rsidRPr="007E3553">
              <w:rPr>
                <w:rFonts w:ascii="Times New Roman" w:hAnsi="Times New Roman" w:cs="Times New Roman"/>
                <w:b/>
                <w:bCs/>
                <w:sz w:val="18"/>
                <w:szCs w:val="18"/>
                <w:lang w:val="de-DE"/>
              </w:rPr>
              <w:t xml:space="preserve">Log </w:t>
            </w:r>
            <w:proofErr w:type="spellStart"/>
            <w:r w:rsidR="007E3553" w:rsidRPr="007E3553">
              <w:rPr>
                <w:rFonts w:ascii="Times New Roman" w:hAnsi="Times New Roman" w:cs="Times New Roman"/>
                <w:b/>
                <w:bCs/>
                <w:sz w:val="18"/>
                <w:szCs w:val="18"/>
                <w:lang w:val="de-DE"/>
              </w:rPr>
              <w:t>r</w:t>
            </w:r>
            <w:r w:rsidRPr="007E3553">
              <w:rPr>
                <w:rFonts w:ascii="Times New Roman" w:hAnsi="Times New Roman" w:cs="Times New Roman"/>
                <w:b/>
                <w:bCs/>
                <w:sz w:val="18"/>
                <w:szCs w:val="18"/>
                <w:lang w:val="de-DE"/>
              </w:rPr>
              <w:t>atio</w:t>
            </w:r>
            <w:proofErr w:type="spellEnd"/>
          </w:p>
        </w:tc>
        <w:tc>
          <w:tcPr>
            <w:tcW w:w="1056" w:type="dxa"/>
            <w:tcBorders>
              <w:top w:val="single" w:sz="4" w:space="0" w:color="auto"/>
              <w:bottom w:val="single" w:sz="4" w:space="0" w:color="auto"/>
            </w:tcBorders>
            <w:vAlign w:val="center"/>
            <w:hideMark/>
          </w:tcPr>
          <w:p w14:paraId="2F79C437" w14:textId="56B21305" w:rsidR="00F61626" w:rsidRPr="007E3553" w:rsidRDefault="00F61626" w:rsidP="007E3553">
            <w:pPr>
              <w:contextualSpacing/>
              <w:jc w:val="center"/>
              <w:rPr>
                <w:rFonts w:ascii="Times New Roman" w:hAnsi="Times New Roman" w:cs="Times New Roman"/>
                <w:b/>
                <w:bCs/>
                <w:sz w:val="18"/>
                <w:szCs w:val="18"/>
                <w:lang w:val="de-DE"/>
              </w:rPr>
            </w:pPr>
            <w:proofErr w:type="spellStart"/>
            <w:r w:rsidRPr="007E3553">
              <w:rPr>
                <w:rFonts w:ascii="Times New Roman" w:hAnsi="Times New Roman" w:cs="Times New Roman"/>
                <w:b/>
                <w:bCs/>
                <w:sz w:val="18"/>
                <w:szCs w:val="18"/>
                <w:lang w:val="de-DE"/>
              </w:rPr>
              <w:t>Fold</w:t>
            </w:r>
            <w:proofErr w:type="spellEnd"/>
            <w:r w:rsidRPr="007E3553">
              <w:rPr>
                <w:rFonts w:ascii="Times New Roman" w:hAnsi="Times New Roman" w:cs="Times New Roman"/>
                <w:b/>
                <w:bCs/>
                <w:sz w:val="18"/>
                <w:szCs w:val="18"/>
                <w:lang w:val="de-DE"/>
              </w:rPr>
              <w:t xml:space="preserve"> </w:t>
            </w:r>
            <w:proofErr w:type="spellStart"/>
            <w:r w:rsidR="007E3553" w:rsidRPr="007E3553">
              <w:rPr>
                <w:rFonts w:ascii="Times New Roman" w:hAnsi="Times New Roman" w:cs="Times New Roman"/>
                <w:b/>
                <w:bCs/>
                <w:sz w:val="18"/>
                <w:szCs w:val="18"/>
                <w:lang w:val="de-DE"/>
              </w:rPr>
              <w:t>c</w:t>
            </w:r>
            <w:r w:rsidRPr="007E3553">
              <w:rPr>
                <w:rFonts w:ascii="Times New Roman" w:hAnsi="Times New Roman" w:cs="Times New Roman"/>
                <w:b/>
                <w:bCs/>
                <w:sz w:val="18"/>
                <w:szCs w:val="18"/>
                <w:lang w:val="de-DE"/>
              </w:rPr>
              <w:t>hange</w:t>
            </w:r>
            <w:proofErr w:type="spellEnd"/>
          </w:p>
        </w:tc>
        <w:tc>
          <w:tcPr>
            <w:tcW w:w="1412" w:type="dxa"/>
            <w:tcBorders>
              <w:top w:val="single" w:sz="4" w:space="0" w:color="auto"/>
              <w:bottom w:val="single" w:sz="4" w:space="0" w:color="auto"/>
            </w:tcBorders>
            <w:vAlign w:val="center"/>
            <w:hideMark/>
          </w:tcPr>
          <w:p w14:paraId="6D693D0E" w14:textId="2B84B49E" w:rsidR="00F61626" w:rsidRPr="007E3553" w:rsidRDefault="00F61626" w:rsidP="007E3553">
            <w:pPr>
              <w:contextualSpacing/>
              <w:jc w:val="center"/>
              <w:rPr>
                <w:rFonts w:ascii="Times New Roman" w:hAnsi="Times New Roman" w:cs="Times New Roman"/>
                <w:b/>
                <w:bCs/>
                <w:sz w:val="18"/>
                <w:szCs w:val="18"/>
                <w:lang w:val="de-DE"/>
              </w:rPr>
            </w:pPr>
            <w:r w:rsidRPr="007E3553">
              <w:rPr>
                <w:rFonts w:ascii="Times New Roman" w:hAnsi="Times New Roman" w:cs="Times New Roman"/>
                <w:b/>
                <w:bCs/>
                <w:sz w:val="18"/>
                <w:szCs w:val="18"/>
                <w:lang w:val="de-DE"/>
              </w:rPr>
              <w:t xml:space="preserve">Light </w:t>
            </w:r>
            <w:proofErr w:type="spellStart"/>
            <w:r w:rsidR="007E3553" w:rsidRPr="007E3553">
              <w:rPr>
                <w:rFonts w:ascii="Times New Roman" w:hAnsi="Times New Roman" w:cs="Times New Roman"/>
                <w:b/>
                <w:bCs/>
                <w:sz w:val="18"/>
                <w:szCs w:val="18"/>
                <w:lang w:val="de-DE"/>
              </w:rPr>
              <w:t>a</w:t>
            </w:r>
            <w:r w:rsidRPr="007E3553">
              <w:rPr>
                <w:rFonts w:ascii="Times New Roman" w:hAnsi="Times New Roman" w:cs="Times New Roman"/>
                <w:b/>
                <w:bCs/>
                <w:sz w:val="18"/>
                <w:szCs w:val="18"/>
                <w:lang w:val="de-DE"/>
              </w:rPr>
              <w:t>bundance</w:t>
            </w:r>
            <w:proofErr w:type="spellEnd"/>
          </w:p>
        </w:tc>
        <w:tc>
          <w:tcPr>
            <w:tcW w:w="1391" w:type="dxa"/>
            <w:tcBorders>
              <w:top w:val="single" w:sz="4" w:space="0" w:color="auto"/>
              <w:bottom w:val="single" w:sz="4" w:space="0" w:color="auto"/>
            </w:tcBorders>
            <w:vAlign w:val="center"/>
            <w:hideMark/>
          </w:tcPr>
          <w:p w14:paraId="7958426F" w14:textId="513B6EB2" w:rsidR="00F61626" w:rsidRPr="007E3553" w:rsidRDefault="00F61626" w:rsidP="007E3553">
            <w:pPr>
              <w:contextualSpacing/>
              <w:jc w:val="center"/>
              <w:rPr>
                <w:rFonts w:ascii="Times New Roman" w:hAnsi="Times New Roman" w:cs="Times New Roman"/>
                <w:b/>
                <w:bCs/>
                <w:sz w:val="18"/>
                <w:szCs w:val="18"/>
                <w:lang w:val="de-DE"/>
              </w:rPr>
            </w:pPr>
            <w:r w:rsidRPr="007E3553">
              <w:rPr>
                <w:rFonts w:ascii="Times New Roman" w:hAnsi="Times New Roman" w:cs="Times New Roman"/>
                <w:b/>
                <w:bCs/>
                <w:sz w:val="18"/>
                <w:szCs w:val="18"/>
                <w:lang w:val="de-DE"/>
              </w:rPr>
              <w:t xml:space="preserve">Dark </w:t>
            </w:r>
            <w:proofErr w:type="spellStart"/>
            <w:r w:rsidR="007E3553" w:rsidRPr="007E3553">
              <w:rPr>
                <w:rFonts w:ascii="Times New Roman" w:hAnsi="Times New Roman" w:cs="Times New Roman"/>
                <w:b/>
                <w:bCs/>
                <w:sz w:val="18"/>
                <w:szCs w:val="18"/>
                <w:lang w:val="de-DE"/>
              </w:rPr>
              <w:t>a</w:t>
            </w:r>
            <w:r w:rsidRPr="007E3553">
              <w:rPr>
                <w:rFonts w:ascii="Times New Roman" w:hAnsi="Times New Roman" w:cs="Times New Roman"/>
                <w:b/>
                <w:bCs/>
                <w:sz w:val="18"/>
                <w:szCs w:val="18"/>
                <w:lang w:val="de-DE"/>
              </w:rPr>
              <w:t>bundance</w:t>
            </w:r>
            <w:proofErr w:type="spellEnd"/>
          </w:p>
        </w:tc>
      </w:tr>
      <w:tr w:rsidR="007E3553" w:rsidRPr="007E3553" w14:paraId="79AB385E" w14:textId="77777777" w:rsidTr="007E3553">
        <w:trPr>
          <w:tblCellSpacing w:w="15" w:type="dxa"/>
        </w:trPr>
        <w:tc>
          <w:tcPr>
            <w:tcW w:w="0" w:type="auto"/>
            <w:vAlign w:val="center"/>
            <w:hideMark/>
          </w:tcPr>
          <w:p w14:paraId="08D6EEB5" w14:textId="188B19BA" w:rsidR="00F61626" w:rsidRPr="002F318D" w:rsidRDefault="002F318D" w:rsidP="007E3553">
            <w:pPr>
              <w:contextualSpacing/>
              <w:rPr>
                <w:rFonts w:ascii="Times New Roman" w:hAnsi="Times New Roman" w:cs="Times New Roman"/>
                <w:b/>
                <w:bCs/>
                <w:sz w:val="18"/>
                <w:szCs w:val="18"/>
                <w:lang w:val="en-US"/>
              </w:rPr>
            </w:pPr>
            <w:r w:rsidRPr="002F318D">
              <w:rPr>
                <w:rFonts w:ascii="Times New Roman" w:hAnsi="Times New Roman" w:cs="Times New Roman"/>
                <w:b/>
                <w:bCs/>
                <w:sz w:val="18"/>
                <w:szCs w:val="18"/>
                <w:lang w:val="en-US"/>
              </w:rPr>
              <w:t xml:space="preserve">Super-attractors </w:t>
            </w:r>
            <w:r w:rsidR="00F61626" w:rsidRPr="002F318D">
              <w:rPr>
                <w:rFonts w:ascii="Times New Roman" w:hAnsi="Times New Roman" w:cs="Times New Roman"/>
                <w:b/>
                <w:bCs/>
                <w:sz w:val="18"/>
                <w:szCs w:val="18"/>
                <w:lang w:val="en-US"/>
              </w:rPr>
              <w:t>(&gt;50× increase under light)</w:t>
            </w:r>
          </w:p>
        </w:tc>
        <w:tc>
          <w:tcPr>
            <w:tcW w:w="0" w:type="auto"/>
            <w:vAlign w:val="center"/>
            <w:hideMark/>
          </w:tcPr>
          <w:p w14:paraId="38904137" w14:textId="77777777" w:rsidR="00F61626" w:rsidRPr="007E3553" w:rsidRDefault="00F61626" w:rsidP="007E3553">
            <w:pPr>
              <w:contextualSpacing/>
              <w:jc w:val="center"/>
              <w:rPr>
                <w:rFonts w:ascii="Times New Roman" w:hAnsi="Times New Roman" w:cs="Times New Roman"/>
                <w:sz w:val="18"/>
                <w:szCs w:val="18"/>
                <w:lang w:val="en-US"/>
              </w:rPr>
            </w:pPr>
          </w:p>
        </w:tc>
        <w:tc>
          <w:tcPr>
            <w:tcW w:w="1156" w:type="dxa"/>
            <w:vAlign w:val="center"/>
            <w:hideMark/>
          </w:tcPr>
          <w:p w14:paraId="11229BF2" w14:textId="77777777" w:rsidR="00F61626" w:rsidRPr="007E3553" w:rsidRDefault="00F61626" w:rsidP="007E3553">
            <w:pPr>
              <w:contextualSpacing/>
              <w:jc w:val="center"/>
              <w:rPr>
                <w:rFonts w:ascii="Times New Roman" w:hAnsi="Times New Roman" w:cs="Times New Roman"/>
                <w:sz w:val="18"/>
                <w:szCs w:val="18"/>
                <w:lang w:val="en-US"/>
              </w:rPr>
            </w:pPr>
          </w:p>
        </w:tc>
        <w:tc>
          <w:tcPr>
            <w:tcW w:w="788" w:type="dxa"/>
            <w:vAlign w:val="center"/>
            <w:hideMark/>
          </w:tcPr>
          <w:p w14:paraId="77C558E5" w14:textId="77777777" w:rsidR="00F61626" w:rsidRPr="007E3553" w:rsidRDefault="00F61626" w:rsidP="007E3553">
            <w:pPr>
              <w:contextualSpacing/>
              <w:jc w:val="center"/>
              <w:rPr>
                <w:rFonts w:ascii="Times New Roman" w:hAnsi="Times New Roman" w:cs="Times New Roman"/>
                <w:sz w:val="18"/>
                <w:szCs w:val="18"/>
                <w:lang w:val="en-US"/>
              </w:rPr>
            </w:pPr>
          </w:p>
        </w:tc>
        <w:tc>
          <w:tcPr>
            <w:tcW w:w="1056" w:type="dxa"/>
            <w:vAlign w:val="center"/>
            <w:hideMark/>
          </w:tcPr>
          <w:p w14:paraId="68F03C0E" w14:textId="77777777" w:rsidR="00F61626" w:rsidRPr="007E3553" w:rsidRDefault="00F61626" w:rsidP="007E3553">
            <w:pPr>
              <w:contextualSpacing/>
              <w:jc w:val="center"/>
              <w:rPr>
                <w:rFonts w:ascii="Times New Roman" w:hAnsi="Times New Roman" w:cs="Times New Roman"/>
                <w:sz w:val="18"/>
                <w:szCs w:val="18"/>
                <w:lang w:val="en-US"/>
              </w:rPr>
            </w:pPr>
          </w:p>
        </w:tc>
        <w:tc>
          <w:tcPr>
            <w:tcW w:w="1412" w:type="dxa"/>
            <w:vAlign w:val="center"/>
            <w:hideMark/>
          </w:tcPr>
          <w:p w14:paraId="633CD075" w14:textId="77777777" w:rsidR="00F61626" w:rsidRPr="007E3553" w:rsidRDefault="00F61626" w:rsidP="007E3553">
            <w:pPr>
              <w:contextualSpacing/>
              <w:jc w:val="center"/>
              <w:rPr>
                <w:rFonts w:ascii="Times New Roman" w:hAnsi="Times New Roman" w:cs="Times New Roman"/>
                <w:sz w:val="18"/>
                <w:szCs w:val="18"/>
                <w:lang w:val="en-US"/>
              </w:rPr>
            </w:pPr>
          </w:p>
        </w:tc>
        <w:tc>
          <w:tcPr>
            <w:tcW w:w="1391" w:type="dxa"/>
            <w:vAlign w:val="center"/>
            <w:hideMark/>
          </w:tcPr>
          <w:p w14:paraId="2F15FD82" w14:textId="77777777" w:rsidR="00F61626" w:rsidRPr="007E3553" w:rsidRDefault="00F61626" w:rsidP="007E3553">
            <w:pPr>
              <w:contextualSpacing/>
              <w:jc w:val="center"/>
              <w:rPr>
                <w:rFonts w:ascii="Times New Roman" w:hAnsi="Times New Roman" w:cs="Times New Roman"/>
                <w:sz w:val="18"/>
                <w:szCs w:val="18"/>
                <w:lang w:val="en-US"/>
              </w:rPr>
            </w:pPr>
          </w:p>
        </w:tc>
      </w:tr>
      <w:tr w:rsidR="007E3553" w:rsidRPr="007E3553" w14:paraId="4FE5BD11" w14:textId="77777777" w:rsidTr="007E3553">
        <w:trPr>
          <w:tblCellSpacing w:w="15" w:type="dxa"/>
        </w:trPr>
        <w:tc>
          <w:tcPr>
            <w:tcW w:w="0" w:type="auto"/>
            <w:vAlign w:val="center"/>
            <w:hideMark/>
          </w:tcPr>
          <w:p w14:paraId="389E6DAD" w14:textId="77777777" w:rsidR="00F61626" w:rsidRPr="007E3553" w:rsidRDefault="00F61626" w:rsidP="007E3553">
            <w:pPr>
              <w:contextualSpacing/>
              <w:rPr>
                <w:rFonts w:ascii="Times New Roman" w:hAnsi="Times New Roman" w:cs="Times New Roman"/>
                <w:sz w:val="18"/>
                <w:szCs w:val="18"/>
                <w:lang w:val="de-DE"/>
              </w:rPr>
            </w:pPr>
            <w:proofErr w:type="spellStart"/>
            <w:r w:rsidRPr="007E3553">
              <w:rPr>
                <w:rFonts w:ascii="Times New Roman" w:hAnsi="Times New Roman" w:cs="Times New Roman"/>
                <w:i/>
                <w:iCs/>
                <w:sz w:val="18"/>
                <w:szCs w:val="18"/>
                <w:lang w:val="de-DE"/>
              </w:rPr>
              <w:t>Phoca</w:t>
            </w:r>
            <w:proofErr w:type="spellEnd"/>
            <w:r w:rsidRPr="007E3553">
              <w:rPr>
                <w:rFonts w:ascii="Times New Roman" w:hAnsi="Times New Roman" w:cs="Times New Roman"/>
                <w:i/>
                <w:iCs/>
                <w:sz w:val="18"/>
                <w:szCs w:val="18"/>
                <w:lang w:val="de-DE"/>
              </w:rPr>
              <w:t xml:space="preserve"> </w:t>
            </w:r>
            <w:proofErr w:type="spellStart"/>
            <w:r w:rsidRPr="007E3553">
              <w:rPr>
                <w:rFonts w:ascii="Times New Roman" w:hAnsi="Times New Roman" w:cs="Times New Roman"/>
                <w:i/>
                <w:iCs/>
                <w:sz w:val="18"/>
                <w:szCs w:val="18"/>
                <w:lang w:val="de-DE"/>
              </w:rPr>
              <w:t>vitulina</w:t>
            </w:r>
            <w:proofErr w:type="spellEnd"/>
          </w:p>
        </w:tc>
        <w:tc>
          <w:tcPr>
            <w:tcW w:w="0" w:type="auto"/>
            <w:vAlign w:val="center"/>
            <w:hideMark/>
          </w:tcPr>
          <w:p w14:paraId="30E265AF"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 xml:space="preserve">Marine </w:t>
            </w:r>
            <w:proofErr w:type="spellStart"/>
            <w:r w:rsidRPr="007E3553">
              <w:rPr>
                <w:rFonts w:ascii="Times New Roman" w:hAnsi="Times New Roman" w:cs="Times New Roman"/>
                <w:sz w:val="18"/>
                <w:szCs w:val="18"/>
                <w:lang w:val="de-DE"/>
              </w:rPr>
              <w:t>mammal</w:t>
            </w:r>
            <w:proofErr w:type="spellEnd"/>
          </w:p>
        </w:tc>
        <w:tc>
          <w:tcPr>
            <w:tcW w:w="1156" w:type="dxa"/>
            <w:vAlign w:val="center"/>
            <w:hideMark/>
          </w:tcPr>
          <w:p w14:paraId="7863AA43"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 xml:space="preserve">Light </w:t>
            </w:r>
            <w:proofErr w:type="spellStart"/>
            <w:r w:rsidRPr="007E3553">
              <w:rPr>
                <w:rFonts w:ascii="Times New Roman" w:hAnsi="Times New Roman" w:cs="Times New Roman"/>
                <w:sz w:val="18"/>
                <w:szCs w:val="18"/>
                <w:lang w:val="de-DE"/>
              </w:rPr>
              <w:t>attract</w:t>
            </w:r>
            <w:proofErr w:type="spellEnd"/>
          </w:p>
        </w:tc>
        <w:tc>
          <w:tcPr>
            <w:tcW w:w="788" w:type="dxa"/>
            <w:vAlign w:val="center"/>
            <w:hideMark/>
          </w:tcPr>
          <w:p w14:paraId="2287B551"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+4.885</w:t>
            </w:r>
          </w:p>
        </w:tc>
        <w:tc>
          <w:tcPr>
            <w:tcW w:w="1056" w:type="dxa"/>
            <w:vAlign w:val="center"/>
            <w:hideMark/>
          </w:tcPr>
          <w:p w14:paraId="4B43AA55"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76,822×</w:t>
            </w:r>
          </w:p>
        </w:tc>
        <w:tc>
          <w:tcPr>
            <w:tcW w:w="1412" w:type="dxa"/>
            <w:vAlign w:val="center"/>
            <w:hideMark/>
          </w:tcPr>
          <w:p w14:paraId="7DEA6AC6"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7.68%</w:t>
            </w:r>
          </w:p>
        </w:tc>
        <w:tc>
          <w:tcPr>
            <w:tcW w:w="1391" w:type="dxa"/>
            <w:vAlign w:val="center"/>
            <w:hideMark/>
          </w:tcPr>
          <w:p w14:paraId="250F1D5A"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0.00%</w:t>
            </w:r>
          </w:p>
        </w:tc>
      </w:tr>
      <w:tr w:rsidR="007E3553" w:rsidRPr="007E3553" w14:paraId="0578DA5E" w14:textId="77777777" w:rsidTr="007E3553">
        <w:trPr>
          <w:tblCellSpacing w:w="15" w:type="dxa"/>
        </w:trPr>
        <w:tc>
          <w:tcPr>
            <w:tcW w:w="0" w:type="auto"/>
            <w:vAlign w:val="center"/>
            <w:hideMark/>
          </w:tcPr>
          <w:p w14:paraId="3B9317EF" w14:textId="77777777" w:rsidR="00F61626" w:rsidRPr="007E3553" w:rsidRDefault="00F61626" w:rsidP="007E3553">
            <w:pPr>
              <w:contextualSpacing/>
              <w:rPr>
                <w:rFonts w:ascii="Times New Roman" w:hAnsi="Times New Roman" w:cs="Times New Roman"/>
                <w:sz w:val="18"/>
                <w:szCs w:val="18"/>
                <w:lang w:val="de-DE"/>
              </w:rPr>
            </w:pPr>
            <w:proofErr w:type="spellStart"/>
            <w:r w:rsidRPr="007E3553">
              <w:rPr>
                <w:rFonts w:ascii="Times New Roman" w:hAnsi="Times New Roman" w:cs="Times New Roman"/>
                <w:i/>
                <w:iCs/>
                <w:sz w:val="18"/>
                <w:szCs w:val="18"/>
                <w:lang w:val="de-DE"/>
              </w:rPr>
              <w:t>Bangiaceae</w:t>
            </w:r>
            <w:proofErr w:type="spellEnd"/>
          </w:p>
        </w:tc>
        <w:tc>
          <w:tcPr>
            <w:tcW w:w="0" w:type="auto"/>
            <w:vAlign w:val="center"/>
            <w:hideMark/>
          </w:tcPr>
          <w:p w14:paraId="1509EEBD" w14:textId="77777777" w:rsidR="00F61626" w:rsidRPr="007E3553" w:rsidRDefault="00F61626" w:rsidP="007E3553">
            <w:pPr>
              <w:contextualSpacing/>
              <w:jc w:val="center"/>
              <w:rPr>
                <w:rFonts w:ascii="Times New Roman" w:hAnsi="Times New Roman" w:cs="Times New Roman"/>
                <w:sz w:val="18"/>
                <w:szCs w:val="18"/>
                <w:lang w:val="de-DE"/>
              </w:rPr>
            </w:pPr>
            <w:proofErr w:type="spellStart"/>
            <w:r w:rsidRPr="007E3553">
              <w:rPr>
                <w:rFonts w:ascii="Times New Roman" w:hAnsi="Times New Roman" w:cs="Times New Roman"/>
                <w:sz w:val="18"/>
                <w:szCs w:val="18"/>
                <w:lang w:val="de-DE"/>
              </w:rPr>
              <w:t>Red</w:t>
            </w:r>
            <w:proofErr w:type="spellEnd"/>
            <w:r w:rsidRPr="007E3553">
              <w:rPr>
                <w:rFonts w:ascii="Times New Roman" w:hAnsi="Times New Roman" w:cs="Times New Roman"/>
                <w:sz w:val="18"/>
                <w:szCs w:val="18"/>
                <w:lang w:val="de-DE"/>
              </w:rPr>
              <w:t xml:space="preserve"> </w:t>
            </w:r>
            <w:proofErr w:type="spellStart"/>
            <w:r w:rsidRPr="007E3553">
              <w:rPr>
                <w:rFonts w:ascii="Times New Roman" w:hAnsi="Times New Roman" w:cs="Times New Roman"/>
                <w:sz w:val="18"/>
                <w:szCs w:val="18"/>
                <w:lang w:val="de-DE"/>
              </w:rPr>
              <w:t>algae</w:t>
            </w:r>
            <w:proofErr w:type="spellEnd"/>
          </w:p>
        </w:tc>
        <w:tc>
          <w:tcPr>
            <w:tcW w:w="1156" w:type="dxa"/>
            <w:vAlign w:val="center"/>
            <w:hideMark/>
          </w:tcPr>
          <w:p w14:paraId="39188401"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 xml:space="preserve">Light </w:t>
            </w:r>
            <w:proofErr w:type="spellStart"/>
            <w:r w:rsidRPr="007E3553">
              <w:rPr>
                <w:rFonts w:ascii="Times New Roman" w:hAnsi="Times New Roman" w:cs="Times New Roman"/>
                <w:sz w:val="18"/>
                <w:szCs w:val="18"/>
                <w:lang w:val="de-DE"/>
              </w:rPr>
              <w:t>attract</w:t>
            </w:r>
            <w:proofErr w:type="spellEnd"/>
          </w:p>
        </w:tc>
        <w:tc>
          <w:tcPr>
            <w:tcW w:w="788" w:type="dxa"/>
            <w:vAlign w:val="center"/>
            <w:hideMark/>
          </w:tcPr>
          <w:p w14:paraId="7C8CEECE"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+1.900</w:t>
            </w:r>
          </w:p>
        </w:tc>
        <w:tc>
          <w:tcPr>
            <w:tcW w:w="1056" w:type="dxa"/>
            <w:vAlign w:val="center"/>
            <w:hideMark/>
          </w:tcPr>
          <w:p w14:paraId="45B249E0"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79×</w:t>
            </w:r>
          </w:p>
        </w:tc>
        <w:tc>
          <w:tcPr>
            <w:tcW w:w="1412" w:type="dxa"/>
            <w:vAlign w:val="center"/>
            <w:hideMark/>
          </w:tcPr>
          <w:p w14:paraId="63C8E5B9"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7.34%</w:t>
            </w:r>
          </w:p>
        </w:tc>
        <w:tc>
          <w:tcPr>
            <w:tcW w:w="1391" w:type="dxa"/>
            <w:vAlign w:val="center"/>
            <w:hideMark/>
          </w:tcPr>
          <w:p w14:paraId="2D21D1C2"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0.09%</w:t>
            </w:r>
          </w:p>
        </w:tc>
      </w:tr>
      <w:tr w:rsidR="007E3553" w:rsidRPr="007E3553" w14:paraId="793813A0" w14:textId="77777777" w:rsidTr="007E3553">
        <w:trPr>
          <w:tblCellSpacing w:w="15" w:type="dxa"/>
        </w:trPr>
        <w:tc>
          <w:tcPr>
            <w:tcW w:w="0" w:type="auto"/>
            <w:vAlign w:val="center"/>
            <w:hideMark/>
          </w:tcPr>
          <w:p w14:paraId="085E084A" w14:textId="77777777" w:rsidR="00F61626" w:rsidRPr="007E3553" w:rsidRDefault="00F61626" w:rsidP="007E3553">
            <w:pPr>
              <w:contextualSpacing/>
              <w:rPr>
                <w:rFonts w:ascii="Times New Roman" w:hAnsi="Times New Roman" w:cs="Times New Roman"/>
                <w:sz w:val="18"/>
                <w:szCs w:val="18"/>
                <w:lang w:val="de-DE"/>
              </w:rPr>
            </w:pPr>
            <w:proofErr w:type="spellStart"/>
            <w:r w:rsidRPr="007E3553">
              <w:rPr>
                <w:rFonts w:ascii="Times New Roman" w:hAnsi="Times New Roman" w:cs="Times New Roman"/>
                <w:i/>
                <w:iCs/>
                <w:sz w:val="18"/>
                <w:szCs w:val="18"/>
                <w:lang w:val="de-DE"/>
              </w:rPr>
              <w:t>Nereis</w:t>
            </w:r>
            <w:proofErr w:type="spellEnd"/>
            <w:r w:rsidRPr="007E3553">
              <w:rPr>
                <w:rFonts w:ascii="Times New Roman" w:hAnsi="Times New Roman" w:cs="Times New Roman"/>
                <w:i/>
                <w:iCs/>
                <w:sz w:val="18"/>
                <w:szCs w:val="18"/>
                <w:lang w:val="de-DE"/>
              </w:rPr>
              <w:t xml:space="preserve"> </w:t>
            </w:r>
            <w:proofErr w:type="spellStart"/>
            <w:r w:rsidRPr="007E3553">
              <w:rPr>
                <w:rFonts w:ascii="Times New Roman" w:hAnsi="Times New Roman" w:cs="Times New Roman"/>
                <w:i/>
                <w:iCs/>
                <w:sz w:val="18"/>
                <w:szCs w:val="18"/>
                <w:lang w:val="de-DE"/>
              </w:rPr>
              <w:t>vexillosa</w:t>
            </w:r>
            <w:proofErr w:type="spellEnd"/>
          </w:p>
        </w:tc>
        <w:tc>
          <w:tcPr>
            <w:tcW w:w="0" w:type="auto"/>
            <w:vAlign w:val="center"/>
            <w:hideMark/>
          </w:tcPr>
          <w:p w14:paraId="1A70C4F2" w14:textId="77777777" w:rsidR="00F61626" w:rsidRPr="007E3553" w:rsidRDefault="00F61626" w:rsidP="007E3553">
            <w:pPr>
              <w:contextualSpacing/>
              <w:jc w:val="center"/>
              <w:rPr>
                <w:rFonts w:ascii="Times New Roman" w:hAnsi="Times New Roman" w:cs="Times New Roman"/>
                <w:sz w:val="18"/>
                <w:szCs w:val="18"/>
                <w:lang w:val="de-DE"/>
              </w:rPr>
            </w:pPr>
            <w:proofErr w:type="spellStart"/>
            <w:r w:rsidRPr="007E3553">
              <w:rPr>
                <w:rFonts w:ascii="Times New Roman" w:hAnsi="Times New Roman" w:cs="Times New Roman"/>
                <w:sz w:val="18"/>
                <w:szCs w:val="18"/>
                <w:lang w:val="de-DE"/>
              </w:rPr>
              <w:t>Polychaete</w:t>
            </w:r>
            <w:proofErr w:type="spellEnd"/>
          </w:p>
        </w:tc>
        <w:tc>
          <w:tcPr>
            <w:tcW w:w="1156" w:type="dxa"/>
            <w:vAlign w:val="center"/>
            <w:hideMark/>
          </w:tcPr>
          <w:p w14:paraId="73402505"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 xml:space="preserve">Light </w:t>
            </w:r>
            <w:proofErr w:type="spellStart"/>
            <w:r w:rsidRPr="007E3553">
              <w:rPr>
                <w:rFonts w:ascii="Times New Roman" w:hAnsi="Times New Roman" w:cs="Times New Roman"/>
                <w:sz w:val="18"/>
                <w:szCs w:val="18"/>
                <w:lang w:val="de-DE"/>
              </w:rPr>
              <w:t>attract</w:t>
            </w:r>
            <w:proofErr w:type="spellEnd"/>
          </w:p>
        </w:tc>
        <w:tc>
          <w:tcPr>
            <w:tcW w:w="788" w:type="dxa"/>
            <w:vAlign w:val="center"/>
            <w:hideMark/>
          </w:tcPr>
          <w:p w14:paraId="7ED917FD"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+1.718</w:t>
            </w:r>
          </w:p>
        </w:tc>
        <w:tc>
          <w:tcPr>
            <w:tcW w:w="1056" w:type="dxa"/>
            <w:vAlign w:val="center"/>
            <w:hideMark/>
          </w:tcPr>
          <w:p w14:paraId="697A49C1"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52×</w:t>
            </w:r>
          </w:p>
        </w:tc>
        <w:tc>
          <w:tcPr>
            <w:tcW w:w="1412" w:type="dxa"/>
            <w:vAlign w:val="center"/>
            <w:hideMark/>
          </w:tcPr>
          <w:p w14:paraId="136C7344"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8.81%</w:t>
            </w:r>
          </w:p>
        </w:tc>
        <w:tc>
          <w:tcPr>
            <w:tcW w:w="1391" w:type="dxa"/>
            <w:vAlign w:val="center"/>
            <w:hideMark/>
          </w:tcPr>
          <w:p w14:paraId="428EBEBC"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0.17%</w:t>
            </w:r>
          </w:p>
        </w:tc>
      </w:tr>
      <w:tr w:rsidR="007E3553" w:rsidRPr="007E3553" w14:paraId="216B7FBC" w14:textId="77777777" w:rsidTr="007E3553">
        <w:trPr>
          <w:tblCellSpacing w:w="15" w:type="dxa"/>
        </w:trPr>
        <w:tc>
          <w:tcPr>
            <w:tcW w:w="0" w:type="auto"/>
            <w:vAlign w:val="center"/>
            <w:hideMark/>
          </w:tcPr>
          <w:p w14:paraId="7755DF73" w14:textId="1BC56BFC" w:rsidR="00F61626" w:rsidRPr="002F318D" w:rsidRDefault="002F318D" w:rsidP="007E3553">
            <w:pPr>
              <w:contextualSpacing/>
              <w:rPr>
                <w:rFonts w:ascii="Times New Roman" w:hAnsi="Times New Roman" w:cs="Times New Roman"/>
                <w:b/>
                <w:bCs/>
                <w:sz w:val="18"/>
                <w:szCs w:val="18"/>
                <w:lang w:val="en-US"/>
              </w:rPr>
            </w:pPr>
            <w:r w:rsidRPr="002F318D">
              <w:rPr>
                <w:rFonts w:ascii="Times New Roman" w:hAnsi="Times New Roman" w:cs="Times New Roman"/>
                <w:b/>
                <w:bCs/>
                <w:sz w:val="18"/>
                <w:szCs w:val="18"/>
                <w:lang w:val="en-US"/>
              </w:rPr>
              <w:t xml:space="preserve">Super-avoiders </w:t>
            </w:r>
            <w:r w:rsidR="00F61626" w:rsidRPr="002F318D">
              <w:rPr>
                <w:rFonts w:ascii="Times New Roman" w:hAnsi="Times New Roman" w:cs="Times New Roman"/>
                <w:b/>
                <w:bCs/>
                <w:sz w:val="18"/>
                <w:szCs w:val="18"/>
                <w:lang w:val="en-US"/>
              </w:rPr>
              <w:t>(&gt;50× decrease under light)</w:t>
            </w:r>
          </w:p>
        </w:tc>
        <w:tc>
          <w:tcPr>
            <w:tcW w:w="0" w:type="auto"/>
            <w:vAlign w:val="center"/>
            <w:hideMark/>
          </w:tcPr>
          <w:p w14:paraId="346A4892" w14:textId="77777777" w:rsidR="00F61626" w:rsidRPr="007E3553" w:rsidRDefault="00F61626" w:rsidP="007E3553">
            <w:pPr>
              <w:contextualSpacing/>
              <w:jc w:val="center"/>
              <w:rPr>
                <w:rFonts w:ascii="Times New Roman" w:hAnsi="Times New Roman" w:cs="Times New Roman"/>
                <w:sz w:val="18"/>
                <w:szCs w:val="18"/>
                <w:lang w:val="en-US"/>
              </w:rPr>
            </w:pPr>
          </w:p>
        </w:tc>
        <w:tc>
          <w:tcPr>
            <w:tcW w:w="1156" w:type="dxa"/>
            <w:vAlign w:val="center"/>
            <w:hideMark/>
          </w:tcPr>
          <w:p w14:paraId="6C6EE460" w14:textId="77777777" w:rsidR="00F61626" w:rsidRPr="007E3553" w:rsidRDefault="00F61626" w:rsidP="007E3553">
            <w:pPr>
              <w:contextualSpacing/>
              <w:jc w:val="center"/>
              <w:rPr>
                <w:rFonts w:ascii="Times New Roman" w:hAnsi="Times New Roman" w:cs="Times New Roman"/>
                <w:sz w:val="18"/>
                <w:szCs w:val="18"/>
                <w:lang w:val="en-US"/>
              </w:rPr>
            </w:pPr>
          </w:p>
        </w:tc>
        <w:tc>
          <w:tcPr>
            <w:tcW w:w="788" w:type="dxa"/>
            <w:vAlign w:val="center"/>
            <w:hideMark/>
          </w:tcPr>
          <w:p w14:paraId="753C20D2" w14:textId="77777777" w:rsidR="00F61626" w:rsidRPr="007E3553" w:rsidRDefault="00F61626" w:rsidP="007E3553">
            <w:pPr>
              <w:contextualSpacing/>
              <w:jc w:val="center"/>
              <w:rPr>
                <w:rFonts w:ascii="Times New Roman" w:hAnsi="Times New Roman" w:cs="Times New Roman"/>
                <w:sz w:val="18"/>
                <w:szCs w:val="18"/>
                <w:lang w:val="en-US"/>
              </w:rPr>
            </w:pPr>
          </w:p>
        </w:tc>
        <w:tc>
          <w:tcPr>
            <w:tcW w:w="1056" w:type="dxa"/>
            <w:vAlign w:val="center"/>
            <w:hideMark/>
          </w:tcPr>
          <w:p w14:paraId="1EC41280" w14:textId="77777777" w:rsidR="00F61626" w:rsidRPr="007E3553" w:rsidRDefault="00F61626" w:rsidP="007E3553">
            <w:pPr>
              <w:contextualSpacing/>
              <w:jc w:val="center"/>
              <w:rPr>
                <w:rFonts w:ascii="Times New Roman" w:hAnsi="Times New Roman" w:cs="Times New Roman"/>
                <w:sz w:val="18"/>
                <w:szCs w:val="18"/>
                <w:lang w:val="en-US"/>
              </w:rPr>
            </w:pPr>
          </w:p>
        </w:tc>
        <w:tc>
          <w:tcPr>
            <w:tcW w:w="1412" w:type="dxa"/>
            <w:vAlign w:val="center"/>
            <w:hideMark/>
          </w:tcPr>
          <w:p w14:paraId="630675DD" w14:textId="77777777" w:rsidR="00F61626" w:rsidRPr="007E3553" w:rsidRDefault="00F61626" w:rsidP="007E3553">
            <w:pPr>
              <w:contextualSpacing/>
              <w:jc w:val="center"/>
              <w:rPr>
                <w:rFonts w:ascii="Times New Roman" w:hAnsi="Times New Roman" w:cs="Times New Roman"/>
                <w:sz w:val="18"/>
                <w:szCs w:val="18"/>
                <w:lang w:val="en-US"/>
              </w:rPr>
            </w:pPr>
          </w:p>
        </w:tc>
        <w:tc>
          <w:tcPr>
            <w:tcW w:w="1391" w:type="dxa"/>
            <w:vAlign w:val="center"/>
            <w:hideMark/>
          </w:tcPr>
          <w:p w14:paraId="09E4966D" w14:textId="77777777" w:rsidR="00F61626" w:rsidRPr="007E3553" w:rsidRDefault="00F61626" w:rsidP="007E3553">
            <w:pPr>
              <w:contextualSpacing/>
              <w:jc w:val="center"/>
              <w:rPr>
                <w:rFonts w:ascii="Times New Roman" w:hAnsi="Times New Roman" w:cs="Times New Roman"/>
                <w:sz w:val="18"/>
                <w:szCs w:val="18"/>
                <w:lang w:val="en-US"/>
              </w:rPr>
            </w:pPr>
          </w:p>
        </w:tc>
      </w:tr>
      <w:tr w:rsidR="007E3553" w:rsidRPr="007E3553" w14:paraId="1EFA1765" w14:textId="77777777" w:rsidTr="007E3553">
        <w:trPr>
          <w:tblCellSpacing w:w="15" w:type="dxa"/>
        </w:trPr>
        <w:tc>
          <w:tcPr>
            <w:tcW w:w="0" w:type="auto"/>
            <w:vAlign w:val="center"/>
            <w:hideMark/>
          </w:tcPr>
          <w:p w14:paraId="34100240" w14:textId="77777777" w:rsidR="00F61626" w:rsidRPr="007E3553" w:rsidRDefault="00F61626" w:rsidP="007E3553">
            <w:pPr>
              <w:contextualSpacing/>
              <w:rPr>
                <w:rFonts w:ascii="Times New Roman" w:hAnsi="Times New Roman" w:cs="Times New Roman"/>
                <w:sz w:val="18"/>
                <w:szCs w:val="18"/>
                <w:lang w:val="de-DE"/>
              </w:rPr>
            </w:pPr>
            <w:proofErr w:type="spellStart"/>
            <w:r w:rsidRPr="007E3553">
              <w:rPr>
                <w:rFonts w:ascii="Times New Roman" w:hAnsi="Times New Roman" w:cs="Times New Roman"/>
                <w:i/>
                <w:iCs/>
                <w:sz w:val="18"/>
                <w:szCs w:val="18"/>
                <w:lang w:val="de-DE"/>
              </w:rPr>
              <w:t>Hecatonema</w:t>
            </w:r>
            <w:proofErr w:type="spellEnd"/>
            <w:r w:rsidRPr="007E3553">
              <w:rPr>
                <w:rFonts w:ascii="Times New Roman" w:hAnsi="Times New Roman" w:cs="Times New Roman"/>
                <w:sz w:val="18"/>
                <w:szCs w:val="18"/>
                <w:lang w:val="de-DE"/>
              </w:rPr>
              <w:t xml:space="preserve"> </w:t>
            </w:r>
            <w:proofErr w:type="spellStart"/>
            <w:r w:rsidRPr="007E3553">
              <w:rPr>
                <w:rFonts w:ascii="Times New Roman" w:hAnsi="Times New Roman" w:cs="Times New Roman"/>
                <w:sz w:val="18"/>
                <w:szCs w:val="18"/>
                <w:lang w:val="de-DE"/>
              </w:rPr>
              <w:t>sp.</w:t>
            </w:r>
            <w:proofErr w:type="spellEnd"/>
          </w:p>
        </w:tc>
        <w:tc>
          <w:tcPr>
            <w:tcW w:w="0" w:type="auto"/>
            <w:vAlign w:val="center"/>
            <w:hideMark/>
          </w:tcPr>
          <w:p w14:paraId="65331881"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 xml:space="preserve">Brown </w:t>
            </w:r>
            <w:proofErr w:type="spellStart"/>
            <w:r w:rsidRPr="007E3553">
              <w:rPr>
                <w:rFonts w:ascii="Times New Roman" w:hAnsi="Times New Roman" w:cs="Times New Roman"/>
                <w:sz w:val="18"/>
                <w:szCs w:val="18"/>
                <w:lang w:val="de-DE"/>
              </w:rPr>
              <w:t>algae</w:t>
            </w:r>
            <w:proofErr w:type="spellEnd"/>
          </w:p>
        </w:tc>
        <w:tc>
          <w:tcPr>
            <w:tcW w:w="1156" w:type="dxa"/>
            <w:vAlign w:val="center"/>
            <w:hideMark/>
          </w:tcPr>
          <w:p w14:paraId="74400319"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 xml:space="preserve">Light </w:t>
            </w:r>
            <w:proofErr w:type="spellStart"/>
            <w:r w:rsidRPr="007E3553">
              <w:rPr>
                <w:rFonts w:ascii="Times New Roman" w:hAnsi="Times New Roman" w:cs="Times New Roman"/>
                <w:sz w:val="18"/>
                <w:szCs w:val="18"/>
                <w:lang w:val="de-DE"/>
              </w:rPr>
              <w:t>avoid</w:t>
            </w:r>
            <w:proofErr w:type="spellEnd"/>
          </w:p>
        </w:tc>
        <w:tc>
          <w:tcPr>
            <w:tcW w:w="788" w:type="dxa"/>
            <w:vAlign w:val="center"/>
            <w:hideMark/>
          </w:tcPr>
          <w:p w14:paraId="56C3C80C"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-5.158</w:t>
            </w:r>
          </w:p>
        </w:tc>
        <w:tc>
          <w:tcPr>
            <w:tcW w:w="1056" w:type="dxa"/>
            <w:vAlign w:val="center"/>
            <w:hideMark/>
          </w:tcPr>
          <w:p w14:paraId="2FDE58D7"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143,779×</w:t>
            </w:r>
          </w:p>
        </w:tc>
        <w:tc>
          <w:tcPr>
            <w:tcW w:w="1412" w:type="dxa"/>
            <w:vAlign w:val="center"/>
            <w:hideMark/>
          </w:tcPr>
          <w:p w14:paraId="0002F9D7"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0.00%</w:t>
            </w:r>
          </w:p>
        </w:tc>
        <w:tc>
          <w:tcPr>
            <w:tcW w:w="1391" w:type="dxa"/>
            <w:vAlign w:val="center"/>
            <w:hideMark/>
          </w:tcPr>
          <w:p w14:paraId="0D375665"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14.38%</w:t>
            </w:r>
          </w:p>
        </w:tc>
      </w:tr>
      <w:tr w:rsidR="007E3553" w:rsidRPr="007E3553" w14:paraId="4D7B587F" w14:textId="77777777" w:rsidTr="007E3553">
        <w:trPr>
          <w:tblCellSpacing w:w="15" w:type="dxa"/>
        </w:trPr>
        <w:tc>
          <w:tcPr>
            <w:tcW w:w="0" w:type="auto"/>
            <w:vAlign w:val="center"/>
            <w:hideMark/>
          </w:tcPr>
          <w:p w14:paraId="7B602F90" w14:textId="77777777" w:rsidR="00F61626" w:rsidRPr="007E3553" w:rsidRDefault="00F61626" w:rsidP="007E3553">
            <w:pPr>
              <w:contextualSpacing/>
              <w:rPr>
                <w:rFonts w:ascii="Times New Roman" w:hAnsi="Times New Roman" w:cs="Times New Roman"/>
                <w:sz w:val="18"/>
                <w:szCs w:val="18"/>
                <w:lang w:val="de-DE"/>
              </w:rPr>
            </w:pPr>
            <w:proofErr w:type="spellStart"/>
            <w:r w:rsidRPr="007E3553">
              <w:rPr>
                <w:rFonts w:ascii="Times New Roman" w:hAnsi="Times New Roman" w:cs="Times New Roman"/>
                <w:i/>
                <w:iCs/>
                <w:sz w:val="18"/>
                <w:szCs w:val="18"/>
                <w:lang w:val="de-DE"/>
              </w:rPr>
              <w:t>Mitrocomella</w:t>
            </w:r>
            <w:proofErr w:type="spellEnd"/>
            <w:r w:rsidRPr="007E3553">
              <w:rPr>
                <w:rFonts w:ascii="Times New Roman" w:hAnsi="Times New Roman" w:cs="Times New Roman"/>
                <w:sz w:val="18"/>
                <w:szCs w:val="18"/>
                <w:lang w:val="de-DE"/>
              </w:rPr>
              <w:t xml:space="preserve"> </w:t>
            </w:r>
            <w:proofErr w:type="spellStart"/>
            <w:r w:rsidRPr="007E3553">
              <w:rPr>
                <w:rFonts w:ascii="Times New Roman" w:hAnsi="Times New Roman" w:cs="Times New Roman"/>
                <w:sz w:val="18"/>
                <w:szCs w:val="18"/>
                <w:lang w:val="de-DE"/>
              </w:rPr>
              <w:t>sp.</w:t>
            </w:r>
            <w:proofErr w:type="spellEnd"/>
          </w:p>
        </w:tc>
        <w:tc>
          <w:tcPr>
            <w:tcW w:w="0" w:type="auto"/>
            <w:vAlign w:val="center"/>
            <w:hideMark/>
          </w:tcPr>
          <w:p w14:paraId="340D9F0D" w14:textId="77777777" w:rsidR="00F61626" w:rsidRPr="007E3553" w:rsidRDefault="00F61626" w:rsidP="007E3553">
            <w:pPr>
              <w:contextualSpacing/>
              <w:jc w:val="center"/>
              <w:rPr>
                <w:rFonts w:ascii="Times New Roman" w:hAnsi="Times New Roman" w:cs="Times New Roman"/>
                <w:sz w:val="18"/>
                <w:szCs w:val="18"/>
                <w:lang w:val="de-DE"/>
              </w:rPr>
            </w:pPr>
            <w:proofErr w:type="spellStart"/>
            <w:r w:rsidRPr="007E3553">
              <w:rPr>
                <w:rFonts w:ascii="Times New Roman" w:hAnsi="Times New Roman" w:cs="Times New Roman"/>
                <w:sz w:val="18"/>
                <w:szCs w:val="18"/>
                <w:lang w:val="de-DE"/>
              </w:rPr>
              <w:t>Hydrozoan</w:t>
            </w:r>
            <w:proofErr w:type="spellEnd"/>
          </w:p>
        </w:tc>
        <w:tc>
          <w:tcPr>
            <w:tcW w:w="1156" w:type="dxa"/>
            <w:vAlign w:val="center"/>
            <w:hideMark/>
          </w:tcPr>
          <w:p w14:paraId="099B7364"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 xml:space="preserve">Light </w:t>
            </w:r>
            <w:proofErr w:type="spellStart"/>
            <w:r w:rsidRPr="007E3553">
              <w:rPr>
                <w:rFonts w:ascii="Times New Roman" w:hAnsi="Times New Roman" w:cs="Times New Roman"/>
                <w:sz w:val="18"/>
                <w:szCs w:val="18"/>
                <w:lang w:val="de-DE"/>
              </w:rPr>
              <w:t>avoid</w:t>
            </w:r>
            <w:proofErr w:type="spellEnd"/>
          </w:p>
        </w:tc>
        <w:tc>
          <w:tcPr>
            <w:tcW w:w="788" w:type="dxa"/>
            <w:vAlign w:val="center"/>
            <w:hideMark/>
          </w:tcPr>
          <w:p w14:paraId="2BA6899D"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-5.077</w:t>
            </w:r>
          </w:p>
        </w:tc>
        <w:tc>
          <w:tcPr>
            <w:tcW w:w="1056" w:type="dxa"/>
            <w:vAlign w:val="center"/>
            <w:hideMark/>
          </w:tcPr>
          <w:p w14:paraId="2EFA0E0C"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119,437×</w:t>
            </w:r>
          </w:p>
        </w:tc>
        <w:tc>
          <w:tcPr>
            <w:tcW w:w="1412" w:type="dxa"/>
            <w:vAlign w:val="center"/>
            <w:hideMark/>
          </w:tcPr>
          <w:p w14:paraId="49F9BD2C"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0.00%</w:t>
            </w:r>
          </w:p>
        </w:tc>
        <w:tc>
          <w:tcPr>
            <w:tcW w:w="1391" w:type="dxa"/>
            <w:vAlign w:val="center"/>
            <w:hideMark/>
          </w:tcPr>
          <w:p w14:paraId="0CDB2085"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11.94%</w:t>
            </w:r>
          </w:p>
        </w:tc>
      </w:tr>
      <w:tr w:rsidR="007E3553" w:rsidRPr="007E3553" w14:paraId="60DFD3BA" w14:textId="77777777" w:rsidTr="007E3553">
        <w:trPr>
          <w:tblCellSpacing w:w="15" w:type="dxa"/>
        </w:trPr>
        <w:tc>
          <w:tcPr>
            <w:tcW w:w="0" w:type="auto"/>
            <w:vAlign w:val="center"/>
            <w:hideMark/>
          </w:tcPr>
          <w:p w14:paraId="0FFED33C" w14:textId="77777777" w:rsidR="00F61626" w:rsidRPr="007E3553" w:rsidRDefault="00F61626" w:rsidP="007E3553">
            <w:pPr>
              <w:contextualSpacing/>
              <w:rPr>
                <w:rFonts w:ascii="Times New Roman" w:hAnsi="Times New Roman" w:cs="Times New Roman"/>
                <w:sz w:val="18"/>
                <w:szCs w:val="18"/>
                <w:lang w:val="de-DE"/>
              </w:rPr>
            </w:pPr>
            <w:proofErr w:type="spellStart"/>
            <w:r w:rsidRPr="007E3553">
              <w:rPr>
                <w:rFonts w:ascii="Times New Roman" w:hAnsi="Times New Roman" w:cs="Times New Roman"/>
                <w:i/>
                <w:iCs/>
                <w:sz w:val="18"/>
                <w:szCs w:val="18"/>
                <w:lang w:val="de-DE"/>
              </w:rPr>
              <w:t>Gracilariopsis</w:t>
            </w:r>
            <w:proofErr w:type="spellEnd"/>
            <w:r w:rsidRPr="007E3553">
              <w:rPr>
                <w:rFonts w:ascii="Times New Roman" w:hAnsi="Times New Roman" w:cs="Times New Roman"/>
                <w:sz w:val="18"/>
                <w:szCs w:val="18"/>
                <w:lang w:val="de-DE"/>
              </w:rPr>
              <w:t xml:space="preserve"> </w:t>
            </w:r>
            <w:proofErr w:type="spellStart"/>
            <w:r w:rsidRPr="007E3553">
              <w:rPr>
                <w:rFonts w:ascii="Times New Roman" w:hAnsi="Times New Roman" w:cs="Times New Roman"/>
                <w:sz w:val="18"/>
                <w:szCs w:val="18"/>
                <w:lang w:val="de-DE"/>
              </w:rPr>
              <w:t>sp.</w:t>
            </w:r>
            <w:proofErr w:type="spellEnd"/>
          </w:p>
        </w:tc>
        <w:tc>
          <w:tcPr>
            <w:tcW w:w="0" w:type="auto"/>
            <w:vAlign w:val="center"/>
            <w:hideMark/>
          </w:tcPr>
          <w:p w14:paraId="3DFA6922" w14:textId="77777777" w:rsidR="00F61626" w:rsidRPr="007E3553" w:rsidRDefault="00F61626" w:rsidP="007E3553">
            <w:pPr>
              <w:contextualSpacing/>
              <w:jc w:val="center"/>
              <w:rPr>
                <w:rFonts w:ascii="Times New Roman" w:hAnsi="Times New Roman" w:cs="Times New Roman"/>
                <w:sz w:val="18"/>
                <w:szCs w:val="18"/>
                <w:lang w:val="de-DE"/>
              </w:rPr>
            </w:pPr>
            <w:proofErr w:type="spellStart"/>
            <w:r w:rsidRPr="007E3553">
              <w:rPr>
                <w:rFonts w:ascii="Times New Roman" w:hAnsi="Times New Roman" w:cs="Times New Roman"/>
                <w:sz w:val="18"/>
                <w:szCs w:val="18"/>
                <w:lang w:val="de-DE"/>
              </w:rPr>
              <w:t>Red</w:t>
            </w:r>
            <w:proofErr w:type="spellEnd"/>
            <w:r w:rsidRPr="007E3553">
              <w:rPr>
                <w:rFonts w:ascii="Times New Roman" w:hAnsi="Times New Roman" w:cs="Times New Roman"/>
                <w:sz w:val="18"/>
                <w:szCs w:val="18"/>
                <w:lang w:val="de-DE"/>
              </w:rPr>
              <w:t xml:space="preserve"> </w:t>
            </w:r>
            <w:proofErr w:type="spellStart"/>
            <w:r w:rsidRPr="007E3553">
              <w:rPr>
                <w:rFonts w:ascii="Times New Roman" w:hAnsi="Times New Roman" w:cs="Times New Roman"/>
                <w:sz w:val="18"/>
                <w:szCs w:val="18"/>
                <w:lang w:val="de-DE"/>
              </w:rPr>
              <w:t>algae</w:t>
            </w:r>
            <w:proofErr w:type="spellEnd"/>
          </w:p>
        </w:tc>
        <w:tc>
          <w:tcPr>
            <w:tcW w:w="1156" w:type="dxa"/>
            <w:vAlign w:val="center"/>
            <w:hideMark/>
          </w:tcPr>
          <w:p w14:paraId="4AA00A01"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 xml:space="preserve">Light </w:t>
            </w:r>
            <w:proofErr w:type="spellStart"/>
            <w:r w:rsidRPr="007E3553">
              <w:rPr>
                <w:rFonts w:ascii="Times New Roman" w:hAnsi="Times New Roman" w:cs="Times New Roman"/>
                <w:sz w:val="18"/>
                <w:szCs w:val="18"/>
                <w:lang w:val="de-DE"/>
              </w:rPr>
              <w:t>avoid</w:t>
            </w:r>
            <w:proofErr w:type="spellEnd"/>
          </w:p>
        </w:tc>
        <w:tc>
          <w:tcPr>
            <w:tcW w:w="788" w:type="dxa"/>
            <w:vAlign w:val="center"/>
            <w:hideMark/>
          </w:tcPr>
          <w:p w14:paraId="78AC9B3B"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-4.821</w:t>
            </w:r>
          </w:p>
        </w:tc>
        <w:tc>
          <w:tcPr>
            <w:tcW w:w="1056" w:type="dxa"/>
            <w:vAlign w:val="center"/>
            <w:hideMark/>
          </w:tcPr>
          <w:p w14:paraId="10CC2298"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66,196×</w:t>
            </w:r>
          </w:p>
        </w:tc>
        <w:tc>
          <w:tcPr>
            <w:tcW w:w="1412" w:type="dxa"/>
            <w:vAlign w:val="center"/>
            <w:hideMark/>
          </w:tcPr>
          <w:p w14:paraId="0257D3F3"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0.00%</w:t>
            </w:r>
          </w:p>
        </w:tc>
        <w:tc>
          <w:tcPr>
            <w:tcW w:w="1391" w:type="dxa"/>
            <w:vAlign w:val="center"/>
            <w:hideMark/>
          </w:tcPr>
          <w:p w14:paraId="7E6AC3A0"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6.62%</w:t>
            </w:r>
          </w:p>
        </w:tc>
      </w:tr>
      <w:tr w:rsidR="007E3553" w:rsidRPr="007E3553" w14:paraId="3509632D" w14:textId="77777777" w:rsidTr="007E3553">
        <w:trPr>
          <w:tblCellSpacing w:w="15" w:type="dxa"/>
        </w:trPr>
        <w:tc>
          <w:tcPr>
            <w:tcW w:w="0" w:type="auto"/>
            <w:vAlign w:val="center"/>
            <w:hideMark/>
          </w:tcPr>
          <w:p w14:paraId="05CA680E" w14:textId="5CA57A81" w:rsidR="00F61626" w:rsidRPr="002F318D" w:rsidRDefault="002F318D" w:rsidP="007E3553">
            <w:pPr>
              <w:contextualSpacing/>
              <w:rPr>
                <w:rFonts w:ascii="Times New Roman" w:hAnsi="Times New Roman" w:cs="Times New Roman"/>
                <w:b/>
                <w:bCs/>
                <w:sz w:val="18"/>
                <w:szCs w:val="18"/>
                <w:lang w:val="de-DE"/>
              </w:rPr>
            </w:pPr>
            <w:r w:rsidRPr="002F318D">
              <w:rPr>
                <w:rFonts w:ascii="Times New Roman" w:hAnsi="Times New Roman" w:cs="Times New Roman"/>
                <w:b/>
                <w:bCs/>
                <w:sz w:val="18"/>
                <w:szCs w:val="18"/>
                <w:lang w:val="de-DE"/>
              </w:rPr>
              <w:t xml:space="preserve">Extreme </w:t>
            </w:r>
            <w:proofErr w:type="spellStart"/>
            <w:r w:rsidRPr="002F318D">
              <w:rPr>
                <w:rFonts w:ascii="Times New Roman" w:hAnsi="Times New Roman" w:cs="Times New Roman"/>
                <w:b/>
                <w:bCs/>
                <w:sz w:val="18"/>
                <w:szCs w:val="18"/>
                <w:lang w:val="de-DE"/>
              </w:rPr>
              <w:t>diurnal</w:t>
            </w:r>
            <w:proofErr w:type="spellEnd"/>
            <w:r w:rsidRPr="002F318D">
              <w:rPr>
                <w:rFonts w:ascii="Times New Roman" w:hAnsi="Times New Roman" w:cs="Times New Roman"/>
                <w:b/>
                <w:bCs/>
                <w:sz w:val="18"/>
                <w:szCs w:val="18"/>
                <w:lang w:val="de-DE"/>
              </w:rPr>
              <w:t xml:space="preserve"> </w:t>
            </w:r>
            <w:r w:rsidR="00F61626" w:rsidRPr="002F318D">
              <w:rPr>
                <w:rFonts w:ascii="Times New Roman" w:hAnsi="Times New Roman" w:cs="Times New Roman"/>
                <w:b/>
                <w:bCs/>
                <w:sz w:val="18"/>
                <w:szCs w:val="18"/>
                <w:lang w:val="de-DE"/>
              </w:rPr>
              <w:t xml:space="preserve">(&gt;50× </w:t>
            </w:r>
            <w:proofErr w:type="spellStart"/>
            <w:r w:rsidR="00F61626" w:rsidRPr="002F318D">
              <w:rPr>
                <w:rFonts w:ascii="Times New Roman" w:hAnsi="Times New Roman" w:cs="Times New Roman"/>
                <w:b/>
                <w:bCs/>
                <w:sz w:val="18"/>
                <w:szCs w:val="18"/>
                <w:lang w:val="de-DE"/>
              </w:rPr>
              <w:t>day</w:t>
            </w:r>
            <w:proofErr w:type="spellEnd"/>
            <w:r w:rsidR="00F61626" w:rsidRPr="002F318D">
              <w:rPr>
                <w:rFonts w:ascii="Times New Roman" w:hAnsi="Times New Roman" w:cs="Times New Roman"/>
                <w:b/>
                <w:bCs/>
                <w:sz w:val="18"/>
                <w:szCs w:val="18"/>
                <w:lang w:val="de-DE"/>
              </w:rPr>
              <w:t xml:space="preserve"> </w:t>
            </w:r>
            <w:proofErr w:type="spellStart"/>
            <w:r w:rsidR="00F61626" w:rsidRPr="002F318D">
              <w:rPr>
                <w:rFonts w:ascii="Times New Roman" w:hAnsi="Times New Roman" w:cs="Times New Roman"/>
                <w:b/>
                <w:bCs/>
                <w:sz w:val="18"/>
                <w:szCs w:val="18"/>
                <w:lang w:val="de-DE"/>
              </w:rPr>
              <w:t>preference</w:t>
            </w:r>
            <w:proofErr w:type="spellEnd"/>
            <w:r w:rsidR="00F61626" w:rsidRPr="002F318D">
              <w:rPr>
                <w:rFonts w:ascii="Times New Roman" w:hAnsi="Times New Roman" w:cs="Times New Roman"/>
                <w:b/>
                <w:bCs/>
                <w:sz w:val="18"/>
                <w:szCs w:val="18"/>
                <w:lang w:val="de-DE"/>
              </w:rPr>
              <w:t>)</w:t>
            </w:r>
          </w:p>
        </w:tc>
        <w:tc>
          <w:tcPr>
            <w:tcW w:w="0" w:type="auto"/>
            <w:vAlign w:val="center"/>
            <w:hideMark/>
          </w:tcPr>
          <w:p w14:paraId="4106A0A0" w14:textId="77777777" w:rsidR="00F61626" w:rsidRPr="007E3553" w:rsidRDefault="00F61626" w:rsidP="007E3553">
            <w:pPr>
              <w:contextualSpacing/>
              <w:jc w:val="center"/>
              <w:rPr>
                <w:rFonts w:ascii="Times New Roman" w:hAnsi="Times New Roman" w:cs="Times New Roman"/>
                <w:sz w:val="18"/>
                <w:szCs w:val="18"/>
                <w:lang w:val="de-DE"/>
              </w:rPr>
            </w:pPr>
          </w:p>
        </w:tc>
        <w:tc>
          <w:tcPr>
            <w:tcW w:w="1156" w:type="dxa"/>
            <w:vAlign w:val="center"/>
            <w:hideMark/>
          </w:tcPr>
          <w:p w14:paraId="364CF52A" w14:textId="77777777" w:rsidR="00F61626" w:rsidRPr="007E3553" w:rsidRDefault="00F61626" w:rsidP="007E3553">
            <w:pPr>
              <w:contextualSpacing/>
              <w:jc w:val="center"/>
              <w:rPr>
                <w:rFonts w:ascii="Times New Roman" w:hAnsi="Times New Roman" w:cs="Times New Roman"/>
                <w:sz w:val="18"/>
                <w:szCs w:val="18"/>
                <w:lang w:val="de-DE"/>
              </w:rPr>
            </w:pPr>
          </w:p>
        </w:tc>
        <w:tc>
          <w:tcPr>
            <w:tcW w:w="788" w:type="dxa"/>
            <w:vAlign w:val="center"/>
            <w:hideMark/>
          </w:tcPr>
          <w:p w14:paraId="41661A55" w14:textId="77777777" w:rsidR="00F61626" w:rsidRPr="007E3553" w:rsidRDefault="00F61626" w:rsidP="007E3553">
            <w:pPr>
              <w:contextualSpacing/>
              <w:jc w:val="center"/>
              <w:rPr>
                <w:rFonts w:ascii="Times New Roman" w:hAnsi="Times New Roman" w:cs="Times New Roman"/>
                <w:sz w:val="18"/>
                <w:szCs w:val="18"/>
                <w:lang w:val="de-DE"/>
              </w:rPr>
            </w:pPr>
          </w:p>
        </w:tc>
        <w:tc>
          <w:tcPr>
            <w:tcW w:w="1056" w:type="dxa"/>
            <w:vAlign w:val="center"/>
            <w:hideMark/>
          </w:tcPr>
          <w:p w14:paraId="050D1310" w14:textId="77777777" w:rsidR="00F61626" w:rsidRPr="007E3553" w:rsidRDefault="00F61626" w:rsidP="007E3553">
            <w:pPr>
              <w:contextualSpacing/>
              <w:jc w:val="center"/>
              <w:rPr>
                <w:rFonts w:ascii="Times New Roman" w:hAnsi="Times New Roman" w:cs="Times New Roman"/>
                <w:sz w:val="18"/>
                <w:szCs w:val="18"/>
                <w:lang w:val="de-DE"/>
              </w:rPr>
            </w:pPr>
          </w:p>
        </w:tc>
        <w:tc>
          <w:tcPr>
            <w:tcW w:w="1412" w:type="dxa"/>
            <w:vAlign w:val="center"/>
            <w:hideMark/>
          </w:tcPr>
          <w:p w14:paraId="61A0FAAB" w14:textId="77777777" w:rsidR="00F61626" w:rsidRPr="007E3553" w:rsidRDefault="00F61626" w:rsidP="007E3553">
            <w:pPr>
              <w:contextualSpacing/>
              <w:jc w:val="center"/>
              <w:rPr>
                <w:rFonts w:ascii="Times New Roman" w:hAnsi="Times New Roman" w:cs="Times New Roman"/>
                <w:sz w:val="18"/>
                <w:szCs w:val="18"/>
                <w:lang w:val="de-DE"/>
              </w:rPr>
            </w:pPr>
          </w:p>
        </w:tc>
        <w:tc>
          <w:tcPr>
            <w:tcW w:w="1391" w:type="dxa"/>
            <w:vAlign w:val="center"/>
            <w:hideMark/>
          </w:tcPr>
          <w:p w14:paraId="77BD5240" w14:textId="77777777" w:rsidR="00F61626" w:rsidRPr="007E3553" w:rsidRDefault="00F61626" w:rsidP="007E3553">
            <w:pPr>
              <w:contextualSpacing/>
              <w:jc w:val="center"/>
              <w:rPr>
                <w:rFonts w:ascii="Times New Roman" w:hAnsi="Times New Roman" w:cs="Times New Roman"/>
                <w:sz w:val="18"/>
                <w:szCs w:val="18"/>
                <w:lang w:val="de-DE"/>
              </w:rPr>
            </w:pPr>
          </w:p>
        </w:tc>
      </w:tr>
      <w:tr w:rsidR="007E3553" w:rsidRPr="007E3553" w14:paraId="66F6ED92" w14:textId="77777777" w:rsidTr="007E3553">
        <w:trPr>
          <w:tblCellSpacing w:w="15" w:type="dxa"/>
        </w:trPr>
        <w:tc>
          <w:tcPr>
            <w:tcW w:w="0" w:type="auto"/>
            <w:vAlign w:val="center"/>
            <w:hideMark/>
          </w:tcPr>
          <w:p w14:paraId="442E8DFD" w14:textId="77777777" w:rsidR="00F61626" w:rsidRPr="007E3553" w:rsidRDefault="00F61626" w:rsidP="007E3553">
            <w:pPr>
              <w:contextualSpacing/>
              <w:rPr>
                <w:rFonts w:ascii="Times New Roman" w:hAnsi="Times New Roman" w:cs="Times New Roman"/>
                <w:sz w:val="18"/>
                <w:szCs w:val="18"/>
                <w:lang w:val="de-DE"/>
              </w:rPr>
            </w:pPr>
            <w:proofErr w:type="spellStart"/>
            <w:r w:rsidRPr="007E3553">
              <w:rPr>
                <w:rFonts w:ascii="Times New Roman" w:hAnsi="Times New Roman" w:cs="Times New Roman"/>
                <w:i/>
                <w:iCs/>
                <w:sz w:val="18"/>
                <w:szCs w:val="18"/>
                <w:lang w:val="de-DE"/>
              </w:rPr>
              <w:t>Hypomesus</w:t>
            </w:r>
            <w:proofErr w:type="spellEnd"/>
            <w:r w:rsidRPr="007E3553">
              <w:rPr>
                <w:rFonts w:ascii="Times New Roman" w:hAnsi="Times New Roman" w:cs="Times New Roman"/>
                <w:i/>
                <w:iCs/>
                <w:sz w:val="18"/>
                <w:szCs w:val="18"/>
                <w:lang w:val="de-DE"/>
              </w:rPr>
              <w:t xml:space="preserve"> </w:t>
            </w:r>
            <w:proofErr w:type="spellStart"/>
            <w:r w:rsidRPr="007E3553">
              <w:rPr>
                <w:rFonts w:ascii="Times New Roman" w:hAnsi="Times New Roman" w:cs="Times New Roman"/>
                <w:i/>
                <w:iCs/>
                <w:sz w:val="18"/>
                <w:szCs w:val="18"/>
                <w:lang w:val="de-DE"/>
              </w:rPr>
              <w:t>pretiosus</w:t>
            </w:r>
            <w:proofErr w:type="spellEnd"/>
          </w:p>
        </w:tc>
        <w:tc>
          <w:tcPr>
            <w:tcW w:w="0" w:type="auto"/>
            <w:vAlign w:val="center"/>
            <w:hideMark/>
          </w:tcPr>
          <w:p w14:paraId="4909F82E" w14:textId="77777777" w:rsidR="00F61626" w:rsidRPr="007E3553" w:rsidRDefault="00F61626" w:rsidP="007E3553">
            <w:pPr>
              <w:contextualSpacing/>
              <w:jc w:val="center"/>
              <w:rPr>
                <w:rFonts w:ascii="Times New Roman" w:hAnsi="Times New Roman" w:cs="Times New Roman"/>
                <w:sz w:val="18"/>
                <w:szCs w:val="18"/>
                <w:lang w:val="de-DE"/>
              </w:rPr>
            </w:pPr>
            <w:proofErr w:type="spellStart"/>
            <w:r w:rsidRPr="007E3553">
              <w:rPr>
                <w:rFonts w:ascii="Times New Roman" w:hAnsi="Times New Roman" w:cs="Times New Roman"/>
                <w:sz w:val="18"/>
                <w:szCs w:val="18"/>
                <w:lang w:val="de-DE"/>
              </w:rPr>
              <w:t>Forage</w:t>
            </w:r>
            <w:proofErr w:type="spellEnd"/>
            <w:r w:rsidRPr="007E3553">
              <w:rPr>
                <w:rFonts w:ascii="Times New Roman" w:hAnsi="Times New Roman" w:cs="Times New Roman"/>
                <w:sz w:val="18"/>
                <w:szCs w:val="18"/>
                <w:lang w:val="de-DE"/>
              </w:rPr>
              <w:t xml:space="preserve"> </w:t>
            </w:r>
            <w:proofErr w:type="spellStart"/>
            <w:r w:rsidRPr="007E3553">
              <w:rPr>
                <w:rFonts w:ascii="Times New Roman" w:hAnsi="Times New Roman" w:cs="Times New Roman"/>
                <w:sz w:val="18"/>
                <w:szCs w:val="18"/>
                <w:lang w:val="de-DE"/>
              </w:rPr>
              <w:t>fish</w:t>
            </w:r>
            <w:proofErr w:type="spellEnd"/>
          </w:p>
        </w:tc>
        <w:tc>
          <w:tcPr>
            <w:tcW w:w="1156" w:type="dxa"/>
            <w:vAlign w:val="center"/>
            <w:hideMark/>
          </w:tcPr>
          <w:p w14:paraId="1E82CB50"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Diurnal</w:t>
            </w:r>
          </w:p>
        </w:tc>
        <w:tc>
          <w:tcPr>
            <w:tcW w:w="788" w:type="dxa"/>
            <w:vAlign w:val="center"/>
            <w:hideMark/>
          </w:tcPr>
          <w:p w14:paraId="1ABE844C"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+5.180</w:t>
            </w:r>
          </w:p>
        </w:tc>
        <w:tc>
          <w:tcPr>
            <w:tcW w:w="1056" w:type="dxa"/>
            <w:vAlign w:val="center"/>
            <w:hideMark/>
          </w:tcPr>
          <w:p w14:paraId="19E60EFC"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151,523×</w:t>
            </w:r>
          </w:p>
        </w:tc>
        <w:tc>
          <w:tcPr>
            <w:tcW w:w="1412" w:type="dxa"/>
            <w:vAlign w:val="center"/>
            <w:hideMark/>
          </w:tcPr>
          <w:p w14:paraId="29D995F1"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15.15% (</w:t>
            </w:r>
            <w:proofErr w:type="spellStart"/>
            <w:r w:rsidRPr="007E3553">
              <w:rPr>
                <w:rFonts w:ascii="Times New Roman" w:hAnsi="Times New Roman" w:cs="Times New Roman"/>
                <w:sz w:val="18"/>
                <w:szCs w:val="18"/>
                <w:lang w:val="de-DE"/>
              </w:rPr>
              <w:t>day</w:t>
            </w:r>
            <w:proofErr w:type="spellEnd"/>
            <w:r w:rsidRPr="007E3553">
              <w:rPr>
                <w:rFonts w:ascii="Times New Roman" w:hAnsi="Times New Roman" w:cs="Times New Roman"/>
                <w:sz w:val="18"/>
                <w:szCs w:val="18"/>
                <w:lang w:val="de-DE"/>
              </w:rPr>
              <w:t>)</w:t>
            </w:r>
          </w:p>
        </w:tc>
        <w:tc>
          <w:tcPr>
            <w:tcW w:w="1391" w:type="dxa"/>
            <w:vAlign w:val="center"/>
            <w:hideMark/>
          </w:tcPr>
          <w:p w14:paraId="1B5A0177"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0.00% (</w:t>
            </w:r>
            <w:proofErr w:type="spellStart"/>
            <w:r w:rsidRPr="007E3553">
              <w:rPr>
                <w:rFonts w:ascii="Times New Roman" w:hAnsi="Times New Roman" w:cs="Times New Roman"/>
                <w:sz w:val="18"/>
                <w:szCs w:val="18"/>
                <w:lang w:val="de-DE"/>
              </w:rPr>
              <w:t>night</w:t>
            </w:r>
            <w:proofErr w:type="spellEnd"/>
            <w:r w:rsidRPr="007E3553">
              <w:rPr>
                <w:rFonts w:ascii="Times New Roman" w:hAnsi="Times New Roman" w:cs="Times New Roman"/>
                <w:sz w:val="18"/>
                <w:szCs w:val="18"/>
                <w:lang w:val="de-DE"/>
              </w:rPr>
              <w:t>)</w:t>
            </w:r>
          </w:p>
        </w:tc>
      </w:tr>
      <w:tr w:rsidR="007E3553" w:rsidRPr="007E3553" w14:paraId="46293407" w14:textId="77777777" w:rsidTr="007E3553">
        <w:trPr>
          <w:tblCellSpacing w:w="15" w:type="dxa"/>
        </w:trPr>
        <w:tc>
          <w:tcPr>
            <w:tcW w:w="0" w:type="auto"/>
            <w:vAlign w:val="center"/>
            <w:hideMark/>
          </w:tcPr>
          <w:p w14:paraId="2A04F4D9" w14:textId="77777777" w:rsidR="00F61626" w:rsidRPr="007E3553" w:rsidRDefault="00F61626" w:rsidP="007E3553">
            <w:pPr>
              <w:contextualSpacing/>
              <w:rPr>
                <w:rFonts w:ascii="Times New Roman" w:hAnsi="Times New Roman" w:cs="Times New Roman"/>
                <w:sz w:val="18"/>
                <w:szCs w:val="18"/>
                <w:lang w:val="de-DE"/>
              </w:rPr>
            </w:pPr>
            <w:proofErr w:type="spellStart"/>
            <w:r w:rsidRPr="007E3553">
              <w:rPr>
                <w:rFonts w:ascii="Times New Roman" w:hAnsi="Times New Roman" w:cs="Times New Roman"/>
                <w:i/>
                <w:iCs/>
                <w:sz w:val="18"/>
                <w:szCs w:val="18"/>
                <w:lang w:val="de-DE"/>
              </w:rPr>
              <w:t>Turritopsis</w:t>
            </w:r>
            <w:proofErr w:type="spellEnd"/>
            <w:r w:rsidRPr="007E3553">
              <w:rPr>
                <w:rFonts w:ascii="Times New Roman" w:hAnsi="Times New Roman" w:cs="Times New Roman"/>
                <w:sz w:val="18"/>
                <w:szCs w:val="18"/>
                <w:lang w:val="de-DE"/>
              </w:rPr>
              <w:t xml:space="preserve"> </w:t>
            </w:r>
            <w:proofErr w:type="spellStart"/>
            <w:r w:rsidRPr="007E3553">
              <w:rPr>
                <w:rFonts w:ascii="Times New Roman" w:hAnsi="Times New Roman" w:cs="Times New Roman"/>
                <w:sz w:val="18"/>
                <w:szCs w:val="18"/>
                <w:lang w:val="de-DE"/>
              </w:rPr>
              <w:t>sp.</w:t>
            </w:r>
            <w:proofErr w:type="spellEnd"/>
          </w:p>
        </w:tc>
        <w:tc>
          <w:tcPr>
            <w:tcW w:w="0" w:type="auto"/>
            <w:vAlign w:val="center"/>
            <w:hideMark/>
          </w:tcPr>
          <w:p w14:paraId="1B31F782" w14:textId="77777777" w:rsidR="00F61626" w:rsidRPr="007E3553" w:rsidRDefault="00F61626" w:rsidP="007E3553">
            <w:pPr>
              <w:contextualSpacing/>
              <w:jc w:val="center"/>
              <w:rPr>
                <w:rFonts w:ascii="Times New Roman" w:hAnsi="Times New Roman" w:cs="Times New Roman"/>
                <w:sz w:val="18"/>
                <w:szCs w:val="18"/>
                <w:lang w:val="de-DE"/>
              </w:rPr>
            </w:pPr>
            <w:proofErr w:type="spellStart"/>
            <w:r w:rsidRPr="007E3553">
              <w:rPr>
                <w:rFonts w:ascii="Times New Roman" w:hAnsi="Times New Roman" w:cs="Times New Roman"/>
                <w:sz w:val="18"/>
                <w:szCs w:val="18"/>
                <w:lang w:val="de-DE"/>
              </w:rPr>
              <w:t>Hydrozoan</w:t>
            </w:r>
            <w:proofErr w:type="spellEnd"/>
          </w:p>
        </w:tc>
        <w:tc>
          <w:tcPr>
            <w:tcW w:w="1156" w:type="dxa"/>
            <w:vAlign w:val="center"/>
            <w:hideMark/>
          </w:tcPr>
          <w:p w14:paraId="66F1056C"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Diurnal</w:t>
            </w:r>
          </w:p>
        </w:tc>
        <w:tc>
          <w:tcPr>
            <w:tcW w:w="788" w:type="dxa"/>
            <w:vAlign w:val="center"/>
            <w:hideMark/>
          </w:tcPr>
          <w:p w14:paraId="476A0036"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+5.149</w:t>
            </w:r>
          </w:p>
        </w:tc>
        <w:tc>
          <w:tcPr>
            <w:tcW w:w="1056" w:type="dxa"/>
            <w:vAlign w:val="center"/>
            <w:hideMark/>
          </w:tcPr>
          <w:p w14:paraId="4896FABF"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141,048×</w:t>
            </w:r>
          </w:p>
        </w:tc>
        <w:tc>
          <w:tcPr>
            <w:tcW w:w="1412" w:type="dxa"/>
            <w:vAlign w:val="center"/>
            <w:hideMark/>
          </w:tcPr>
          <w:p w14:paraId="631E5723"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14.10% (</w:t>
            </w:r>
            <w:proofErr w:type="spellStart"/>
            <w:r w:rsidRPr="007E3553">
              <w:rPr>
                <w:rFonts w:ascii="Times New Roman" w:hAnsi="Times New Roman" w:cs="Times New Roman"/>
                <w:sz w:val="18"/>
                <w:szCs w:val="18"/>
                <w:lang w:val="de-DE"/>
              </w:rPr>
              <w:t>day</w:t>
            </w:r>
            <w:proofErr w:type="spellEnd"/>
            <w:r w:rsidRPr="007E3553">
              <w:rPr>
                <w:rFonts w:ascii="Times New Roman" w:hAnsi="Times New Roman" w:cs="Times New Roman"/>
                <w:sz w:val="18"/>
                <w:szCs w:val="18"/>
                <w:lang w:val="de-DE"/>
              </w:rPr>
              <w:t>)</w:t>
            </w:r>
          </w:p>
        </w:tc>
        <w:tc>
          <w:tcPr>
            <w:tcW w:w="1391" w:type="dxa"/>
            <w:vAlign w:val="center"/>
            <w:hideMark/>
          </w:tcPr>
          <w:p w14:paraId="1E01CD2F"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0.00% (</w:t>
            </w:r>
            <w:proofErr w:type="spellStart"/>
            <w:r w:rsidRPr="007E3553">
              <w:rPr>
                <w:rFonts w:ascii="Times New Roman" w:hAnsi="Times New Roman" w:cs="Times New Roman"/>
                <w:sz w:val="18"/>
                <w:szCs w:val="18"/>
                <w:lang w:val="de-DE"/>
              </w:rPr>
              <w:t>night</w:t>
            </w:r>
            <w:proofErr w:type="spellEnd"/>
            <w:r w:rsidRPr="007E3553">
              <w:rPr>
                <w:rFonts w:ascii="Times New Roman" w:hAnsi="Times New Roman" w:cs="Times New Roman"/>
                <w:sz w:val="18"/>
                <w:szCs w:val="18"/>
                <w:lang w:val="de-DE"/>
              </w:rPr>
              <w:t>)</w:t>
            </w:r>
          </w:p>
        </w:tc>
      </w:tr>
      <w:tr w:rsidR="007E3553" w:rsidRPr="007E3553" w14:paraId="3ECC7B9A" w14:textId="77777777" w:rsidTr="007E3553">
        <w:trPr>
          <w:tblCellSpacing w:w="15" w:type="dxa"/>
        </w:trPr>
        <w:tc>
          <w:tcPr>
            <w:tcW w:w="0" w:type="auto"/>
            <w:vAlign w:val="center"/>
            <w:hideMark/>
          </w:tcPr>
          <w:p w14:paraId="35BDD3F9" w14:textId="309C1229" w:rsidR="00F61626" w:rsidRPr="002F318D" w:rsidRDefault="002F318D" w:rsidP="007E3553">
            <w:pPr>
              <w:contextualSpacing/>
              <w:rPr>
                <w:rFonts w:ascii="Times New Roman" w:hAnsi="Times New Roman" w:cs="Times New Roman"/>
                <w:b/>
                <w:bCs/>
                <w:sz w:val="18"/>
                <w:szCs w:val="18"/>
                <w:lang w:val="de-DE"/>
              </w:rPr>
            </w:pPr>
            <w:r w:rsidRPr="002F318D">
              <w:rPr>
                <w:rFonts w:ascii="Times New Roman" w:hAnsi="Times New Roman" w:cs="Times New Roman"/>
                <w:b/>
                <w:bCs/>
                <w:sz w:val="18"/>
                <w:szCs w:val="18"/>
                <w:lang w:val="de-DE"/>
              </w:rPr>
              <w:t xml:space="preserve">Extreme </w:t>
            </w:r>
            <w:proofErr w:type="spellStart"/>
            <w:r w:rsidRPr="002F318D">
              <w:rPr>
                <w:rFonts w:ascii="Times New Roman" w:hAnsi="Times New Roman" w:cs="Times New Roman"/>
                <w:b/>
                <w:bCs/>
                <w:sz w:val="18"/>
                <w:szCs w:val="18"/>
                <w:lang w:val="de-DE"/>
              </w:rPr>
              <w:t>nocturnal</w:t>
            </w:r>
            <w:proofErr w:type="spellEnd"/>
          </w:p>
        </w:tc>
        <w:tc>
          <w:tcPr>
            <w:tcW w:w="0" w:type="auto"/>
            <w:vAlign w:val="center"/>
            <w:hideMark/>
          </w:tcPr>
          <w:p w14:paraId="4E79D2B8" w14:textId="77777777" w:rsidR="00F61626" w:rsidRPr="007E3553" w:rsidRDefault="00F61626" w:rsidP="007E3553">
            <w:pPr>
              <w:contextualSpacing/>
              <w:jc w:val="center"/>
              <w:rPr>
                <w:rFonts w:ascii="Times New Roman" w:hAnsi="Times New Roman" w:cs="Times New Roman"/>
                <w:sz w:val="18"/>
                <w:szCs w:val="18"/>
                <w:lang w:val="de-DE"/>
              </w:rPr>
            </w:pPr>
          </w:p>
        </w:tc>
        <w:tc>
          <w:tcPr>
            <w:tcW w:w="1156" w:type="dxa"/>
            <w:vAlign w:val="center"/>
            <w:hideMark/>
          </w:tcPr>
          <w:p w14:paraId="3295BFD3" w14:textId="77777777" w:rsidR="00F61626" w:rsidRPr="007E3553" w:rsidRDefault="00F61626" w:rsidP="007E3553">
            <w:pPr>
              <w:contextualSpacing/>
              <w:jc w:val="center"/>
              <w:rPr>
                <w:rFonts w:ascii="Times New Roman" w:hAnsi="Times New Roman" w:cs="Times New Roman"/>
                <w:sz w:val="18"/>
                <w:szCs w:val="18"/>
                <w:lang w:val="de-DE"/>
              </w:rPr>
            </w:pPr>
          </w:p>
        </w:tc>
        <w:tc>
          <w:tcPr>
            <w:tcW w:w="788" w:type="dxa"/>
            <w:vAlign w:val="center"/>
            <w:hideMark/>
          </w:tcPr>
          <w:p w14:paraId="35ECD978" w14:textId="77777777" w:rsidR="00F61626" w:rsidRPr="007E3553" w:rsidRDefault="00F61626" w:rsidP="007E3553">
            <w:pPr>
              <w:contextualSpacing/>
              <w:jc w:val="center"/>
              <w:rPr>
                <w:rFonts w:ascii="Times New Roman" w:hAnsi="Times New Roman" w:cs="Times New Roman"/>
                <w:sz w:val="18"/>
                <w:szCs w:val="18"/>
                <w:lang w:val="de-DE"/>
              </w:rPr>
            </w:pPr>
          </w:p>
        </w:tc>
        <w:tc>
          <w:tcPr>
            <w:tcW w:w="1056" w:type="dxa"/>
            <w:vAlign w:val="center"/>
            <w:hideMark/>
          </w:tcPr>
          <w:p w14:paraId="5A5FA5F0" w14:textId="77777777" w:rsidR="00F61626" w:rsidRPr="007E3553" w:rsidRDefault="00F61626" w:rsidP="007E3553">
            <w:pPr>
              <w:contextualSpacing/>
              <w:jc w:val="center"/>
              <w:rPr>
                <w:rFonts w:ascii="Times New Roman" w:hAnsi="Times New Roman" w:cs="Times New Roman"/>
                <w:sz w:val="18"/>
                <w:szCs w:val="18"/>
                <w:lang w:val="de-DE"/>
              </w:rPr>
            </w:pPr>
          </w:p>
        </w:tc>
        <w:tc>
          <w:tcPr>
            <w:tcW w:w="1412" w:type="dxa"/>
            <w:vAlign w:val="center"/>
            <w:hideMark/>
          </w:tcPr>
          <w:p w14:paraId="226DBDC2" w14:textId="77777777" w:rsidR="00F61626" w:rsidRPr="007E3553" w:rsidRDefault="00F61626" w:rsidP="007E3553">
            <w:pPr>
              <w:contextualSpacing/>
              <w:jc w:val="center"/>
              <w:rPr>
                <w:rFonts w:ascii="Times New Roman" w:hAnsi="Times New Roman" w:cs="Times New Roman"/>
                <w:sz w:val="18"/>
                <w:szCs w:val="18"/>
                <w:lang w:val="de-DE"/>
              </w:rPr>
            </w:pPr>
          </w:p>
        </w:tc>
        <w:tc>
          <w:tcPr>
            <w:tcW w:w="1391" w:type="dxa"/>
            <w:vAlign w:val="center"/>
            <w:hideMark/>
          </w:tcPr>
          <w:p w14:paraId="67157F96" w14:textId="77777777" w:rsidR="00F61626" w:rsidRPr="007E3553" w:rsidRDefault="00F61626" w:rsidP="007E3553">
            <w:pPr>
              <w:contextualSpacing/>
              <w:jc w:val="center"/>
              <w:rPr>
                <w:rFonts w:ascii="Times New Roman" w:hAnsi="Times New Roman" w:cs="Times New Roman"/>
                <w:sz w:val="18"/>
                <w:szCs w:val="18"/>
                <w:lang w:val="de-DE"/>
              </w:rPr>
            </w:pPr>
          </w:p>
        </w:tc>
      </w:tr>
      <w:tr w:rsidR="007E3553" w:rsidRPr="007E3553" w14:paraId="2593731A" w14:textId="77777777" w:rsidTr="007E3553">
        <w:trPr>
          <w:tblCellSpacing w:w="15" w:type="dxa"/>
        </w:trPr>
        <w:tc>
          <w:tcPr>
            <w:tcW w:w="0" w:type="auto"/>
            <w:vAlign w:val="center"/>
            <w:hideMark/>
          </w:tcPr>
          <w:p w14:paraId="45AEA22E" w14:textId="77777777" w:rsidR="00F61626" w:rsidRPr="007E3553" w:rsidRDefault="00F61626" w:rsidP="007E3553">
            <w:pPr>
              <w:contextualSpacing/>
              <w:rPr>
                <w:rFonts w:ascii="Times New Roman" w:hAnsi="Times New Roman" w:cs="Times New Roman"/>
                <w:sz w:val="18"/>
                <w:szCs w:val="18"/>
                <w:lang w:val="de-DE"/>
              </w:rPr>
            </w:pPr>
            <w:proofErr w:type="spellStart"/>
            <w:r w:rsidRPr="007E3553">
              <w:rPr>
                <w:rFonts w:ascii="Times New Roman" w:hAnsi="Times New Roman" w:cs="Times New Roman"/>
                <w:i/>
                <w:iCs/>
                <w:sz w:val="18"/>
                <w:szCs w:val="18"/>
                <w:lang w:val="de-DE"/>
              </w:rPr>
              <w:t>Alitta</w:t>
            </w:r>
            <w:proofErr w:type="spellEnd"/>
            <w:r w:rsidRPr="007E3553">
              <w:rPr>
                <w:rFonts w:ascii="Times New Roman" w:hAnsi="Times New Roman" w:cs="Times New Roman"/>
                <w:sz w:val="18"/>
                <w:szCs w:val="18"/>
                <w:lang w:val="de-DE"/>
              </w:rPr>
              <w:t xml:space="preserve"> </w:t>
            </w:r>
            <w:proofErr w:type="spellStart"/>
            <w:r w:rsidRPr="007E3553">
              <w:rPr>
                <w:rFonts w:ascii="Times New Roman" w:hAnsi="Times New Roman" w:cs="Times New Roman"/>
                <w:sz w:val="18"/>
                <w:szCs w:val="18"/>
                <w:lang w:val="de-DE"/>
              </w:rPr>
              <w:t>sp.</w:t>
            </w:r>
            <w:proofErr w:type="spellEnd"/>
          </w:p>
        </w:tc>
        <w:tc>
          <w:tcPr>
            <w:tcW w:w="0" w:type="auto"/>
            <w:vAlign w:val="center"/>
            <w:hideMark/>
          </w:tcPr>
          <w:p w14:paraId="57909361" w14:textId="77777777" w:rsidR="00F61626" w:rsidRPr="007E3553" w:rsidRDefault="00F61626" w:rsidP="007E3553">
            <w:pPr>
              <w:contextualSpacing/>
              <w:jc w:val="center"/>
              <w:rPr>
                <w:rFonts w:ascii="Times New Roman" w:hAnsi="Times New Roman" w:cs="Times New Roman"/>
                <w:sz w:val="18"/>
                <w:szCs w:val="18"/>
                <w:lang w:val="de-DE"/>
              </w:rPr>
            </w:pPr>
            <w:proofErr w:type="spellStart"/>
            <w:r w:rsidRPr="007E3553">
              <w:rPr>
                <w:rFonts w:ascii="Times New Roman" w:hAnsi="Times New Roman" w:cs="Times New Roman"/>
                <w:sz w:val="18"/>
                <w:szCs w:val="18"/>
                <w:lang w:val="de-DE"/>
              </w:rPr>
              <w:t>Polychaete</w:t>
            </w:r>
            <w:proofErr w:type="spellEnd"/>
          </w:p>
        </w:tc>
        <w:tc>
          <w:tcPr>
            <w:tcW w:w="1156" w:type="dxa"/>
            <w:vAlign w:val="center"/>
            <w:hideMark/>
          </w:tcPr>
          <w:p w14:paraId="6072D3D1" w14:textId="77777777" w:rsidR="00F61626" w:rsidRPr="007E3553" w:rsidRDefault="00F61626" w:rsidP="007E3553">
            <w:pPr>
              <w:contextualSpacing/>
              <w:jc w:val="center"/>
              <w:rPr>
                <w:rFonts w:ascii="Times New Roman" w:hAnsi="Times New Roman" w:cs="Times New Roman"/>
                <w:sz w:val="18"/>
                <w:szCs w:val="18"/>
                <w:lang w:val="de-DE"/>
              </w:rPr>
            </w:pPr>
            <w:proofErr w:type="spellStart"/>
            <w:r w:rsidRPr="007E3553">
              <w:rPr>
                <w:rFonts w:ascii="Times New Roman" w:hAnsi="Times New Roman" w:cs="Times New Roman"/>
                <w:sz w:val="18"/>
                <w:szCs w:val="18"/>
                <w:lang w:val="de-DE"/>
              </w:rPr>
              <w:t>Nocturnal</w:t>
            </w:r>
            <w:proofErr w:type="spellEnd"/>
          </w:p>
        </w:tc>
        <w:tc>
          <w:tcPr>
            <w:tcW w:w="788" w:type="dxa"/>
            <w:vAlign w:val="center"/>
            <w:hideMark/>
          </w:tcPr>
          <w:p w14:paraId="3034E220"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-2.384</w:t>
            </w:r>
          </w:p>
        </w:tc>
        <w:tc>
          <w:tcPr>
            <w:tcW w:w="1056" w:type="dxa"/>
            <w:vAlign w:val="center"/>
            <w:hideMark/>
          </w:tcPr>
          <w:p w14:paraId="77D3C05C"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242×</w:t>
            </w:r>
          </w:p>
        </w:tc>
        <w:tc>
          <w:tcPr>
            <w:tcW w:w="1412" w:type="dxa"/>
            <w:vAlign w:val="center"/>
            <w:hideMark/>
          </w:tcPr>
          <w:p w14:paraId="1187885B"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0.08% (</w:t>
            </w:r>
            <w:proofErr w:type="spellStart"/>
            <w:r w:rsidRPr="007E3553">
              <w:rPr>
                <w:rFonts w:ascii="Times New Roman" w:hAnsi="Times New Roman" w:cs="Times New Roman"/>
                <w:sz w:val="18"/>
                <w:szCs w:val="18"/>
                <w:lang w:val="de-DE"/>
              </w:rPr>
              <w:t>day</w:t>
            </w:r>
            <w:proofErr w:type="spellEnd"/>
            <w:r w:rsidRPr="007E3553">
              <w:rPr>
                <w:rFonts w:ascii="Times New Roman" w:hAnsi="Times New Roman" w:cs="Times New Roman"/>
                <w:sz w:val="18"/>
                <w:szCs w:val="18"/>
                <w:lang w:val="de-DE"/>
              </w:rPr>
              <w:t>)</w:t>
            </w:r>
          </w:p>
        </w:tc>
        <w:tc>
          <w:tcPr>
            <w:tcW w:w="1391" w:type="dxa"/>
            <w:vAlign w:val="center"/>
            <w:hideMark/>
          </w:tcPr>
          <w:p w14:paraId="1786B326"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20.25% (</w:t>
            </w:r>
            <w:proofErr w:type="spellStart"/>
            <w:r w:rsidRPr="007E3553">
              <w:rPr>
                <w:rFonts w:ascii="Times New Roman" w:hAnsi="Times New Roman" w:cs="Times New Roman"/>
                <w:sz w:val="18"/>
                <w:szCs w:val="18"/>
                <w:lang w:val="de-DE"/>
              </w:rPr>
              <w:t>night</w:t>
            </w:r>
            <w:proofErr w:type="spellEnd"/>
            <w:r w:rsidRPr="007E3553">
              <w:rPr>
                <w:rFonts w:ascii="Times New Roman" w:hAnsi="Times New Roman" w:cs="Times New Roman"/>
                <w:sz w:val="18"/>
                <w:szCs w:val="18"/>
                <w:lang w:val="de-DE"/>
              </w:rPr>
              <w:t>)</w:t>
            </w:r>
          </w:p>
        </w:tc>
      </w:tr>
      <w:tr w:rsidR="007E3553" w:rsidRPr="007E3553" w14:paraId="792C4D4E" w14:textId="77777777" w:rsidTr="007E3553">
        <w:trPr>
          <w:tblCellSpacing w:w="15" w:type="dxa"/>
        </w:trPr>
        <w:tc>
          <w:tcPr>
            <w:tcW w:w="0" w:type="auto"/>
            <w:tcBorders>
              <w:bottom w:val="single" w:sz="4" w:space="0" w:color="auto"/>
            </w:tcBorders>
            <w:vAlign w:val="center"/>
            <w:hideMark/>
          </w:tcPr>
          <w:p w14:paraId="24B36C10" w14:textId="77777777" w:rsidR="00F61626" w:rsidRPr="007E3553" w:rsidRDefault="00F61626" w:rsidP="007E3553">
            <w:pPr>
              <w:contextualSpacing/>
              <w:rPr>
                <w:rFonts w:ascii="Times New Roman" w:hAnsi="Times New Roman" w:cs="Times New Roman"/>
                <w:sz w:val="18"/>
                <w:szCs w:val="18"/>
                <w:lang w:val="de-DE"/>
              </w:rPr>
            </w:pPr>
            <w:proofErr w:type="spellStart"/>
            <w:r w:rsidRPr="007E3553">
              <w:rPr>
                <w:rFonts w:ascii="Times New Roman" w:hAnsi="Times New Roman" w:cs="Times New Roman"/>
                <w:i/>
                <w:iCs/>
                <w:sz w:val="18"/>
                <w:szCs w:val="18"/>
                <w:lang w:val="de-DE"/>
              </w:rPr>
              <w:t>Ophiopholis</w:t>
            </w:r>
            <w:proofErr w:type="spellEnd"/>
            <w:r w:rsidRPr="007E3553">
              <w:rPr>
                <w:rFonts w:ascii="Times New Roman" w:hAnsi="Times New Roman" w:cs="Times New Roman"/>
                <w:sz w:val="18"/>
                <w:szCs w:val="18"/>
                <w:lang w:val="de-DE"/>
              </w:rPr>
              <w:t xml:space="preserve"> </w:t>
            </w:r>
            <w:proofErr w:type="spellStart"/>
            <w:r w:rsidRPr="007E3553">
              <w:rPr>
                <w:rFonts w:ascii="Times New Roman" w:hAnsi="Times New Roman" w:cs="Times New Roman"/>
                <w:sz w:val="18"/>
                <w:szCs w:val="18"/>
                <w:lang w:val="de-DE"/>
              </w:rPr>
              <w:t>sp.</w:t>
            </w:r>
            <w:proofErr w:type="spellEnd"/>
          </w:p>
        </w:tc>
        <w:tc>
          <w:tcPr>
            <w:tcW w:w="0" w:type="auto"/>
            <w:tcBorders>
              <w:bottom w:val="single" w:sz="4" w:space="0" w:color="auto"/>
            </w:tcBorders>
            <w:vAlign w:val="center"/>
            <w:hideMark/>
          </w:tcPr>
          <w:p w14:paraId="12455D75" w14:textId="77777777" w:rsidR="00F61626" w:rsidRPr="007E3553" w:rsidRDefault="00F61626" w:rsidP="007E3553">
            <w:pPr>
              <w:contextualSpacing/>
              <w:jc w:val="center"/>
              <w:rPr>
                <w:rFonts w:ascii="Times New Roman" w:hAnsi="Times New Roman" w:cs="Times New Roman"/>
                <w:sz w:val="18"/>
                <w:szCs w:val="18"/>
                <w:lang w:val="de-DE"/>
              </w:rPr>
            </w:pPr>
            <w:proofErr w:type="spellStart"/>
            <w:r w:rsidRPr="007E3553">
              <w:rPr>
                <w:rFonts w:ascii="Times New Roman" w:hAnsi="Times New Roman" w:cs="Times New Roman"/>
                <w:sz w:val="18"/>
                <w:szCs w:val="18"/>
                <w:lang w:val="de-DE"/>
              </w:rPr>
              <w:t>Brittle</w:t>
            </w:r>
            <w:proofErr w:type="spellEnd"/>
            <w:r w:rsidRPr="007E3553">
              <w:rPr>
                <w:rFonts w:ascii="Times New Roman" w:hAnsi="Times New Roman" w:cs="Times New Roman"/>
                <w:sz w:val="18"/>
                <w:szCs w:val="18"/>
                <w:lang w:val="de-DE"/>
              </w:rPr>
              <w:t xml:space="preserve"> </w:t>
            </w:r>
            <w:proofErr w:type="spellStart"/>
            <w:r w:rsidRPr="007E3553">
              <w:rPr>
                <w:rFonts w:ascii="Times New Roman" w:hAnsi="Times New Roman" w:cs="Times New Roman"/>
                <w:sz w:val="18"/>
                <w:szCs w:val="18"/>
                <w:lang w:val="de-DE"/>
              </w:rPr>
              <w:t>star</w:t>
            </w:r>
            <w:proofErr w:type="spellEnd"/>
          </w:p>
        </w:tc>
        <w:tc>
          <w:tcPr>
            <w:tcW w:w="1156" w:type="dxa"/>
            <w:tcBorders>
              <w:bottom w:val="single" w:sz="4" w:space="0" w:color="auto"/>
            </w:tcBorders>
            <w:vAlign w:val="center"/>
            <w:hideMark/>
          </w:tcPr>
          <w:p w14:paraId="0A1F1B76" w14:textId="77777777" w:rsidR="00F61626" w:rsidRPr="007E3553" w:rsidRDefault="00F61626" w:rsidP="007E3553">
            <w:pPr>
              <w:contextualSpacing/>
              <w:jc w:val="center"/>
              <w:rPr>
                <w:rFonts w:ascii="Times New Roman" w:hAnsi="Times New Roman" w:cs="Times New Roman"/>
                <w:sz w:val="18"/>
                <w:szCs w:val="18"/>
                <w:lang w:val="de-DE"/>
              </w:rPr>
            </w:pPr>
            <w:proofErr w:type="spellStart"/>
            <w:r w:rsidRPr="007E3553">
              <w:rPr>
                <w:rFonts w:ascii="Times New Roman" w:hAnsi="Times New Roman" w:cs="Times New Roman"/>
                <w:sz w:val="18"/>
                <w:szCs w:val="18"/>
                <w:lang w:val="de-DE"/>
              </w:rPr>
              <w:t>Nocturnal</w:t>
            </w:r>
            <w:proofErr w:type="spellEnd"/>
          </w:p>
        </w:tc>
        <w:tc>
          <w:tcPr>
            <w:tcW w:w="788" w:type="dxa"/>
            <w:tcBorders>
              <w:bottom w:val="single" w:sz="4" w:space="0" w:color="auto"/>
            </w:tcBorders>
            <w:vAlign w:val="center"/>
            <w:hideMark/>
          </w:tcPr>
          <w:p w14:paraId="666D3C0E"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-2.017</w:t>
            </w:r>
          </w:p>
        </w:tc>
        <w:tc>
          <w:tcPr>
            <w:tcW w:w="1056" w:type="dxa"/>
            <w:tcBorders>
              <w:bottom w:val="single" w:sz="4" w:space="0" w:color="auto"/>
            </w:tcBorders>
            <w:vAlign w:val="center"/>
            <w:hideMark/>
          </w:tcPr>
          <w:p w14:paraId="07A5DC27"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104×</w:t>
            </w:r>
          </w:p>
        </w:tc>
        <w:tc>
          <w:tcPr>
            <w:tcW w:w="1412" w:type="dxa"/>
            <w:tcBorders>
              <w:bottom w:val="single" w:sz="4" w:space="0" w:color="auto"/>
            </w:tcBorders>
            <w:vAlign w:val="center"/>
            <w:hideMark/>
          </w:tcPr>
          <w:p w14:paraId="00FB6956"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0.05% (</w:t>
            </w:r>
            <w:proofErr w:type="spellStart"/>
            <w:r w:rsidRPr="007E3553">
              <w:rPr>
                <w:rFonts w:ascii="Times New Roman" w:hAnsi="Times New Roman" w:cs="Times New Roman"/>
                <w:sz w:val="18"/>
                <w:szCs w:val="18"/>
                <w:lang w:val="de-DE"/>
              </w:rPr>
              <w:t>day</w:t>
            </w:r>
            <w:proofErr w:type="spellEnd"/>
            <w:r w:rsidRPr="007E3553">
              <w:rPr>
                <w:rFonts w:ascii="Times New Roman" w:hAnsi="Times New Roman" w:cs="Times New Roman"/>
                <w:sz w:val="18"/>
                <w:szCs w:val="18"/>
                <w:lang w:val="de-DE"/>
              </w:rPr>
              <w:t>)</w:t>
            </w:r>
          </w:p>
        </w:tc>
        <w:tc>
          <w:tcPr>
            <w:tcW w:w="1391" w:type="dxa"/>
            <w:tcBorders>
              <w:bottom w:val="single" w:sz="4" w:space="0" w:color="auto"/>
            </w:tcBorders>
            <w:vAlign w:val="center"/>
            <w:hideMark/>
          </w:tcPr>
          <w:p w14:paraId="4804BF50" w14:textId="77777777" w:rsidR="00F61626" w:rsidRPr="007E3553" w:rsidRDefault="00F61626" w:rsidP="007E3553">
            <w:pPr>
              <w:contextualSpacing/>
              <w:jc w:val="center"/>
              <w:rPr>
                <w:rFonts w:ascii="Times New Roman" w:hAnsi="Times New Roman" w:cs="Times New Roman"/>
                <w:sz w:val="18"/>
                <w:szCs w:val="18"/>
                <w:lang w:val="de-DE"/>
              </w:rPr>
            </w:pPr>
            <w:r w:rsidRPr="007E3553">
              <w:rPr>
                <w:rFonts w:ascii="Times New Roman" w:hAnsi="Times New Roman" w:cs="Times New Roman"/>
                <w:sz w:val="18"/>
                <w:szCs w:val="18"/>
                <w:lang w:val="de-DE"/>
              </w:rPr>
              <w:t>5.50% (</w:t>
            </w:r>
            <w:proofErr w:type="spellStart"/>
            <w:r w:rsidRPr="007E3553">
              <w:rPr>
                <w:rFonts w:ascii="Times New Roman" w:hAnsi="Times New Roman" w:cs="Times New Roman"/>
                <w:sz w:val="18"/>
                <w:szCs w:val="18"/>
                <w:lang w:val="de-DE"/>
              </w:rPr>
              <w:t>night</w:t>
            </w:r>
            <w:proofErr w:type="spellEnd"/>
            <w:r w:rsidRPr="007E3553">
              <w:rPr>
                <w:rFonts w:ascii="Times New Roman" w:hAnsi="Times New Roman" w:cs="Times New Roman"/>
                <w:sz w:val="18"/>
                <w:szCs w:val="18"/>
                <w:lang w:val="de-DE"/>
              </w:rPr>
              <w:t>)</w:t>
            </w:r>
          </w:p>
        </w:tc>
      </w:tr>
    </w:tbl>
    <w:commentRangeEnd w:id="217"/>
    <w:p w14:paraId="79512BFC" w14:textId="77777777" w:rsidR="007E3553" w:rsidRDefault="00546E0A" w:rsidP="00B5592F">
      <w:pPr>
        <w:rPr>
          <w:ins w:id="218" w:author="Diana Alexandra Pazmiño Jaramillo" w:date="2025-11-22T13:06:00Z"/>
          <w:rFonts w:ascii="Times New Roman" w:eastAsia="Times New Roman" w:hAnsi="Times New Roman" w:cs="Times New Roman"/>
          <w:sz w:val="24"/>
          <w:szCs w:val="24"/>
        </w:rPr>
      </w:pPr>
      <w:r>
        <w:rPr>
          <w:rStyle w:val="CommentReference"/>
        </w:rPr>
        <w:commentReference w:id="217"/>
      </w:r>
    </w:p>
    <w:p w14:paraId="0780229B" w14:textId="5D81BF6B" w:rsidR="00A57BC5" w:rsidDel="0039153D" w:rsidRDefault="00A57BC5" w:rsidP="00B5592F">
      <w:pPr>
        <w:rPr>
          <w:ins w:id="220" w:author="Diana Alexandra Pazmiño Jaramillo" w:date="2025-11-22T13:06:00Z"/>
          <w:del w:id="221" w:author="Ryan Kelly" w:date="2025-11-25T11:43:00Z"/>
          <w:rFonts w:ascii="Times New Roman" w:eastAsia="Times New Roman" w:hAnsi="Times New Roman" w:cs="Times New Roman"/>
          <w:sz w:val="24"/>
          <w:szCs w:val="24"/>
        </w:rPr>
      </w:pPr>
    </w:p>
    <w:p w14:paraId="3D1930F2" w14:textId="559951EC" w:rsidR="00A57BC5" w:rsidDel="0039153D" w:rsidRDefault="00A57BC5" w:rsidP="00B5592F">
      <w:pPr>
        <w:rPr>
          <w:ins w:id="222" w:author="Diana Alexandra Pazmiño Jaramillo" w:date="2025-11-22T13:06:00Z"/>
          <w:del w:id="223" w:author="Ryan Kelly" w:date="2025-11-25T11:43:00Z"/>
          <w:rFonts w:ascii="Times New Roman" w:eastAsia="Times New Roman" w:hAnsi="Times New Roman" w:cs="Times New Roman"/>
          <w:sz w:val="24"/>
          <w:szCs w:val="24"/>
        </w:rPr>
      </w:pPr>
    </w:p>
    <w:p w14:paraId="27E7B264" w14:textId="75E8B3B5" w:rsidR="00A57BC5" w:rsidDel="0039153D" w:rsidRDefault="00A57BC5" w:rsidP="00B5592F">
      <w:pPr>
        <w:rPr>
          <w:ins w:id="224" w:author="Diana Alexandra Pazmiño Jaramillo" w:date="2025-11-22T13:06:00Z"/>
          <w:del w:id="225" w:author="Ryan Kelly" w:date="2025-11-25T11:43:00Z"/>
          <w:rFonts w:ascii="Times New Roman" w:eastAsia="Times New Roman" w:hAnsi="Times New Roman" w:cs="Times New Roman"/>
          <w:sz w:val="24"/>
          <w:szCs w:val="24"/>
        </w:rPr>
      </w:pPr>
    </w:p>
    <w:p w14:paraId="40591AF8" w14:textId="7B4312F2" w:rsidR="00A57BC5" w:rsidDel="0039153D" w:rsidRDefault="00A57BC5" w:rsidP="00B5592F">
      <w:pPr>
        <w:rPr>
          <w:ins w:id="226" w:author="Diana Alexandra Pazmiño Jaramillo" w:date="2025-11-22T13:06:00Z"/>
          <w:del w:id="227" w:author="Ryan Kelly" w:date="2025-11-25T11:43:00Z"/>
          <w:rFonts w:ascii="Times New Roman" w:eastAsia="Times New Roman" w:hAnsi="Times New Roman" w:cs="Times New Roman"/>
          <w:sz w:val="24"/>
          <w:szCs w:val="24"/>
        </w:rPr>
      </w:pPr>
    </w:p>
    <w:p w14:paraId="70619369" w14:textId="6604E304" w:rsidR="00A57BC5" w:rsidDel="0039153D" w:rsidRDefault="00A57BC5" w:rsidP="00B5592F">
      <w:pPr>
        <w:rPr>
          <w:ins w:id="228" w:author="Diana Alexandra Pazmiño Jaramillo" w:date="2025-11-22T13:07:00Z"/>
          <w:del w:id="229" w:author="Ryan Kelly" w:date="2025-11-25T11:43:00Z"/>
          <w:rFonts w:ascii="Times New Roman" w:eastAsia="Times New Roman" w:hAnsi="Times New Roman" w:cs="Times New Roman"/>
          <w:sz w:val="24"/>
          <w:szCs w:val="24"/>
        </w:rPr>
      </w:pPr>
      <w:moveToRangeStart w:id="230" w:author="Diana Alexandra Pazmiño Jaramillo" w:date="2025-11-22T13:06:00Z" w:name="move214709231"/>
      <w:moveTo w:id="231" w:author="Diana Alexandra Pazmiño Jaramillo" w:date="2025-11-22T13:06:00Z">
        <w:del w:id="232" w:author="Ryan Kelly" w:date="2025-11-25T11:43:00Z">
          <w:r w:rsidDel="0039153D">
            <w:rPr>
              <w:rFonts w:ascii="Times New Roman" w:eastAsia="Times New Roman" w:hAnsi="Times New Roman" w:cs="Times New Roman"/>
              <w:noProof/>
              <w:sz w:val="24"/>
              <w:szCs w:val="24"/>
            </w:rPr>
            <w:lastRenderedPageBreak/>
            <w:drawing>
              <wp:inline distT="0" distB="0" distL="0" distR="0" wp14:anchorId="7E3EF26A" wp14:editId="789FF2B3">
                <wp:extent cx="5943600" cy="4643147"/>
                <wp:effectExtent l="0" t="0" r="0" b="5080"/>
                <wp:docPr id="14709102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643147"/>
                        </a:xfrm>
                        <a:prstGeom prst="rect">
                          <a:avLst/>
                        </a:prstGeom>
                        <a:noFill/>
                      </pic:spPr>
                    </pic:pic>
                  </a:graphicData>
                </a:graphic>
              </wp:inline>
            </w:drawing>
          </w:r>
        </w:del>
      </w:moveTo>
      <w:moveToRangeEnd w:id="230"/>
    </w:p>
    <w:p w14:paraId="65A6DDEB" w14:textId="5D534B40" w:rsidR="00A57BC5" w:rsidDel="0039153D" w:rsidRDefault="00A57BC5" w:rsidP="00A57BC5">
      <w:pPr>
        <w:rPr>
          <w:del w:id="233" w:author="Ryan Kelly" w:date="2025-11-25T11:43:00Z"/>
          <w:moveTo w:id="234" w:author="Diana Alexandra Pazmiño Jaramillo" w:date="2025-11-22T13:07:00Z"/>
          <w:rFonts w:ascii="Times New Roman" w:eastAsia="Times New Roman" w:hAnsi="Times New Roman" w:cs="Times New Roman"/>
          <w:sz w:val="24"/>
          <w:szCs w:val="24"/>
        </w:rPr>
      </w:pPr>
      <w:moveToRangeStart w:id="235" w:author="Diana Alexandra Pazmiño Jaramillo" w:date="2025-11-22T13:07:00Z" w:name="move214709247"/>
      <w:moveTo w:id="236" w:author="Diana Alexandra Pazmiño Jaramillo" w:date="2025-11-22T13:07:00Z">
        <w:del w:id="237" w:author="Ryan Kelly" w:date="2025-11-25T11:43:00Z">
          <w:r w:rsidDel="0039153D">
            <w:rPr>
              <w:rFonts w:ascii="Times New Roman" w:eastAsia="Times New Roman" w:hAnsi="Times New Roman" w:cs="Times New Roman"/>
              <w:sz w:val="24"/>
              <w:szCs w:val="24"/>
            </w:rPr>
            <w:delText xml:space="preserve">Fig </w:delText>
          </w:r>
        </w:del>
      </w:moveTo>
      <w:ins w:id="238" w:author="Diana Alexandra Pazmiño Jaramillo" w:date="2025-11-22T13:07:00Z">
        <w:del w:id="239" w:author="Ryan Kelly" w:date="2025-11-25T11:43:00Z">
          <w:r w:rsidDel="0039153D">
            <w:rPr>
              <w:rFonts w:ascii="Times New Roman" w:eastAsia="Times New Roman" w:hAnsi="Times New Roman" w:cs="Times New Roman"/>
              <w:sz w:val="24"/>
              <w:szCs w:val="24"/>
            </w:rPr>
            <w:delText>3</w:delText>
          </w:r>
        </w:del>
      </w:ins>
      <w:moveTo w:id="240" w:author="Diana Alexandra Pazmiño Jaramillo" w:date="2025-11-22T13:07:00Z">
        <w:del w:id="241" w:author="Ryan Kelly" w:date="2025-11-25T11:43:00Z">
          <w:r w:rsidDel="0039153D">
            <w:rPr>
              <w:rFonts w:ascii="Times New Roman" w:eastAsia="Times New Roman" w:hAnsi="Times New Roman" w:cs="Times New Roman"/>
              <w:sz w:val="24"/>
              <w:szCs w:val="24"/>
            </w:rPr>
            <w:delText xml:space="preserve">4: </w:delText>
          </w:r>
          <w:r w:rsidRPr="00537F59" w:rsidDel="0039153D">
            <w:rPr>
              <w:rFonts w:ascii="Times New Roman" w:eastAsia="Times New Roman" w:hAnsi="Times New Roman" w:cs="Times New Roman"/>
              <w:sz w:val="24"/>
              <w:szCs w:val="24"/>
            </w:rPr>
            <w:delText>The interactive effects of light and diel period on pre</w:delText>
          </w:r>
          <w:r w:rsidDel="0039153D">
            <w:rPr>
              <w:rFonts w:ascii="Times New Roman" w:eastAsia="Times New Roman" w:hAnsi="Times New Roman" w:cs="Times New Roman"/>
              <w:sz w:val="24"/>
              <w:szCs w:val="24"/>
            </w:rPr>
            <w:delText>y</w:delText>
          </w:r>
        </w:del>
      </w:moveTo>
      <w:ins w:id="242" w:author="Diana Alexandra Pazmiño Jaramillo" w:date="2025-11-22T13:16:00Z">
        <w:del w:id="243" w:author="Ryan Kelly" w:date="2025-11-25T11:43:00Z">
          <w:r w:rsidDel="0039153D">
            <w:rPr>
              <w:rFonts w:ascii="Times New Roman" w:eastAsia="Times New Roman" w:hAnsi="Times New Roman" w:cs="Times New Roman"/>
              <w:sz w:val="24"/>
              <w:szCs w:val="24"/>
            </w:rPr>
            <w:delText xml:space="preserve"> tropic groups</w:delText>
          </w:r>
        </w:del>
      </w:ins>
      <w:moveTo w:id="244" w:author="Diana Alexandra Pazmiño Jaramillo" w:date="2025-11-22T13:07:00Z">
        <w:del w:id="245" w:author="Ryan Kelly" w:date="2025-11-25T11:43:00Z">
          <w:r w:rsidRPr="00537F59" w:rsidDel="0039153D">
            <w:rPr>
              <w:rFonts w:ascii="Times New Roman" w:eastAsia="Times New Roman" w:hAnsi="Times New Roman" w:cs="Times New Roman"/>
              <w:sz w:val="24"/>
              <w:szCs w:val="24"/>
            </w:rPr>
            <w:delText xml:space="preserve">. The size of each bubble indicates the mean relative abundance, represented by the eDNA index, while the position of the bubbles reflects treatment preferences. </w:delText>
          </w:r>
          <w:r w:rsidDel="0039153D">
            <w:rPr>
              <w:rFonts w:ascii="Times New Roman" w:eastAsia="Times New Roman" w:hAnsi="Times New Roman" w:cs="Times New Roman"/>
              <w:sz w:val="24"/>
              <w:szCs w:val="24"/>
            </w:rPr>
            <w:delText>D</w:delText>
          </w:r>
          <w:r w:rsidRPr="00537F59" w:rsidDel="0039153D">
            <w:rPr>
              <w:rFonts w:ascii="Times New Roman" w:eastAsia="Times New Roman" w:hAnsi="Times New Roman" w:cs="Times New Roman"/>
              <w:sz w:val="24"/>
              <w:szCs w:val="24"/>
            </w:rPr>
            <w:delText>ifferent colors of the bubbles represent various pre</w:delText>
          </w:r>
          <w:r w:rsidDel="0039153D">
            <w:rPr>
              <w:rFonts w:ascii="Times New Roman" w:eastAsia="Times New Roman" w:hAnsi="Times New Roman" w:cs="Times New Roman"/>
              <w:sz w:val="24"/>
              <w:szCs w:val="24"/>
            </w:rPr>
            <w:delText>y</w:delText>
          </w:r>
          <w:r w:rsidRPr="00537F59" w:rsidDel="0039153D">
            <w:rPr>
              <w:rFonts w:ascii="Times New Roman" w:eastAsia="Times New Roman" w:hAnsi="Times New Roman" w:cs="Times New Roman"/>
              <w:sz w:val="24"/>
              <w:szCs w:val="24"/>
            </w:rPr>
            <w:delText xml:space="preserve"> groups</w:delText>
          </w:r>
          <w:r w:rsidDel="0039153D">
            <w:rPr>
              <w:rFonts w:ascii="Times New Roman" w:eastAsia="Times New Roman" w:hAnsi="Times New Roman" w:cs="Times New Roman"/>
              <w:sz w:val="24"/>
              <w:szCs w:val="24"/>
            </w:rPr>
            <w:delText>.</w:delText>
          </w:r>
          <w:r w:rsidRPr="00537F59" w:rsidDel="0039153D">
            <w:rPr>
              <w:rFonts w:ascii="Times New Roman" w:eastAsia="Times New Roman" w:hAnsi="Times New Roman" w:cs="Times New Roman"/>
              <w:sz w:val="24"/>
              <w:szCs w:val="24"/>
            </w:rPr>
            <w:delText xml:space="preserve"> The strength of these preferences increases as the bubbles move further from the center point (0.0). The ax</w:delText>
          </w:r>
          <w:r w:rsidDel="0039153D">
            <w:rPr>
              <w:rFonts w:ascii="Times New Roman" w:eastAsia="Times New Roman" w:hAnsi="Times New Roman" w:cs="Times New Roman"/>
              <w:sz w:val="24"/>
              <w:szCs w:val="24"/>
            </w:rPr>
            <w:delText>e</w:delText>
          </w:r>
          <w:r w:rsidRPr="00537F59" w:rsidDel="0039153D">
            <w:rPr>
              <w:rFonts w:ascii="Times New Roman" w:eastAsia="Times New Roman" w:hAnsi="Times New Roman" w:cs="Times New Roman"/>
              <w:sz w:val="24"/>
              <w:szCs w:val="24"/>
            </w:rPr>
            <w:delText>s depict the percentage change in magnitude and direction of the effects compared to the baseline, marked by the vertical and horizontal lines</w:delText>
          </w:r>
          <w:r w:rsidDel="0039153D">
            <w:rPr>
              <w:rFonts w:ascii="Times New Roman" w:eastAsia="Times New Roman" w:hAnsi="Times New Roman" w:cs="Times New Roman"/>
              <w:sz w:val="24"/>
              <w:szCs w:val="24"/>
            </w:rPr>
            <w:delText xml:space="preserve">.  </w:delText>
          </w:r>
          <w:r w:rsidRPr="00B20C73" w:rsidDel="0039153D">
            <w:rPr>
              <w:rFonts w:ascii="Times New Roman" w:eastAsia="Times New Roman" w:hAnsi="Times New Roman" w:cs="Times New Roman"/>
              <w:sz w:val="24"/>
              <w:szCs w:val="24"/>
            </w:rPr>
            <w:delText xml:space="preserve"> </w:delText>
          </w:r>
        </w:del>
      </w:moveTo>
    </w:p>
    <w:moveToRangeEnd w:id="235"/>
    <w:p w14:paraId="28DAD2F7" w14:textId="32D0A278" w:rsidR="00A57BC5" w:rsidDel="0039153D" w:rsidRDefault="00A57BC5" w:rsidP="00B5592F">
      <w:pPr>
        <w:rPr>
          <w:del w:id="246" w:author="Ryan Kelly" w:date="2025-11-25T11:43:00Z"/>
          <w:rFonts w:ascii="Times New Roman" w:eastAsia="Times New Roman" w:hAnsi="Times New Roman" w:cs="Times New Roman"/>
          <w:sz w:val="24"/>
          <w:szCs w:val="24"/>
        </w:rPr>
      </w:pPr>
    </w:p>
    <w:p w14:paraId="630909E6" w14:textId="3C3D037F" w:rsidR="00F65C18" w:rsidDel="0039153D" w:rsidRDefault="00B03764" w:rsidP="00B5592F">
      <w:pPr>
        <w:rPr>
          <w:del w:id="247" w:author="Ryan Kelly" w:date="2025-11-25T11:43:00Z"/>
          <w:rFonts w:ascii="Times New Roman" w:eastAsia="Times New Roman" w:hAnsi="Times New Roman" w:cs="Times New Roman"/>
          <w:sz w:val="24"/>
          <w:szCs w:val="24"/>
        </w:rPr>
      </w:pPr>
      <w:del w:id="248" w:author="Ryan Kelly" w:date="2025-11-25T11:43:00Z">
        <w:r w:rsidDel="0039153D">
          <w:rPr>
            <w:rFonts w:ascii="Times New Roman" w:eastAsia="Times New Roman" w:hAnsi="Times New Roman" w:cs="Times New Roman"/>
            <w:noProof/>
            <w:sz w:val="24"/>
            <w:szCs w:val="24"/>
          </w:rPr>
          <w:lastRenderedPageBreak/>
          <w:drawing>
            <wp:inline distT="0" distB="0" distL="0" distR="0" wp14:anchorId="64601DD4" wp14:editId="5882D9FD">
              <wp:extent cx="6437382" cy="50292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37382" cy="5029200"/>
                      </a:xfrm>
                      <a:prstGeom prst="rect">
                        <a:avLst/>
                      </a:prstGeom>
                      <a:noFill/>
                    </pic:spPr>
                  </pic:pic>
                </a:graphicData>
              </a:graphic>
            </wp:inline>
          </w:drawing>
        </w:r>
      </w:del>
    </w:p>
    <w:p w14:paraId="2EFF0DEA" w14:textId="24631D39" w:rsidR="00F0103C" w:rsidDel="0039153D" w:rsidRDefault="00F0103C" w:rsidP="00B20C73">
      <w:pPr>
        <w:rPr>
          <w:del w:id="249" w:author="Ryan Kelly" w:date="2025-11-25T11:43:00Z"/>
          <w:rFonts w:ascii="Times New Roman" w:eastAsia="Times New Roman" w:hAnsi="Times New Roman" w:cs="Times New Roman"/>
          <w:sz w:val="24"/>
          <w:szCs w:val="24"/>
        </w:rPr>
      </w:pPr>
      <w:commentRangeStart w:id="250"/>
      <w:del w:id="251" w:author="Ryan Kelly" w:date="2025-11-25T11:43:00Z">
        <w:r w:rsidDel="0039153D">
          <w:rPr>
            <w:rFonts w:ascii="Times New Roman" w:eastAsia="Times New Roman" w:hAnsi="Times New Roman" w:cs="Times New Roman"/>
            <w:sz w:val="24"/>
            <w:szCs w:val="24"/>
          </w:rPr>
          <w:delText xml:space="preserve">Fig </w:delText>
        </w:r>
      </w:del>
      <w:ins w:id="252" w:author="Diana Alexandra Pazmiño Jaramillo" w:date="2025-11-22T13:07:00Z">
        <w:del w:id="253" w:author="Ryan Kelly" w:date="2025-11-25T11:43:00Z">
          <w:r w:rsidR="00A57BC5" w:rsidDel="0039153D">
            <w:rPr>
              <w:rFonts w:ascii="Times New Roman" w:eastAsia="Times New Roman" w:hAnsi="Times New Roman" w:cs="Times New Roman"/>
              <w:sz w:val="24"/>
              <w:szCs w:val="24"/>
            </w:rPr>
            <w:delText>4</w:delText>
          </w:r>
        </w:del>
      </w:ins>
      <w:del w:id="254" w:author="Ryan Kelly" w:date="2025-11-25T11:43:00Z">
        <w:r w:rsidR="00B5699D" w:rsidDel="0039153D">
          <w:rPr>
            <w:rFonts w:ascii="Times New Roman" w:eastAsia="Times New Roman" w:hAnsi="Times New Roman" w:cs="Times New Roman"/>
            <w:sz w:val="24"/>
            <w:szCs w:val="24"/>
          </w:rPr>
          <w:delText>3</w:delText>
        </w:r>
        <w:r w:rsidDel="0039153D">
          <w:rPr>
            <w:rFonts w:ascii="Times New Roman" w:eastAsia="Times New Roman" w:hAnsi="Times New Roman" w:cs="Times New Roman"/>
            <w:sz w:val="24"/>
            <w:szCs w:val="24"/>
          </w:rPr>
          <w:delText xml:space="preserve">: </w:delText>
        </w:r>
        <w:bookmarkStart w:id="255" w:name="_Hlk212983891"/>
        <w:commentRangeStart w:id="256"/>
        <w:commentRangeStart w:id="257"/>
        <w:r w:rsidR="00537F59" w:rsidRPr="00537F59" w:rsidDel="0039153D">
          <w:rPr>
            <w:rFonts w:ascii="Times New Roman" w:eastAsia="Times New Roman" w:hAnsi="Times New Roman" w:cs="Times New Roman"/>
            <w:sz w:val="24"/>
            <w:szCs w:val="24"/>
          </w:rPr>
          <w:delText xml:space="preserve">The interactive effects of light and diel period on predators. </w:delText>
        </w:r>
        <w:commentRangeEnd w:id="256"/>
        <w:r w:rsidR="00013D89" w:rsidRPr="00537F59" w:rsidDel="0039153D">
          <w:rPr>
            <w:rStyle w:val="CommentReference"/>
            <w:rFonts w:ascii="Times New Roman" w:eastAsia="Times New Roman" w:hAnsi="Times New Roman" w:cs="Times New Roman"/>
            <w:sz w:val="24"/>
            <w:szCs w:val="24"/>
          </w:rPr>
          <w:commentReference w:id="256"/>
        </w:r>
        <w:commentRangeEnd w:id="257"/>
        <w:r w:rsidR="00013D89" w:rsidRPr="00537F59" w:rsidDel="0039153D">
          <w:rPr>
            <w:rStyle w:val="CommentReference"/>
            <w:rFonts w:ascii="Times New Roman" w:eastAsia="Times New Roman" w:hAnsi="Times New Roman" w:cs="Times New Roman"/>
            <w:sz w:val="24"/>
            <w:szCs w:val="24"/>
          </w:rPr>
          <w:commentReference w:id="257"/>
        </w:r>
        <w:r w:rsidR="00537F59" w:rsidRPr="00537F59" w:rsidDel="0039153D">
          <w:rPr>
            <w:rFonts w:ascii="Times New Roman" w:eastAsia="Times New Roman" w:hAnsi="Times New Roman" w:cs="Times New Roman"/>
            <w:sz w:val="24"/>
            <w:szCs w:val="24"/>
          </w:rPr>
          <w:delText xml:space="preserve">The size of each bubble indicates the mean relative abundance, represented by the eDNA index, while the position of the bubbles reflects treatment preferences. </w:delText>
        </w:r>
        <w:r w:rsidR="00537F59" w:rsidDel="0039153D">
          <w:rPr>
            <w:rFonts w:ascii="Times New Roman" w:eastAsia="Times New Roman" w:hAnsi="Times New Roman" w:cs="Times New Roman"/>
            <w:sz w:val="24"/>
            <w:szCs w:val="24"/>
          </w:rPr>
          <w:delText>D</w:delText>
        </w:r>
        <w:r w:rsidR="00537F59" w:rsidRPr="00537F59" w:rsidDel="0039153D">
          <w:rPr>
            <w:rFonts w:ascii="Times New Roman" w:eastAsia="Times New Roman" w:hAnsi="Times New Roman" w:cs="Times New Roman"/>
            <w:sz w:val="24"/>
            <w:szCs w:val="24"/>
          </w:rPr>
          <w:delText>ifferent colors of the bubbles represent various predator groups</w:delText>
        </w:r>
        <w:r w:rsidR="00537F59" w:rsidDel="0039153D">
          <w:rPr>
            <w:rFonts w:ascii="Times New Roman" w:eastAsia="Times New Roman" w:hAnsi="Times New Roman" w:cs="Times New Roman"/>
            <w:sz w:val="24"/>
            <w:szCs w:val="24"/>
          </w:rPr>
          <w:delText>.</w:delText>
        </w:r>
        <w:r w:rsidR="00537F59" w:rsidRPr="00537F59" w:rsidDel="0039153D">
          <w:rPr>
            <w:rFonts w:ascii="Times New Roman" w:eastAsia="Times New Roman" w:hAnsi="Times New Roman" w:cs="Times New Roman"/>
            <w:sz w:val="24"/>
            <w:szCs w:val="24"/>
          </w:rPr>
          <w:delText xml:space="preserve"> The strength of these preferences increases as the bubbles move further from the center point (0.0). The ax</w:delText>
        </w:r>
        <w:r w:rsidR="00537F59" w:rsidDel="0039153D">
          <w:rPr>
            <w:rFonts w:ascii="Times New Roman" w:eastAsia="Times New Roman" w:hAnsi="Times New Roman" w:cs="Times New Roman"/>
            <w:sz w:val="24"/>
            <w:szCs w:val="24"/>
          </w:rPr>
          <w:delText>e</w:delText>
        </w:r>
        <w:r w:rsidR="00537F59" w:rsidRPr="00537F59" w:rsidDel="0039153D">
          <w:rPr>
            <w:rFonts w:ascii="Times New Roman" w:eastAsia="Times New Roman" w:hAnsi="Times New Roman" w:cs="Times New Roman"/>
            <w:sz w:val="24"/>
            <w:szCs w:val="24"/>
          </w:rPr>
          <w:delText>s depict the percentage change in magnitude and direction of the effects compared to the baseline, marked by the vertical and horizontal lines.</w:delText>
        </w:r>
        <w:commentRangeEnd w:id="250"/>
        <w:r w:rsidR="001E2973" w:rsidDel="0039153D">
          <w:rPr>
            <w:rStyle w:val="CommentReference"/>
            <w:rFonts w:ascii="Times New Roman" w:eastAsia="Times New Roman" w:hAnsi="Times New Roman" w:cs="Times New Roman"/>
            <w:sz w:val="24"/>
            <w:szCs w:val="24"/>
          </w:rPr>
          <w:commentReference w:id="250"/>
        </w:r>
      </w:del>
    </w:p>
    <w:bookmarkEnd w:id="255"/>
    <w:p w14:paraId="71D0C074" w14:textId="13F7AF03" w:rsidR="00D2507A" w:rsidDel="0039153D" w:rsidRDefault="00884F01" w:rsidP="00B5592F">
      <w:pPr>
        <w:rPr>
          <w:del w:id="258" w:author="Ryan Kelly" w:date="2025-11-25T11:43:00Z"/>
          <w:rFonts w:ascii="Times New Roman" w:eastAsia="Times New Roman" w:hAnsi="Times New Roman" w:cs="Times New Roman"/>
          <w:sz w:val="24"/>
          <w:szCs w:val="24"/>
        </w:rPr>
      </w:pPr>
      <w:moveFromRangeStart w:id="259" w:author="Diana Alexandra Pazmiño Jaramillo" w:date="2025-11-22T13:06:00Z" w:name="move214709231"/>
      <w:moveFrom w:id="260" w:author="Diana Alexandra Pazmiño Jaramillo" w:date="2025-11-22T13:06:00Z">
        <w:del w:id="261" w:author="Ryan Kelly" w:date="2025-11-25T11:43:00Z">
          <w:r w:rsidDel="0039153D">
            <w:rPr>
              <w:rFonts w:ascii="Times New Roman" w:eastAsia="Times New Roman" w:hAnsi="Times New Roman" w:cs="Times New Roman"/>
              <w:noProof/>
              <w:sz w:val="24"/>
              <w:szCs w:val="24"/>
            </w:rPr>
            <w:lastRenderedPageBreak/>
            <w:drawing>
              <wp:inline distT="0" distB="0" distL="0" distR="0" wp14:anchorId="6038018F" wp14:editId="743561F2">
                <wp:extent cx="6492240" cy="5072063"/>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12618" cy="5087983"/>
                        </a:xfrm>
                        <a:prstGeom prst="rect">
                          <a:avLst/>
                        </a:prstGeom>
                        <a:noFill/>
                      </pic:spPr>
                    </pic:pic>
                  </a:graphicData>
                </a:graphic>
              </wp:inline>
            </w:drawing>
          </w:r>
        </w:del>
      </w:moveFrom>
      <w:moveFromRangeEnd w:id="259"/>
    </w:p>
    <w:p w14:paraId="6049D655" w14:textId="7661706E" w:rsidR="00B20C73" w:rsidDel="0039153D" w:rsidRDefault="00F04B06" w:rsidP="00B20C73">
      <w:pPr>
        <w:rPr>
          <w:del w:id="262" w:author="Ryan Kelly" w:date="2025-11-25T11:43:00Z"/>
          <w:moveFrom w:id="263" w:author="Diana Alexandra Pazmiño Jaramillo" w:date="2025-11-22T13:07:00Z"/>
          <w:rFonts w:ascii="Times New Roman" w:eastAsia="Times New Roman" w:hAnsi="Times New Roman" w:cs="Times New Roman"/>
          <w:sz w:val="24"/>
          <w:szCs w:val="24"/>
        </w:rPr>
      </w:pPr>
      <w:moveFromRangeStart w:id="264" w:author="Diana Alexandra Pazmiño Jaramillo" w:date="2025-11-22T13:07:00Z" w:name="move214709247"/>
      <w:moveFrom w:id="265" w:author="Diana Alexandra Pazmiño Jaramillo" w:date="2025-11-22T13:07:00Z">
        <w:del w:id="266" w:author="Ryan Kelly" w:date="2025-11-25T11:43:00Z">
          <w:r w:rsidDel="0039153D">
            <w:rPr>
              <w:rFonts w:ascii="Times New Roman" w:eastAsia="Times New Roman" w:hAnsi="Times New Roman" w:cs="Times New Roman"/>
              <w:sz w:val="24"/>
              <w:szCs w:val="24"/>
            </w:rPr>
            <w:delText xml:space="preserve">Fig </w:delText>
          </w:r>
          <w:r w:rsidR="00B5699D" w:rsidDel="0039153D">
            <w:rPr>
              <w:rFonts w:ascii="Times New Roman" w:eastAsia="Times New Roman" w:hAnsi="Times New Roman" w:cs="Times New Roman"/>
              <w:sz w:val="24"/>
              <w:szCs w:val="24"/>
            </w:rPr>
            <w:delText>4</w:delText>
          </w:r>
          <w:r w:rsidDel="0039153D">
            <w:rPr>
              <w:rFonts w:ascii="Times New Roman" w:eastAsia="Times New Roman" w:hAnsi="Times New Roman" w:cs="Times New Roman"/>
              <w:sz w:val="24"/>
              <w:szCs w:val="24"/>
            </w:rPr>
            <w:delText xml:space="preserve">: </w:delText>
          </w:r>
          <w:r w:rsidR="00537F59" w:rsidRPr="00537F59" w:rsidDel="0039153D">
            <w:rPr>
              <w:rFonts w:ascii="Times New Roman" w:eastAsia="Times New Roman" w:hAnsi="Times New Roman" w:cs="Times New Roman"/>
              <w:sz w:val="24"/>
              <w:szCs w:val="24"/>
            </w:rPr>
            <w:delText>The interactive effects of light and diel period on pre</w:delText>
          </w:r>
          <w:r w:rsidR="00537F59" w:rsidDel="0039153D">
            <w:rPr>
              <w:rFonts w:ascii="Times New Roman" w:eastAsia="Times New Roman" w:hAnsi="Times New Roman" w:cs="Times New Roman"/>
              <w:sz w:val="24"/>
              <w:szCs w:val="24"/>
            </w:rPr>
            <w:delText>y</w:delText>
          </w:r>
          <w:r w:rsidR="00537F59" w:rsidRPr="00537F59" w:rsidDel="0039153D">
            <w:rPr>
              <w:rFonts w:ascii="Times New Roman" w:eastAsia="Times New Roman" w:hAnsi="Times New Roman" w:cs="Times New Roman"/>
              <w:sz w:val="24"/>
              <w:szCs w:val="24"/>
            </w:rPr>
            <w:delText xml:space="preserve">. The size of each bubble indicates the mean relative abundance, represented by the eDNA index, while the position of the bubbles reflects treatment preferences. </w:delText>
          </w:r>
          <w:r w:rsidR="00537F59" w:rsidDel="0039153D">
            <w:rPr>
              <w:rFonts w:ascii="Times New Roman" w:eastAsia="Times New Roman" w:hAnsi="Times New Roman" w:cs="Times New Roman"/>
              <w:sz w:val="24"/>
              <w:szCs w:val="24"/>
            </w:rPr>
            <w:delText>D</w:delText>
          </w:r>
          <w:r w:rsidR="00537F59" w:rsidRPr="00537F59" w:rsidDel="0039153D">
            <w:rPr>
              <w:rFonts w:ascii="Times New Roman" w:eastAsia="Times New Roman" w:hAnsi="Times New Roman" w:cs="Times New Roman"/>
              <w:sz w:val="24"/>
              <w:szCs w:val="24"/>
            </w:rPr>
            <w:delText>ifferent colors of the bubbles represent various pre</w:delText>
          </w:r>
          <w:r w:rsidR="00537F59" w:rsidDel="0039153D">
            <w:rPr>
              <w:rFonts w:ascii="Times New Roman" w:eastAsia="Times New Roman" w:hAnsi="Times New Roman" w:cs="Times New Roman"/>
              <w:sz w:val="24"/>
              <w:szCs w:val="24"/>
            </w:rPr>
            <w:delText>y</w:delText>
          </w:r>
          <w:r w:rsidR="00537F59" w:rsidRPr="00537F59" w:rsidDel="0039153D">
            <w:rPr>
              <w:rFonts w:ascii="Times New Roman" w:eastAsia="Times New Roman" w:hAnsi="Times New Roman" w:cs="Times New Roman"/>
              <w:sz w:val="24"/>
              <w:szCs w:val="24"/>
            </w:rPr>
            <w:delText xml:space="preserve"> groups</w:delText>
          </w:r>
          <w:r w:rsidR="00537F59" w:rsidDel="0039153D">
            <w:rPr>
              <w:rFonts w:ascii="Times New Roman" w:eastAsia="Times New Roman" w:hAnsi="Times New Roman" w:cs="Times New Roman"/>
              <w:sz w:val="24"/>
              <w:szCs w:val="24"/>
            </w:rPr>
            <w:delText>.</w:delText>
          </w:r>
          <w:r w:rsidR="00537F59" w:rsidRPr="00537F59" w:rsidDel="0039153D">
            <w:rPr>
              <w:rFonts w:ascii="Times New Roman" w:eastAsia="Times New Roman" w:hAnsi="Times New Roman" w:cs="Times New Roman"/>
              <w:sz w:val="24"/>
              <w:szCs w:val="24"/>
            </w:rPr>
            <w:delText xml:space="preserve"> The strength of these preferences increases as the bubbles move further from the center point (0.0). The ax</w:delText>
          </w:r>
          <w:r w:rsidR="00537F59" w:rsidDel="0039153D">
            <w:rPr>
              <w:rFonts w:ascii="Times New Roman" w:eastAsia="Times New Roman" w:hAnsi="Times New Roman" w:cs="Times New Roman"/>
              <w:sz w:val="24"/>
              <w:szCs w:val="24"/>
            </w:rPr>
            <w:delText>e</w:delText>
          </w:r>
          <w:r w:rsidR="00537F59" w:rsidRPr="00537F59" w:rsidDel="0039153D">
            <w:rPr>
              <w:rFonts w:ascii="Times New Roman" w:eastAsia="Times New Roman" w:hAnsi="Times New Roman" w:cs="Times New Roman"/>
              <w:sz w:val="24"/>
              <w:szCs w:val="24"/>
            </w:rPr>
            <w:delText>s depict the percentage change in magnitude and direction of the effects compared to the baseline, marked by the vertical and horizontal lines</w:delText>
          </w:r>
          <w:r w:rsidR="00B20C73" w:rsidDel="0039153D">
            <w:rPr>
              <w:rFonts w:ascii="Times New Roman" w:eastAsia="Times New Roman" w:hAnsi="Times New Roman" w:cs="Times New Roman"/>
              <w:sz w:val="24"/>
              <w:szCs w:val="24"/>
            </w:rPr>
            <w:delText xml:space="preserve">.  </w:delText>
          </w:r>
          <w:r w:rsidR="00B20C73" w:rsidRPr="00B20C73" w:rsidDel="0039153D">
            <w:rPr>
              <w:rFonts w:ascii="Times New Roman" w:eastAsia="Times New Roman" w:hAnsi="Times New Roman" w:cs="Times New Roman"/>
              <w:sz w:val="24"/>
              <w:szCs w:val="24"/>
            </w:rPr>
            <w:delText xml:space="preserve"> </w:delText>
          </w:r>
        </w:del>
      </w:moveFrom>
    </w:p>
    <w:moveFromRangeEnd w:id="264"/>
    <w:p w14:paraId="2DFDFB2B" w14:textId="0927BCF4" w:rsidR="00AA78D9" w:rsidDel="0039153D" w:rsidRDefault="002A1769" w:rsidP="00B20C73">
      <w:pPr>
        <w:contextualSpacing/>
        <w:rPr>
          <w:del w:id="267" w:author="Ryan Kelly" w:date="2025-11-25T11:43:00Z"/>
          <w:rFonts w:ascii="Times New Roman" w:eastAsia="Times New Roman" w:hAnsi="Times New Roman" w:cs="Times New Roman"/>
          <w:sz w:val="24"/>
          <w:szCs w:val="24"/>
        </w:rPr>
      </w:pPr>
      <w:del w:id="268" w:author="Ryan Kelly" w:date="2025-11-25T11:43:00Z">
        <w:r w:rsidDel="0039153D">
          <w:rPr>
            <w:rFonts w:ascii="Times New Roman" w:eastAsia="Times New Roman" w:hAnsi="Times New Roman" w:cs="Times New Roman"/>
            <w:noProof/>
            <w:sz w:val="24"/>
            <w:szCs w:val="24"/>
          </w:rPr>
          <w:lastRenderedPageBreak/>
          <w:drawing>
            <wp:inline distT="0" distB="0" distL="0" distR="0" wp14:anchorId="68DC9111" wp14:editId="2071092D">
              <wp:extent cx="6203296" cy="484632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03296" cy="4846320"/>
                      </a:xfrm>
                      <a:prstGeom prst="rect">
                        <a:avLst/>
                      </a:prstGeom>
                      <a:noFill/>
                    </pic:spPr>
                  </pic:pic>
                </a:graphicData>
              </a:graphic>
            </wp:inline>
          </w:drawing>
        </w:r>
        <w:commentRangeStart w:id="269"/>
        <w:r w:rsidDel="0039153D">
          <w:rPr>
            <w:rFonts w:ascii="Times New Roman" w:eastAsia="Times New Roman" w:hAnsi="Times New Roman" w:cs="Times New Roman"/>
            <w:sz w:val="24"/>
            <w:szCs w:val="24"/>
          </w:rPr>
          <w:delText>F</w:delText>
        </w:r>
        <w:r w:rsidR="00052943" w:rsidDel="0039153D">
          <w:rPr>
            <w:rFonts w:ascii="Times New Roman" w:eastAsia="Times New Roman" w:hAnsi="Times New Roman" w:cs="Times New Roman"/>
            <w:sz w:val="24"/>
            <w:szCs w:val="24"/>
          </w:rPr>
          <w:delText xml:space="preserve">ig </w:delText>
        </w:r>
        <w:r w:rsidR="00B5699D" w:rsidDel="0039153D">
          <w:rPr>
            <w:rFonts w:ascii="Times New Roman" w:eastAsia="Times New Roman" w:hAnsi="Times New Roman" w:cs="Times New Roman"/>
            <w:sz w:val="24"/>
            <w:szCs w:val="24"/>
          </w:rPr>
          <w:delText>5</w:delText>
        </w:r>
        <w:r w:rsidR="00052943" w:rsidDel="0039153D">
          <w:rPr>
            <w:rFonts w:ascii="Times New Roman" w:eastAsia="Times New Roman" w:hAnsi="Times New Roman" w:cs="Times New Roman"/>
            <w:sz w:val="24"/>
            <w:szCs w:val="24"/>
          </w:rPr>
          <w:delText xml:space="preserve">: </w:delText>
        </w:r>
        <w:r w:rsidR="006974C4" w:rsidRPr="006974C4" w:rsidDel="0039153D">
          <w:rPr>
            <w:rFonts w:ascii="Times New Roman" w:eastAsia="Times New Roman" w:hAnsi="Times New Roman" w:cs="Times New Roman"/>
            <w:sz w:val="24"/>
            <w:szCs w:val="24"/>
          </w:rPr>
          <w:delText xml:space="preserve">The interactive </w:delText>
        </w:r>
        <w:commentRangeEnd w:id="269"/>
        <w:r w:rsidR="00FA3F9C" w:rsidRPr="006974C4" w:rsidDel="0039153D">
          <w:rPr>
            <w:rStyle w:val="CommentReference"/>
            <w:rFonts w:ascii="Times New Roman" w:eastAsia="Times New Roman" w:hAnsi="Times New Roman" w:cs="Times New Roman"/>
            <w:sz w:val="24"/>
            <w:szCs w:val="24"/>
          </w:rPr>
          <w:commentReference w:id="269"/>
        </w:r>
        <w:r w:rsidR="006974C4" w:rsidRPr="006974C4" w:rsidDel="0039153D">
          <w:rPr>
            <w:rFonts w:ascii="Times New Roman" w:eastAsia="Times New Roman" w:hAnsi="Times New Roman" w:cs="Times New Roman"/>
            <w:sz w:val="24"/>
            <w:szCs w:val="24"/>
          </w:rPr>
          <w:delText>effects of light and diel period on pr</w:delText>
        </w:r>
        <w:r w:rsidR="006974C4" w:rsidDel="0039153D">
          <w:rPr>
            <w:rFonts w:ascii="Times New Roman" w:eastAsia="Times New Roman" w:hAnsi="Times New Roman" w:cs="Times New Roman"/>
            <w:sz w:val="24"/>
            <w:szCs w:val="24"/>
          </w:rPr>
          <w:delText>imary producers</w:delText>
        </w:r>
        <w:r w:rsidR="006974C4" w:rsidRPr="006974C4" w:rsidDel="0039153D">
          <w:rPr>
            <w:rFonts w:ascii="Times New Roman" w:eastAsia="Times New Roman" w:hAnsi="Times New Roman" w:cs="Times New Roman"/>
            <w:sz w:val="24"/>
            <w:szCs w:val="24"/>
          </w:rPr>
          <w:delText>. The size of each bubble indicates the mean relative abundance, represented by the eDNA index, while the position of the bubbles reflects treatment preferences. Different colors of the bubbles represent various p</w:delText>
        </w:r>
        <w:r w:rsidR="006974C4" w:rsidDel="0039153D">
          <w:rPr>
            <w:rFonts w:ascii="Times New Roman" w:eastAsia="Times New Roman" w:hAnsi="Times New Roman" w:cs="Times New Roman"/>
            <w:sz w:val="24"/>
            <w:szCs w:val="24"/>
          </w:rPr>
          <w:delText>hytoplankton</w:delText>
        </w:r>
        <w:r w:rsidR="006974C4" w:rsidRPr="006974C4" w:rsidDel="0039153D">
          <w:rPr>
            <w:rFonts w:ascii="Times New Roman" w:eastAsia="Times New Roman" w:hAnsi="Times New Roman" w:cs="Times New Roman"/>
            <w:sz w:val="24"/>
            <w:szCs w:val="24"/>
          </w:rPr>
          <w:delText xml:space="preserve"> groups. The strength of these preferences increases as the bubbles move further from the center point (0.0). The axes depict the percentage change in magnitude and direction of the effects compared to the baseline, marked by the vertical and horizontal lines</w:delText>
        </w:r>
        <w:r w:rsidR="00B20C73" w:rsidDel="0039153D">
          <w:rPr>
            <w:rFonts w:ascii="Times New Roman" w:eastAsia="Times New Roman" w:hAnsi="Times New Roman" w:cs="Times New Roman"/>
            <w:sz w:val="24"/>
            <w:szCs w:val="24"/>
          </w:rPr>
          <w:delText xml:space="preserve">. </w:delText>
        </w:r>
      </w:del>
    </w:p>
    <w:p w14:paraId="047981D7" w14:textId="493C6BBD" w:rsidR="00B20C73" w:rsidRDefault="00B20C73" w:rsidP="00B20C73">
      <w:p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20C73">
        <w:rPr>
          <w:rFonts w:ascii="Times New Roman" w:eastAsia="Times New Roman" w:hAnsi="Times New Roman" w:cs="Times New Roman"/>
          <w:sz w:val="24"/>
          <w:szCs w:val="24"/>
        </w:rPr>
        <w:t xml:space="preserve"> </w:t>
      </w:r>
      <w:commentRangeStart w:id="270"/>
      <w:commentRangeEnd w:id="270"/>
      <w:r w:rsidR="00F6226B">
        <w:rPr>
          <w:rStyle w:val="CommentReference"/>
        </w:rPr>
        <w:commentReference w:id="270"/>
      </w:r>
    </w:p>
    <w:p w14:paraId="33D269A1" w14:textId="77777777" w:rsidR="00AA78D9"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4. Discussion</w:t>
      </w:r>
    </w:p>
    <w:p w14:paraId="2FC71FB8" w14:textId="2ADE78F0" w:rsidR="00F65C18" w:rsidRPr="00A53347"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4.1 Assessment of predictions and community patterns</w:t>
      </w:r>
    </w:p>
    <w:p w14:paraId="1C47B4E1" w14:textId="3DFAAE94" w:rsidR="001F418E" w:rsidRDefault="00A44E3E" w:rsidP="006D598D">
      <w:pPr>
        <w:rPr>
          <w:rFonts w:ascii="Times New Roman" w:eastAsia="Times New Roman" w:hAnsi="Times New Roman" w:cs="Times New Roman"/>
          <w:sz w:val="24"/>
          <w:szCs w:val="24"/>
        </w:rPr>
      </w:pPr>
      <w:r w:rsidRPr="00A44E3E">
        <w:rPr>
          <w:rFonts w:ascii="Times New Roman" w:eastAsia="Times New Roman" w:hAnsi="Times New Roman" w:cs="Times New Roman"/>
          <w:sz w:val="24"/>
          <w:szCs w:val="24"/>
        </w:rPr>
        <w:lastRenderedPageBreak/>
        <w:t xml:space="preserve">Our study demonstrates that both natural diel cycles and artificial illumination significantly </w:t>
      </w:r>
      <w:del w:id="271" w:author="Ryan Kelly" w:date="2025-11-25T11:49:00Z">
        <w:r w:rsidRPr="00A44E3E" w:rsidDel="006828C2">
          <w:rPr>
            <w:rFonts w:ascii="Times New Roman" w:eastAsia="Times New Roman" w:hAnsi="Times New Roman" w:cs="Times New Roman"/>
            <w:sz w:val="24"/>
            <w:szCs w:val="24"/>
          </w:rPr>
          <w:delText xml:space="preserve">structure </w:delText>
        </w:r>
      </w:del>
      <w:ins w:id="272" w:author="Ryan Kelly" w:date="2025-11-25T11:49:00Z">
        <w:r w:rsidR="006828C2">
          <w:rPr>
            <w:rFonts w:ascii="Times New Roman" w:eastAsia="Times New Roman" w:hAnsi="Times New Roman" w:cs="Times New Roman"/>
            <w:sz w:val="24"/>
            <w:szCs w:val="24"/>
          </w:rPr>
          <w:t>influence</w:t>
        </w:r>
        <w:r w:rsidR="006828C2" w:rsidRPr="00A44E3E">
          <w:rPr>
            <w:rFonts w:ascii="Times New Roman" w:eastAsia="Times New Roman" w:hAnsi="Times New Roman" w:cs="Times New Roman"/>
            <w:sz w:val="24"/>
            <w:szCs w:val="24"/>
          </w:rPr>
          <w:t xml:space="preserve"> </w:t>
        </w:r>
      </w:ins>
      <w:r w:rsidRPr="00A44E3E">
        <w:rPr>
          <w:rFonts w:ascii="Times New Roman" w:eastAsia="Times New Roman" w:hAnsi="Times New Roman" w:cs="Times New Roman"/>
          <w:sz w:val="24"/>
          <w:szCs w:val="24"/>
        </w:rPr>
        <w:t>nearshore marine communities, with changes detectable within just 30 minutes of light exposure. While all three predictions were supported to varying degrees, species- and group-specific responses revealed substantial behavioral and ecological complexity</w:t>
      </w:r>
      <w:r w:rsidR="00F33854" w:rsidRPr="00CA608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5B2E4572" w14:textId="77777777" w:rsidR="001F418E" w:rsidRDefault="00A44E3E" w:rsidP="001F418E">
      <w:pPr>
        <w:ind w:firstLine="720"/>
        <w:contextualSpacing/>
        <w:rPr>
          <w:rFonts w:ascii="Times New Roman" w:eastAsia="Times New Roman" w:hAnsi="Times New Roman" w:cs="Times New Roman"/>
          <w:sz w:val="24"/>
          <w:szCs w:val="24"/>
        </w:rPr>
      </w:pPr>
      <w:r w:rsidRPr="00A44E3E">
        <w:rPr>
          <w:rFonts w:ascii="Times New Roman" w:eastAsia="Times New Roman" w:hAnsi="Times New Roman" w:cs="Times New Roman"/>
          <w:sz w:val="24"/>
          <w:szCs w:val="24"/>
        </w:rPr>
        <w:t xml:space="preserve">Our first prediction—that predatory fish would increase in abundance under artificial light at night due to attraction to prey aggregations, while prey fish would decline through predator </w:t>
      </w:r>
      <w:commentRangeStart w:id="273"/>
      <w:r w:rsidRPr="00A44E3E">
        <w:rPr>
          <w:rFonts w:ascii="Times New Roman" w:eastAsia="Times New Roman" w:hAnsi="Times New Roman" w:cs="Times New Roman"/>
          <w:sz w:val="24"/>
          <w:szCs w:val="24"/>
        </w:rPr>
        <w:t xml:space="preserve">avoidance—was largely supported. </w:t>
      </w:r>
      <w:r w:rsidR="00612363" w:rsidRPr="00612363">
        <w:rPr>
          <w:rFonts w:ascii="Times New Roman" w:eastAsia="Times New Roman" w:hAnsi="Times New Roman" w:cs="Times New Roman"/>
          <w:sz w:val="24"/>
          <w:szCs w:val="24"/>
        </w:rPr>
        <w:t xml:space="preserve">Apex predators (4 spp.) and forage species (2 spp.) showed strong light attraction, with fold changes of 19,206× and 75,763×, respectively, and both groups favored Day + Light conditions. The marine mammal </w:t>
      </w:r>
      <w:r w:rsidR="00612363" w:rsidRPr="00612363">
        <w:rPr>
          <w:rFonts w:ascii="Times New Roman" w:eastAsia="Times New Roman" w:hAnsi="Times New Roman" w:cs="Times New Roman"/>
          <w:i/>
          <w:iCs/>
          <w:sz w:val="24"/>
          <w:szCs w:val="24"/>
        </w:rPr>
        <w:t xml:space="preserve">Phoca </w:t>
      </w:r>
      <w:proofErr w:type="spellStart"/>
      <w:r w:rsidR="00612363" w:rsidRPr="00612363">
        <w:rPr>
          <w:rFonts w:ascii="Times New Roman" w:eastAsia="Times New Roman" w:hAnsi="Times New Roman" w:cs="Times New Roman"/>
          <w:i/>
          <w:iCs/>
          <w:sz w:val="24"/>
          <w:szCs w:val="24"/>
        </w:rPr>
        <w:t>vitulina</w:t>
      </w:r>
      <w:proofErr w:type="spellEnd"/>
      <w:r w:rsidR="00612363" w:rsidRPr="00612363">
        <w:rPr>
          <w:rFonts w:ascii="Times New Roman" w:eastAsia="Times New Roman" w:hAnsi="Times New Roman" w:cs="Times New Roman"/>
          <w:sz w:val="24"/>
          <w:szCs w:val="24"/>
        </w:rPr>
        <w:t xml:space="preserve"> emerged as a “super-attractor,” increasing 76,822× under illumination, confirming predator aggregation around lighted habitats. In contrast, </w:t>
      </w:r>
      <w:proofErr w:type="spellStart"/>
      <w:r w:rsidR="00612363" w:rsidRPr="00612363">
        <w:rPr>
          <w:rFonts w:ascii="Times New Roman" w:eastAsia="Times New Roman" w:hAnsi="Times New Roman" w:cs="Times New Roman"/>
          <w:sz w:val="24"/>
          <w:szCs w:val="24"/>
        </w:rPr>
        <w:t>planktivores</w:t>
      </w:r>
      <w:proofErr w:type="spellEnd"/>
      <w:r w:rsidR="00612363" w:rsidRPr="00612363">
        <w:rPr>
          <w:rFonts w:ascii="Times New Roman" w:eastAsia="Times New Roman" w:hAnsi="Times New Roman" w:cs="Times New Roman"/>
          <w:sz w:val="24"/>
          <w:szCs w:val="24"/>
        </w:rPr>
        <w:t xml:space="preserve"> (15 spp.), including small schooling fishes and larval stages, exhibited strong light avoidance (0.96×) and a night + no-light preference, consistent with predator avoidance behavior. Together, these results indicate that ALAN promotes spatial segregation of predator and prey species, potentially decoupling trophic interactions</w:t>
      </w:r>
      <w:r w:rsidR="00F33854" w:rsidRPr="00CA6081">
        <w:rPr>
          <w:rFonts w:ascii="Times New Roman" w:eastAsia="Times New Roman" w:hAnsi="Times New Roman" w:cs="Times New Roman"/>
          <w:sz w:val="24"/>
          <w:szCs w:val="24"/>
        </w:rPr>
        <w:t>.</w:t>
      </w:r>
      <w:commentRangeEnd w:id="273"/>
      <w:r w:rsidR="00CB49CE">
        <w:rPr>
          <w:rStyle w:val="CommentReference"/>
        </w:rPr>
        <w:commentReference w:id="273"/>
      </w:r>
    </w:p>
    <w:p w14:paraId="31AD5B29" w14:textId="77777777" w:rsidR="001F418E" w:rsidRDefault="00F33854" w:rsidP="001F418E">
      <w:pPr>
        <w:ind w:firstLine="720"/>
        <w:contextualSpacing/>
        <w:rPr>
          <w:rFonts w:ascii="Times New Roman" w:eastAsia="Times New Roman" w:hAnsi="Times New Roman" w:cs="Times New Roman"/>
          <w:sz w:val="24"/>
          <w:szCs w:val="24"/>
        </w:rPr>
      </w:pPr>
      <w:commentRangeStart w:id="274"/>
      <w:r w:rsidRPr="00CA6081">
        <w:rPr>
          <w:rFonts w:ascii="Times New Roman" w:eastAsia="Times New Roman" w:hAnsi="Times New Roman" w:cs="Times New Roman"/>
          <w:sz w:val="24"/>
          <w:szCs w:val="24"/>
        </w:rPr>
        <w:t>Our second prediction—</w:t>
      </w:r>
      <w:r w:rsidR="00480529" w:rsidRPr="00CA6081">
        <w:rPr>
          <w:rFonts w:ascii="Times New Roman" w:eastAsia="Times New Roman" w:hAnsi="Times New Roman" w:cs="Times New Roman"/>
          <w:sz w:val="24"/>
          <w:szCs w:val="24"/>
        </w:rPr>
        <w:t>zooplankton and mobile invertebrates will exhibit elevated abundances driven by positive phototaxis, while benthic invertebrates will decrease in response to predator avoidance under artificial light</w:t>
      </w:r>
      <w:r w:rsidRPr="00CA6081">
        <w:rPr>
          <w:rFonts w:ascii="Times New Roman" w:eastAsia="Times New Roman" w:hAnsi="Times New Roman" w:cs="Times New Roman"/>
          <w:sz w:val="24"/>
          <w:szCs w:val="24"/>
        </w:rPr>
        <w:t>—</w:t>
      </w:r>
      <w:r w:rsidR="007308D9" w:rsidRPr="007308D9">
        <w:rPr>
          <w:rFonts w:ascii="Times New Roman" w:eastAsia="Times New Roman" w:hAnsi="Times New Roman" w:cs="Times New Roman"/>
          <w:sz w:val="24"/>
          <w:szCs w:val="24"/>
        </w:rPr>
        <w:t>received partial support with notable taxonomic contrasts</w:t>
      </w:r>
      <w:r w:rsidRPr="00CA6081">
        <w:rPr>
          <w:rFonts w:ascii="Times New Roman" w:eastAsia="Times New Roman" w:hAnsi="Times New Roman" w:cs="Times New Roman"/>
          <w:sz w:val="24"/>
          <w:szCs w:val="24"/>
        </w:rPr>
        <w:t xml:space="preserve">. </w:t>
      </w:r>
      <w:r w:rsidR="007308D9" w:rsidRPr="007308D9">
        <w:rPr>
          <w:rFonts w:ascii="Times New Roman" w:eastAsia="Times New Roman" w:hAnsi="Times New Roman" w:cs="Times New Roman"/>
          <w:sz w:val="24"/>
          <w:szCs w:val="24"/>
        </w:rPr>
        <w:t>Some mobile invertebrates, such as brittle stars (</w:t>
      </w:r>
      <w:proofErr w:type="spellStart"/>
      <w:r w:rsidR="007308D9" w:rsidRPr="009F0476">
        <w:rPr>
          <w:rFonts w:ascii="Times New Roman" w:eastAsia="Times New Roman" w:hAnsi="Times New Roman" w:cs="Times New Roman"/>
          <w:i/>
          <w:iCs/>
          <w:sz w:val="24"/>
          <w:szCs w:val="24"/>
          <w:rPrChange w:id="275" w:author="Diana Alexandra Pazmiño Jaramillo" w:date="2025-11-22T13:29:00Z">
            <w:rPr>
              <w:rFonts w:ascii="Times New Roman" w:eastAsia="Times New Roman" w:hAnsi="Times New Roman" w:cs="Times New Roman"/>
              <w:sz w:val="24"/>
              <w:szCs w:val="24"/>
            </w:rPr>
          </w:rPrChange>
        </w:rPr>
        <w:t>Ophiopholis</w:t>
      </w:r>
      <w:proofErr w:type="spellEnd"/>
      <w:r w:rsidR="007308D9" w:rsidRPr="007308D9">
        <w:rPr>
          <w:rFonts w:ascii="Times New Roman" w:eastAsia="Times New Roman" w:hAnsi="Times New Roman" w:cs="Times New Roman"/>
          <w:sz w:val="24"/>
          <w:szCs w:val="24"/>
        </w:rPr>
        <w:t xml:space="preserve"> sp.; 104× nocturnal increase) and </w:t>
      </w:r>
      <w:proofErr w:type="spellStart"/>
      <w:r w:rsidR="007308D9" w:rsidRPr="007308D9">
        <w:rPr>
          <w:rFonts w:ascii="Times New Roman" w:eastAsia="Times New Roman" w:hAnsi="Times New Roman" w:cs="Times New Roman"/>
          <w:sz w:val="24"/>
          <w:szCs w:val="24"/>
        </w:rPr>
        <w:t>polychaetes</w:t>
      </w:r>
      <w:proofErr w:type="spellEnd"/>
      <w:r w:rsidR="007308D9" w:rsidRPr="007308D9">
        <w:rPr>
          <w:rFonts w:ascii="Times New Roman" w:eastAsia="Times New Roman" w:hAnsi="Times New Roman" w:cs="Times New Roman"/>
          <w:sz w:val="24"/>
          <w:szCs w:val="24"/>
        </w:rPr>
        <w:t xml:space="preserve"> (Alitta sp.; 242× nocturnal increase, </w:t>
      </w:r>
      <w:r w:rsidR="007308D9" w:rsidRPr="009F0476">
        <w:rPr>
          <w:rFonts w:ascii="Times New Roman" w:eastAsia="Times New Roman" w:hAnsi="Times New Roman" w:cs="Times New Roman"/>
          <w:i/>
          <w:iCs/>
          <w:sz w:val="24"/>
          <w:szCs w:val="24"/>
          <w:rPrChange w:id="276" w:author="Diana Alexandra Pazmiño Jaramillo" w:date="2025-11-22T13:29:00Z">
            <w:rPr>
              <w:rFonts w:ascii="Times New Roman" w:eastAsia="Times New Roman" w:hAnsi="Times New Roman" w:cs="Times New Roman"/>
              <w:sz w:val="24"/>
              <w:szCs w:val="24"/>
            </w:rPr>
          </w:rPrChange>
        </w:rPr>
        <w:t xml:space="preserve">Nereis </w:t>
      </w:r>
      <w:proofErr w:type="spellStart"/>
      <w:r w:rsidR="007308D9" w:rsidRPr="009F0476">
        <w:rPr>
          <w:rFonts w:ascii="Times New Roman" w:eastAsia="Times New Roman" w:hAnsi="Times New Roman" w:cs="Times New Roman"/>
          <w:i/>
          <w:iCs/>
          <w:sz w:val="24"/>
          <w:szCs w:val="24"/>
          <w:rPrChange w:id="277" w:author="Diana Alexandra Pazmiño Jaramillo" w:date="2025-11-22T13:29:00Z">
            <w:rPr>
              <w:rFonts w:ascii="Times New Roman" w:eastAsia="Times New Roman" w:hAnsi="Times New Roman" w:cs="Times New Roman"/>
              <w:sz w:val="24"/>
              <w:szCs w:val="24"/>
            </w:rPr>
          </w:rPrChange>
        </w:rPr>
        <w:t>vexillosa</w:t>
      </w:r>
      <w:proofErr w:type="spellEnd"/>
      <w:r w:rsidR="007308D9" w:rsidRPr="007308D9">
        <w:rPr>
          <w:rFonts w:ascii="Times New Roman" w:eastAsia="Times New Roman" w:hAnsi="Times New Roman" w:cs="Times New Roman"/>
          <w:sz w:val="24"/>
          <w:szCs w:val="24"/>
        </w:rPr>
        <w:t xml:space="preserve">; 52× light attraction), exhibited elevated abundances under nighttime light, indicating positive phototaxis in certain taxa. However, most zooplankton and sessile benthic groups showed light avoidance: gelatinous zooplankton (0.63×), filter feeders (0.95×), and benthic invertebrates (light-neutral, 4.58×). The benthic crustaceans displayed moderate light attraction (1.47×) but retained a strong </w:t>
      </w:r>
      <w:r w:rsidR="007308D9" w:rsidRPr="007308D9">
        <w:rPr>
          <w:rFonts w:ascii="Times New Roman" w:eastAsia="Times New Roman" w:hAnsi="Times New Roman" w:cs="Times New Roman"/>
          <w:sz w:val="24"/>
          <w:szCs w:val="24"/>
        </w:rPr>
        <w:lastRenderedPageBreak/>
        <w:t>diurnal signature (13,209×), suggesting that ALAN effects are mediated by behavior and microhabitat use. Overall, responses among invertebrates reflected diverse ecological strategies rather than a uniform phototactic response</w:t>
      </w:r>
      <w:r w:rsidRPr="00CA6081">
        <w:rPr>
          <w:rFonts w:ascii="Times New Roman" w:eastAsia="Times New Roman" w:hAnsi="Times New Roman" w:cs="Times New Roman"/>
          <w:sz w:val="24"/>
          <w:szCs w:val="24"/>
        </w:rPr>
        <w:t>.</w:t>
      </w:r>
    </w:p>
    <w:p w14:paraId="0B5E8C32" w14:textId="77777777" w:rsidR="001F418E" w:rsidRDefault="00F33854" w:rsidP="001F418E">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Our third prediction—</w:t>
      </w:r>
      <w:r w:rsidR="00480529" w:rsidRPr="00CA6081">
        <w:rPr>
          <w:rFonts w:ascii="Times New Roman" w:eastAsia="Times New Roman" w:hAnsi="Times New Roman" w:cs="Times New Roman"/>
          <w:sz w:val="24"/>
          <w:szCs w:val="24"/>
        </w:rPr>
        <w:t>phytoplankton will remain primarily day-associated due to photosynthetic requirements regardless of light treatment</w:t>
      </w:r>
      <w:r w:rsidRPr="00CA6081">
        <w:rPr>
          <w:rFonts w:ascii="Times New Roman" w:eastAsia="Times New Roman" w:hAnsi="Times New Roman" w:cs="Times New Roman"/>
          <w:sz w:val="24"/>
          <w:szCs w:val="24"/>
        </w:rPr>
        <w:t>—</w:t>
      </w:r>
      <w:r w:rsidR="00202C10" w:rsidRPr="00202C10">
        <w:rPr>
          <w:rFonts w:ascii="Times New Roman" w:eastAsia="Times New Roman" w:hAnsi="Times New Roman" w:cs="Times New Roman"/>
          <w:sz w:val="24"/>
          <w:szCs w:val="24"/>
        </w:rPr>
        <w:t xml:space="preserve">was strongly supported. Primary producers (89 spp.) were overwhelmingly associated with Day + </w:t>
      </w:r>
      <w:proofErr w:type="spellStart"/>
      <w:r w:rsidR="00202C10" w:rsidRPr="00202C10">
        <w:rPr>
          <w:rFonts w:ascii="Times New Roman" w:eastAsia="Times New Roman" w:hAnsi="Times New Roman" w:cs="Times New Roman"/>
          <w:sz w:val="24"/>
          <w:szCs w:val="24"/>
        </w:rPr>
        <w:t>NoLight</w:t>
      </w:r>
      <w:proofErr w:type="spellEnd"/>
      <w:r w:rsidR="00202C10" w:rsidRPr="00202C10">
        <w:rPr>
          <w:rFonts w:ascii="Times New Roman" w:eastAsia="Times New Roman" w:hAnsi="Times New Roman" w:cs="Times New Roman"/>
          <w:sz w:val="24"/>
          <w:szCs w:val="24"/>
        </w:rPr>
        <w:t xml:space="preserve"> conditions and displayed strong light avoidance (0.50×) and diurnal dominance (15,933×). The dominant taxa—</w:t>
      </w:r>
      <w:proofErr w:type="spellStart"/>
      <w:r w:rsidR="00202C10" w:rsidRPr="009F0476">
        <w:rPr>
          <w:rFonts w:ascii="Times New Roman" w:eastAsia="Times New Roman" w:hAnsi="Times New Roman" w:cs="Times New Roman"/>
          <w:i/>
          <w:iCs/>
          <w:sz w:val="24"/>
          <w:szCs w:val="24"/>
          <w:rPrChange w:id="278" w:author="Diana Alexandra Pazmiño Jaramillo" w:date="2025-11-22T13:29:00Z">
            <w:rPr>
              <w:rFonts w:ascii="Times New Roman" w:eastAsia="Times New Roman" w:hAnsi="Times New Roman" w:cs="Times New Roman"/>
              <w:sz w:val="24"/>
              <w:szCs w:val="24"/>
            </w:rPr>
          </w:rPrChange>
        </w:rPr>
        <w:t>Micromonas</w:t>
      </w:r>
      <w:proofErr w:type="spellEnd"/>
      <w:r w:rsidR="00202C10" w:rsidRPr="009F0476">
        <w:rPr>
          <w:rFonts w:ascii="Times New Roman" w:eastAsia="Times New Roman" w:hAnsi="Times New Roman" w:cs="Times New Roman"/>
          <w:i/>
          <w:iCs/>
          <w:sz w:val="24"/>
          <w:szCs w:val="24"/>
          <w:rPrChange w:id="279" w:author="Diana Alexandra Pazmiño Jaramillo" w:date="2025-11-22T13:29:00Z">
            <w:rPr>
              <w:rFonts w:ascii="Times New Roman" w:eastAsia="Times New Roman" w:hAnsi="Times New Roman" w:cs="Times New Roman"/>
              <w:sz w:val="24"/>
              <w:szCs w:val="24"/>
            </w:rPr>
          </w:rPrChange>
        </w:rPr>
        <w:t xml:space="preserve"> pusilla</w:t>
      </w:r>
      <w:r w:rsidR="00202C10" w:rsidRPr="00202C10">
        <w:rPr>
          <w:rFonts w:ascii="Times New Roman" w:eastAsia="Times New Roman" w:hAnsi="Times New Roman" w:cs="Times New Roman"/>
          <w:sz w:val="24"/>
          <w:szCs w:val="24"/>
        </w:rPr>
        <w:t xml:space="preserve"> (green alga, 41%), </w:t>
      </w:r>
      <w:proofErr w:type="spellStart"/>
      <w:r w:rsidR="00202C10" w:rsidRPr="009F0476">
        <w:rPr>
          <w:rFonts w:ascii="Times New Roman" w:eastAsia="Times New Roman" w:hAnsi="Times New Roman" w:cs="Times New Roman"/>
          <w:i/>
          <w:iCs/>
          <w:sz w:val="24"/>
          <w:szCs w:val="24"/>
          <w:rPrChange w:id="280" w:author="Diana Alexandra Pazmiño Jaramillo" w:date="2025-11-22T13:29:00Z">
            <w:rPr>
              <w:rFonts w:ascii="Times New Roman" w:eastAsia="Times New Roman" w:hAnsi="Times New Roman" w:cs="Times New Roman"/>
              <w:sz w:val="24"/>
              <w:szCs w:val="24"/>
            </w:rPr>
          </w:rPrChange>
        </w:rPr>
        <w:t>Minutocellus</w:t>
      </w:r>
      <w:proofErr w:type="spellEnd"/>
      <w:r w:rsidR="00202C10" w:rsidRPr="00202C10">
        <w:rPr>
          <w:rFonts w:ascii="Times New Roman" w:eastAsia="Times New Roman" w:hAnsi="Times New Roman" w:cs="Times New Roman"/>
          <w:sz w:val="24"/>
          <w:szCs w:val="24"/>
        </w:rPr>
        <w:t xml:space="preserve"> (diatom, 38%), and </w:t>
      </w:r>
      <w:proofErr w:type="spellStart"/>
      <w:r w:rsidR="00202C10" w:rsidRPr="00202C10">
        <w:rPr>
          <w:rFonts w:ascii="Times New Roman" w:eastAsia="Times New Roman" w:hAnsi="Times New Roman" w:cs="Times New Roman"/>
          <w:sz w:val="24"/>
          <w:szCs w:val="24"/>
        </w:rPr>
        <w:t>Noelaerhabdaceae</w:t>
      </w:r>
      <w:proofErr w:type="spellEnd"/>
      <w:r w:rsidR="00202C10" w:rsidRPr="00202C10">
        <w:rPr>
          <w:rFonts w:ascii="Times New Roman" w:eastAsia="Times New Roman" w:hAnsi="Times New Roman" w:cs="Times New Roman"/>
          <w:sz w:val="24"/>
          <w:szCs w:val="24"/>
        </w:rPr>
        <w:t xml:space="preserve"> (coccolithophore, 38%)—all exhibited diurnal activity but variable light sensitivities, indicating intra-guild niche partitioning. Similarly, brown algae (</w:t>
      </w:r>
      <w:proofErr w:type="spellStart"/>
      <w:r w:rsidR="00202C10" w:rsidRPr="009F0476">
        <w:rPr>
          <w:rFonts w:ascii="Times New Roman" w:eastAsia="Times New Roman" w:hAnsi="Times New Roman" w:cs="Times New Roman"/>
          <w:i/>
          <w:iCs/>
          <w:sz w:val="24"/>
          <w:szCs w:val="24"/>
          <w:rPrChange w:id="281" w:author="Diana Alexandra Pazmiño Jaramillo" w:date="2025-11-22T13:29:00Z">
            <w:rPr>
              <w:rFonts w:ascii="Times New Roman" w:eastAsia="Times New Roman" w:hAnsi="Times New Roman" w:cs="Times New Roman"/>
              <w:sz w:val="24"/>
              <w:szCs w:val="24"/>
            </w:rPr>
          </w:rPrChange>
        </w:rPr>
        <w:t>Triparma</w:t>
      </w:r>
      <w:proofErr w:type="spellEnd"/>
      <w:r w:rsidR="00202C10" w:rsidRPr="00202C10">
        <w:rPr>
          <w:rFonts w:ascii="Times New Roman" w:eastAsia="Times New Roman" w:hAnsi="Times New Roman" w:cs="Times New Roman"/>
          <w:sz w:val="24"/>
          <w:szCs w:val="24"/>
        </w:rPr>
        <w:t xml:space="preserve"> sp., </w:t>
      </w:r>
      <w:proofErr w:type="spellStart"/>
      <w:r w:rsidR="00202C10" w:rsidRPr="009F0476">
        <w:rPr>
          <w:rFonts w:ascii="Times New Roman" w:eastAsia="Times New Roman" w:hAnsi="Times New Roman" w:cs="Times New Roman"/>
          <w:i/>
          <w:iCs/>
          <w:sz w:val="24"/>
          <w:szCs w:val="24"/>
          <w:rPrChange w:id="282" w:author="Diana Alexandra Pazmiño Jaramillo" w:date="2025-11-22T13:29:00Z">
            <w:rPr>
              <w:rFonts w:ascii="Times New Roman" w:eastAsia="Times New Roman" w:hAnsi="Times New Roman" w:cs="Times New Roman"/>
              <w:sz w:val="24"/>
              <w:szCs w:val="24"/>
            </w:rPr>
          </w:rPrChange>
        </w:rPr>
        <w:t>Dictyocha</w:t>
      </w:r>
      <w:proofErr w:type="spellEnd"/>
      <w:r w:rsidR="00202C10" w:rsidRPr="009F0476">
        <w:rPr>
          <w:rFonts w:ascii="Times New Roman" w:eastAsia="Times New Roman" w:hAnsi="Times New Roman" w:cs="Times New Roman"/>
          <w:i/>
          <w:iCs/>
          <w:sz w:val="24"/>
          <w:szCs w:val="24"/>
          <w:rPrChange w:id="283" w:author="Diana Alexandra Pazmiño Jaramillo" w:date="2025-11-22T13:29:00Z">
            <w:rPr>
              <w:rFonts w:ascii="Times New Roman" w:eastAsia="Times New Roman" w:hAnsi="Times New Roman" w:cs="Times New Roman"/>
              <w:sz w:val="24"/>
              <w:szCs w:val="24"/>
            </w:rPr>
          </w:rPrChange>
        </w:rPr>
        <w:t xml:space="preserve"> speculum</w:t>
      </w:r>
      <w:r w:rsidR="00202C10" w:rsidRPr="00202C10">
        <w:rPr>
          <w:rFonts w:ascii="Times New Roman" w:eastAsia="Times New Roman" w:hAnsi="Times New Roman" w:cs="Times New Roman"/>
          <w:sz w:val="24"/>
          <w:szCs w:val="24"/>
        </w:rPr>
        <w:t>) and diatoms (</w:t>
      </w:r>
      <w:proofErr w:type="spellStart"/>
      <w:r w:rsidR="00202C10" w:rsidRPr="009F0476">
        <w:rPr>
          <w:rFonts w:ascii="Times New Roman" w:eastAsia="Times New Roman" w:hAnsi="Times New Roman" w:cs="Times New Roman"/>
          <w:i/>
          <w:iCs/>
          <w:sz w:val="24"/>
          <w:szCs w:val="24"/>
          <w:rPrChange w:id="284" w:author="Diana Alexandra Pazmiño Jaramillo" w:date="2025-11-22T13:29:00Z">
            <w:rPr>
              <w:rFonts w:ascii="Times New Roman" w:eastAsia="Times New Roman" w:hAnsi="Times New Roman" w:cs="Times New Roman"/>
              <w:sz w:val="24"/>
              <w:szCs w:val="24"/>
            </w:rPr>
          </w:rPrChange>
        </w:rPr>
        <w:t>Thalassiosira</w:t>
      </w:r>
      <w:proofErr w:type="spellEnd"/>
      <w:r w:rsidR="00202C10" w:rsidRPr="009F0476">
        <w:rPr>
          <w:rFonts w:ascii="Times New Roman" w:eastAsia="Times New Roman" w:hAnsi="Times New Roman" w:cs="Times New Roman"/>
          <w:i/>
          <w:iCs/>
          <w:sz w:val="24"/>
          <w:szCs w:val="24"/>
          <w:rPrChange w:id="285" w:author="Diana Alexandra Pazmiño Jaramillo" w:date="2025-11-22T13:29:00Z">
            <w:rPr>
              <w:rFonts w:ascii="Times New Roman" w:eastAsia="Times New Roman" w:hAnsi="Times New Roman" w:cs="Times New Roman"/>
              <w:sz w:val="24"/>
              <w:szCs w:val="24"/>
            </w:rPr>
          </w:rPrChange>
        </w:rPr>
        <w:t xml:space="preserve"> </w:t>
      </w:r>
      <w:proofErr w:type="spellStart"/>
      <w:r w:rsidR="00202C10" w:rsidRPr="009F0476">
        <w:rPr>
          <w:rFonts w:ascii="Times New Roman" w:eastAsia="Times New Roman" w:hAnsi="Times New Roman" w:cs="Times New Roman"/>
          <w:i/>
          <w:iCs/>
          <w:sz w:val="24"/>
          <w:szCs w:val="24"/>
          <w:rPrChange w:id="286" w:author="Diana Alexandra Pazmiño Jaramillo" w:date="2025-11-22T13:29:00Z">
            <w:rPr>
              <w:rFonts w:ascii="Times New Roman" w:eastAsia="Times New Roman" w:hAnsi="Times New Roman" w:cs="Times New Roman"/>
              <w:sz w:val="24"/>
              <w:szCs w:val="24"/>
            </w:rPr>
          </w:rPrChange>
        </w:rPr>
        <w:t>nordenskioeldii</w:t>
      </w:r>
      <w:proofErr w:type="spellEnd"/>
      <w:r w:rsidR="00202C10" w:rsidRPr="009F0476">
        <w:rPr>
          <w:rFonts w:ascii="Times New Roman" w:eastAsia="Times New Roman" w:hAnsi="Times New Roman" w:cs="Times New Roman"/>
          <w:i/>
          <w:iCs/>
          <w:sz w:val="24"/>
          <w:szCs w:val="24"/>
          <w:rPrChange w:id="287" w:author="Diana Alexandra Pazmiño Jaramillo" w:date="2025-11-22T13:29:00Z">
            <w:rPr>
              <w:rFonts w:ascii="Times New Roman" w:eastAsia="Times New Roman" w:hAnsi="Times New Roman" w:cs="Times New Roman"/>
              <w:sz w:val="24"/>
              <w:szCs w:val="24"/>
            </w:rPr>
          </w:rPrChange>
        </w:rPr>
        <w:t xml:space="preserve">, </w:t>
      </w:r>
      <w:proofErr w:type="spellStart"/>
      <w:r w:rsidR="00202C10" w:rsidRPr="009F0476">
        <w:rPr>
          <w:rFonts w:ascii="Times New Roman" w:eastAsia="Times New Roman" w:hAnsi="Times New Roman" w:cs="Times New Roman"/>
          <w:i/>
          <w:iCs/>
          <w:sz w:val="24"/>
          <w:szCs w:val="24"/>
          <w:rPrChange w:id="288" w:author="Diana Alexandra Pazmiño Jaramillo" w:date="2025-11-22T13:29:00Z">
            <w:rPr>
              <w:rFonts w:ascii="Times New Roman" w:eastAsia="Times New Roman" w:hAnsi="Times New Roman" w:cs="Times New Roman"/>
              <w:sz w:val="24"/>
              <w:szCs w:val="24"/>
            </w:rPr>
          </w:rPrChange>
        </w:rPr>
        <w:t>Chaetoceros</w:t>
      </w:r>
      <w:proofErr w:type="spellEnd"/>
      <w:r w:rsidR="00202C10" w:rsidRPr="009F0476">
        <w:rPr>
          <w:rFonts w:ascii="Times New Roman" w:eastAsia="Times New Roman" w:hAnsi="Times New Roman" w:cs="Times New Roman"/>
          <w:i/>
          <w:iCs/>
          <w:sz w:val="24"/>
          <w:szCs w:val="24"/>
          <w:rPrChange w:id="289" w:author="Diana Alexandra Pazmiño Jaramillo" w:date="2025-11-22T13:29:00Z">
            <w:rPr>
              <w:rFonts w:ascii="Times New Roman" w:eastAsia="Times New Roman" w:hAnsi="Times New Roman" w:cs="Times New Roman"/>
              <w:sz w:val="24"/>
              <w:szCs w:val="24"/>
            </w:rPr>
          </w:rPrChange>
        </w:rPr>
        <w:t xml:space="preserve"> socialis</w:t>
      </w:r>
      <w:r w:rsidR="00202C10" w:rsidRPr="00202C10">
        <w:rPr>
          <w:rFonts w:ascii="Times New Roman" w:eastAsia="Times New Roman" w:hAnsi="Times New Roman" w:cs="Times New Roman"/>
          <w:sz w:val="24"/>
          <w:szCs w:val="24"/>
        </w:rPr>
        <w:t xml:space="preserve">) maintained day-associated patterns and light avoidance, whereas </w:t>
      </w:r>
      <w:proofErr w:type="spellStart"/>
      <w:r w:rsidR="00202C10" w:rsidRPr="009F0476">
        <w:rPr>
          <w:rFonts w:ascii="Times New Roman" w:eastAsia="Times New Roman" w:hAnsi="Times New Roman" w:cs="Times New Roman"/>
          <w:i/>
          <w:iCs/>
          <w:sz w:val="24"/>
          <w:szCs w:val="24"/>
          <w:rPrChange w:id="290" w:author="Diana Alexandra Pazmiño Jaramillo" w:date="2025-11-22T13:29:00Z">
            <w:rPr>
              <w:rFonts w:ascii="Times New Roman" w:eastAsia="Times New Roman" w:hAnsi="Times New Roman" w:cs="Times New Roman"/>
              <w:sz w:val="24"/>
              <w:szCs w:val="24"/>
            </w:rPr>
          </w:rPrChange>
        </w:rPr>
        <w:t>Heterocapsa</w:t>
      </w:r>
      <w:proofErr w:type="spellEnd"/>
      <w:r w:rsidR="00202C10" w:rsidRPr="009F0476">
        <w:rPr>
          <w:rFonts w:ascii="Times New Roman" w:eastAsia="Times New Roman" w:hAnsi="Times New Roman" w:cs="Times New Roman"/>
          <w:i/>
          <w:iCs/>
          <w:sz w:val="24"/>
          <w:szCs w:val="24"/>
          <w:rPrChange w:id="291" w:author="Diana Alexandra Pazmiño Jaramillo" w:date="2025-11-22T13:29:00Z">
            <w:rPr>
              <w:rFonts w:ascii="Times New Roman" w:eastAsia="Times New Roman" w:hAnsi="Times New Roman" w:cs="Times New Roman"/>
              <w:sz w:val="24"/>
              <w:szCs w:val="24"/>
            </w:rPr>
          </w:rPrChange>
        </w:rPr>
        <w:t xml:space="preserve"> </w:t>
      </w:r>
      <w:proofErr w:type="spellStart"/>
      <w:r w:rsidR="00202C10" w:rsidRPr="009F0476">
        <w:rPr>
          <w:rFonts w:ascii="Times New Roman" w:eastAsia="Times New Roman" w:hAnsi="Times New Roman" w:cs="Times New Roman"/>
          <w:i/>
          <w:iCs/>
          <w:sz w:val="24"/>
          <w:szCs w:val="24"/>
          <w:rPrChange w:id="292" w:author="Diana Alexandra Pazmiño Jaramillo" w:date="2025-11-22T13:29:00Z">
            <w:rPr>
              <w:rFonts w:ascii="Times New Roman" w:eastAsia="Times New Roman" w:hAnsi="Times New Roman" w:cs="Times New Roman"/>
              <w:sz w:val="24"/>
              <w:szCs w:val="24"/>
            </w:rPr>
          </w:rPrChange>
        </w:rPr>
        <w:t>rotundata</w:t>
      </w:r>
      <w:proofErr w:type="spellEnd"/>
      <w:r w:rsidR="00202C10" w:rsidRPr="00202C10">
        <w:rPr>
          <w:rFonts w:ascii="Times New Roman" w:eastAsia="Times New Roman" w:hAnsi="Times New Roman" w:cs="Times New Roman"/>
          <w:sz w:val="24"/>
          <w:szCs w:val="24"/>
        </w:rPr>
        <w:t xml:space="preserve"> (a dinoflagellate) was one of few phytoplankton showing nocturnal preference.</w:t>
      </w:r>
      <w:commentRangeEnd w:id="274"/>
      <w:r w:rsidR="0031230F">
        <w:rPr>
          <w:rStyle w:val="CommentReference"/>
        </w:rPr>
        <w:commentReference w:id="274"/>
      </w:r>
    </w:p>
    <w:p w14:paraId="1E030DA4" w14:textId="77777777" w:rsidR="001F418E" w:rsidRDefault="001F418E" w:rsidP="001F418E">
      <w:pPr>
        <w:contextualSpacing/>
        <w:rPr>
          <w:rFonts w:ascii="Times New Roman" w:eastAsia="Times New Roman" w:hAnsi="Times New Roman" w:cs="Times New Roman"/>
          <w:sz w:val="24"/>
          <w:szCs w:val="24"/>
        </w:rPr>
      </w:pPr>
    </w:p>
    <w:p w14:paraId="302065A4" w14:textId="453504B9" w:rsidR="00F65C18" w:rsidRPr="001F418E" w:rsidRDefault="00F33854" w:rsidP="001F418E">
      <w:pPr>
        <w:contextualSpacing/>
        <w:rPr>
          <w:rFonts w:ascii="Times New Roman" w:eastAsia="Times New Roman" w:hAnsi="Times New Roman" w:cs="Times New Roman"/>
          <w:sz w:val="24"/>
          <w:szCs w:val="24"/>
        </w:rPr>
      </w:pPr>
      <w:r w:rsidRPr="00A53347">
        <w:rPr>
          <w:rFonts w:ascii="Times New Roman" w:eastAsia="Times New Roman" w:hAnsi="Times New Roman" w:cs="Times New Roman"/>
          <w:b/>
          <w:bCs/>
          <w:sz w:val="24"/>
          <w:szCs w:val="24"/>
        </w:rPr>
        <w:t>4.2 Mechanisms driving taxon-specific responses</w:t>
      </w:r>
    </w:p>
    <w:p w14:paraId="24CC755D" w14:textId="77777777" w:rsidR="001E2973" w:rsidRDefault="00F33854" w:rsidP="001E2973">
      <w:pPr>
        <w:ind w:firstLine="720"/>
        <w:contextualSpacing/>
        <w:rPr>
          <w:ins w:id="293" w:author="Pedro Brandão" w:date="2025-11-04T16:23:00Z"/>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Both markers showed concordant patterns despite targeting different taxonomic groups, with sampling period and nighttime light treatment emerging as the primary drivers of community dissimilarity, consistent with the strong roles of diel light cycles in structuring marine communities (Stibor &amp; Stockenreiter, 2023; </w:t>
      </w:r>
      <w:proofErr w:type="spellStart"/>
      <w:r w:rsidRPr="00CA6081">
        <w:rPr>
          <w:rFonts w:ascii="Times New Roman" w:eastAsia="Times New Roman" w:hAnsi="Times New Roman" w:cs="Times New Roman"/>
          <w:sz w:val="24"/>
          <w:szCs w:val="24"/>
        </w:rPr>
        <w:t>Häfker</w:t>
      </w:r>
      <w:proofErr w:type="spellEnd"/>
      <w:r w:rsidRPr="00CA6081">
        <w:rPr>
          <w:rFonts w:ascii="Times New Roman" w:eastAsia="Times New Roman" w:hAnsi="Times New Roman" w:cs="Times New Roman"/>
          <w:sz w:val="24"/>
          <w:szCs w:val="24"/>
        </w:rPr>
        <w:t xml:space="preserve"> et al., 2022; Hobbs et al., 2021). However, the magnitude of light effects differed between markers: artificial light at night produced a larger effect size in vertebrates (0.278) compared to invertebrates (0.111), suggesting that vertebrates may be more responsive to artificial illumination than the broader eukaryotic community captured by COI. This </w:t>
      </w:r>
      <w:r w:rsidRPr="00CA6081">
        <w:rPr>
          <w:rFonts w:ascii="Times New Roman" w:eastAsia="Times New Roman" w:hAnsi="Times New Roman" w:cs="Times New Roman"/>
          <w:sz w:val="24"/>
          <w:szCs w:val="24"/>
        </w:rPr>
        <w:lastRenderedPageBreak/>
        <w:t>could reflect the visual ecology of fish, many of which possess well-developed eyes and rely heavily on visual cues for foraging, predator avoidance, and social behavior.</w:t>
      </w:r>
      <w:r w:rsidR="001F418E">
        <w:rPr>
          <w:rFonts w:ascii="Times New Roman" w:eastAsia="Times New Roman" w:hAnsi="Times New Roman" w:cs="Times New Roman"/>
          <w:sz w:val="24"/>
          <w:szCs w:val="24"/>
        </w:rPr>
        <w:t xml:space="preserve"> </w:t>
      </w:r>
    </w:p>
    <w:p w14:paraId="06EBB4C6" w14:textId="444BA381" w:rsidR="001F418E" w:rsidRDefault="00896694">
      <w:pPr>
        <w:ind w:firstLine="720"/>
        <w:contextualSpacing/>
        <w:rPr>
          <w:rFonts w:ascii="Times New Roman" w:eastAsia="Times New Roman" w:hAnsi="Times New Roman" w:cs="Times New Roman"/>
          <w:sz w:val="24"/>
          <w:szCs w:val="24"/>
        </w:rPr>
        <w:pPrChange w:id="294" w:author="Pedro Brandão" w:date="2025-11-04T16:22:00Z">
          <w:pPr>
            <w:contextualSpacing/>
          </w:pPr>
        </w:pPrChange>
      </w:pPr>
      <w:commentRangeStart w:id="295"/>
      <w:r w:rsidRPr="00896694">
        <w:rPr>
          <w:rFonts w:ascii="Times New Roman" w:eastAsia="Times New Roman" w:hAnsi="Times New Roman" w:cs="Times New Roman"/>
          <w:sz w:val="24"/>
          <w:szCs w:val="24"/>
        </w:rPr>
        <w:t xml:space="preserve">Extreme responders highlighted the binary nature of ALAN as an ecological filter. “Super-attractors” such as </w:t>
      </w:r>
      <w:r w:rsidRPr="009F0476">
        <w:rPr>
          <w:rFonts w:ascii="Times New Roman" w:eastAsia="Times New Roman" w:hAnsi="Times New Roman" w:cs="Times New Roman"/>
          <w:i/>
          <w:iCs/>
          <w:sz w:val="24"/>
          <w:szCs w:val="24"/>
          <w:rPrChange w:id="296" w:author="Diana Alexandra Pazmiño Jaramillo" w:date="2025-11-22T13:31:00Z">
            <w:rPr>
              <w:rFonts w:ascii="Times New Roman" w:eastAsia="Times New Roman" w:hAnsi="Times New Roman" w:cs="Times New Roman"/>
              <w:sz w:val="24"/>
              <w:szCs w:val="24"/>
            </w:rPr>
          </w:rPrChange>
        </w:rPr>
        <w:t xml:space="preserve">Phoca </w:t>
      </w:r>
      <w:proofErr w:type="spellStart"/>
      <w:r w:rsidRPr="009F0476">
        <w:rPr>
          <w:rFonts w:ascii="Times New Roman" w:eastAsia="Times New Roman" w:hAnsi="Times New Roman" w:cs="Times New Roman"/>
          <w:i/>
          <w:iCs/>
          <w:sz w:val="24"/>
          <w:szCs w:val="24"/>
          <w:rPrChange w:id="297" w:author="Diana Alexandra Pazmiño Jaramillo" w:date="2025-11-22T13:31:00Z">
            <w:rPr>
              <w:rFonts w:ascii="Times New Roman" w:eastAsia="Times New Roman" w:hAnsi="Times New Roman" w:cs="Times New Roman"/>
              <w:sz w:val="24"/>
              <w:szCs w:val="24"/>
            </w:rPr>
          </w:rPrChange>
        </w:rPr>
        <w:t>vitulina</w:t>
      </w:r>
      <w:proofErr w:type="spellEnd"/>
      <w:r w:rsidRPr="00896694">
        <w:rPr>
          <w:rFonts w:ascii="Times New Roman" w:eastAsia="Times New Roman" w:hAnsi="Times New Roman" w:cs="Times New Roman"/>
          <w:sz w:val="24"/>
          <w:szCs w:val="24"/>
        </w:rPr>
        <w:t xml:space="preserve">, </w:t>
      </w:r>
      <w:proofErr w:type="spellStart"/>
      <w:r w:rsidRPr="00896694">
        <w:rPr>
          <w:rFonts w:ascii="Times New Roman" w:eastAsia="Times New Roman" w:hAnsi="Times New Roman" w:cs="Times New Roman"/>
          <w:sz w:val="24"/>
          <w:szCs w:val="24"/>
        </w:rPr>
        <w:t>Bangiaceae</w:t>
      </w:r>
      <w:proofErr w:type="spellEnd"/>
      <w:r w:rsidRPr="00896694">
        <w:rPr>
          <w:rFonts w:ascii="Times New Roman" w:eastAsia="Times New Roman" w:hAnsi="Times New Roman" w:cs="Times New Roman"/>
          <w:sz w:val="24"/>
          <w:szCs w:val="24"/>
        </w:rPr>
        <w:t xml:space="preserve"> (79×), and </w:t>
      </w:r>
      <w:r w:rsidRPr="009F0476">
        <w:rPr>
          <w:rFonts w:ascii="Times New Roman" w:eastAsia="Times New Roman" w:hAnsi="Times New Roman" w:cs="Times New Roman"/>
          <w:i/>
          <w:iCs/>
          <w:sz w:val="24"/>
          <w:szCs w:val="24"/>
          <w:rPrChange w:id="298" w:author="Diana Alexandra Pazmiño Jaramillo" w:date="2025-11-22T13:31:00Z">
            <w:rPr>
              <w:rFonts w:ascii="Times New Roman" w:eastAsia="Times New Roman" w:hAnsi="Times New Roman" w:cs="Times New Roman"/>
              <w:sz w:val="24"/>
              <w:szCs w:val="24"/>
            </w:rPr>
          </w:rPrChange>
        </w:rPr>
        <w:t xml:space="preserve">Nereis </w:t>
      </w:r>
      <w:proofErr w:type="spellStart"/>
      <w:r w:rsidRPr="009F0476">
        <w:rPr>
          <w:rFonts w:ascii="Times New Roman" w:eastAsia="Times New Roman" w:hAnsi="Times New Roman" w:cs="Times New Roman"/>
          <w:i/>
          <w:iCs/>
          <w:sz w:val="24"/>
          <w:szCs w:val="24"/>
          <w:rPrChange w:id="299" w:author="Diana Alexandra Pazmiño Jaramillo" w:date="2025-11-22T13:31:00Z">
            <w:rPr>
              <w:rFonts w:ascii="Times New Roman" w:eastAsia="Times New Roman" w:hAnsi="Times New Roman" w:cs="Times New Roman"/>
              <w:sz w:val="24"/>
              <w:szCs w:val="24"/>
            </w:rPr>
          </w:rPrChange>
        </w:rPr>
        <w:t>vexillosa</w:t>
      </w:r>
      <w:proofErr w:type="spellEnd"/>
      <w:r w:rsidRPr="00896694">
        <w:rPr>
          <w:rFonts w:ascii="Times New Roman" w:eastAsia="Times New Roman" w:hAnsi="Times New Roman" w:cs="Times New Roman"/>
          <w:sz w:val="24"/>
          <w:szCs w:val="24"/>
        </w:rPr>
        <w:t xml:space="preserve"> (52×) occurred almost exclusively under lighted conditions, while “super-avoiders” including </w:t>
      </w:r>
      <w:proofErr w:type="spellStart"/>
      <w:r w:rsidRPr="009F0476">
        <w:rPr>
          <w:rFonts w:ascii="Times New Roman" w:eastAsia="Times New Roman" w:hAnsi="Times New Roman" w:cs="Times New Roman"/>
          <w:i/>
          <w:iCs/>
          <w:sz w:val="24"/>
          <w:szCs w:val="24"/>
          <w:rPrChange w:id="300" w:author="Diana Alexandra Pazmiño Jaramillo" w:date="2025-11-22T13:31:00Z">
            <w:rPr>
              <w:rFonts w:ascii="Times New Roman" w:eastAsia="Times New Roman" w:hAnsi="Times New Roman" w:cs="Times New Roman"/>
              <w:sz w:val="24"/>
              <w:szCs w:val="24"/>
            </w:rPr>
          </w:rPrChange>
        </w:rPr>
        <w:t>Hecatonema</w:t>
      </w:r>
      <w:proofErr w:type="spellEnd"/>
      <w:r w:rsidRPr="00896694">
        <w:rPr>
          <w:rFonts w:ascii="Times New Roman" w:eastAsia="Times New Roman" w:hAnsi="Times New Roman" w:cs="Times New Roman"/>
          <w:sz w:val="24"/>
          <w:szCs w:val="24"/>
        </w:rPr>
        <w:t xml:space="preserve"> (143,779× lower under light), </w:t>
      </w:r>
      <w:proofErr w:type="spellStart"/>
      <w:r w:rsidRPr="009F0476">
        <w:rPr>
          <w:rFonts w:ascii="Times New Roman" w:eastAsia="Times New Roman" w:hAnsi="Times New Roman" w:cs="Times New Roman"/>
          <w:i/>
          <w:iCs/>
          <w:sz w:val="24"/>
          <w:szCs w:val="24"/>
          <w:rPrChange w:id="301" w:author="Diana Alexandra Pazmiño Jaramillo" w:date="2025-11-22T13:31:00Z">
            <w:rPr>
              <w:rFonts w:ascii="Times New Roman" w:eastAsia="Times New Roman" w:hAnsi="Times New Roman" w:cs="Times New Roman"/>
              <w:sz w:val="24"/>
              <w:szCs w:val="24"/>
            </w:rPr>
          </w:rPrChange>
        </w:rPr>
        <w:t>Mitrocomella</w:t>
      </w:r>
      <w:proofErr w:type="spellEnd"/>
      <w:r w:rsidRPr="00896694">
        <w:rPr>
          <w:rFonts w:ascii="Times New Roman" w:eastAsia="Times New Roman" w:hAnsi="Times New Roman" w:cs="Times New Roman"/>
          <w:sz w:val="24"/>
          <w:szCs w:val="24"/>
        </w:rPr>
        <w:t xml:space="preserve"> (119,437×), and </w:t>
      </w:r>
      <w:proofErr w:type="spellStart"/>
      <w:r w:rsidRPr="009F0476">
        <w:rPr>
          <w:rFonts w:ascii="Times New Roman" w:eastAsia="Times New Roman" w:hAnsi="Times New Roman" w:cs="Times New Roman"/>
          <w:i/>
          <w:iCs/>
          <w:sz w:val="24"/>
          <w:szCs w:val="24"/>
          <w:rPrChange w:id="302" w:author="Diana Alexandra Pazmiño Jaramillo" w:date="2025-11-22T13:31:00Z">
            <w:rPr>
              <w:rFonts w:ascii="Times New Roman" w:eastAsia="Times New Roman" w:hAnsi="Times New Roman" w:cs="Times New Roman"/>
              <w:sz w:val="24"/>
              <w:szCs w:val="24"/>
            </w:rPr>
          </w:rPrChange>
        </w:rPr>
        <w:t>Gracilariopsis</w:t>
      </w:r>
      <w:proofErr w:type="spellEnd"/>
      <w:r w:rsidRPr="00896694">
        <w:rPr>
          <w:rFonts w:ascii="Times New Roman" w:eastAsia="Times New Roman" w:hAnsi="Times New Roman" w:cs="Times New Roman"/>
          <w:sz w:val="24"/>
          <w:szCs w:val="24"/>
        </w:rPr>
        <w:t xml:space="preserve"> (66,196×) were entirely absent from illuminated samples. These patterns collectively show that artificial light drives both vertical and horizontal partitioning of communities into light-tolerant and light-sensitive assemblages, restructuring trophic interactions and community composition at fine spatial and temporal scales.</w:t>
      </w:r>
      <w:commentRangeEnd w:id="295"/>
      <w:r w:rsidR="00952B41">
        <w:rPr>
          <w:rStyle w:val="CommentReference"/>
        </w:rPr>
        <w:commentReference w:id="295"/>
      </w:r>
    </w:p>
    <w:p w14:paraId="53656E79" w14:textId="77777777" w:rsidR="00DE16D6" w:rsidRPr="00CA6081" w:rsidRDefault="00DE16D6" w:rsidP="00F3703A">
      <w:pPr>
        <w:contextualSpacing/>
        <w:rPr>
          <w:rFonts w:ascii="Times New Roman" w:eastAsia="Times New Roman" w:hAnsi="Times New Roman" w:cs="Times New Roman"/>
          <w:sz w:val="24"/>
          <w:szCs w:val="24"/>
        </w:rPr>
      </w:pPr>
    </w:p>
    <w:p w14:paraId="5855868D" w14:textId="77777777" w:rsidR="00F65C18" w:rsidRPr="00A53347"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4.3 Temporal dynamics and eDNA dynamics</w:t>
      </w:r>
    </w:p>
    <w:p w14:paraId="6417AC22" w14:textId="673E1721" w:rsidR="00F65C18" w:rsidRPr="00CA6081" w:rsidRDefault="00F33854">
      <w:pPr>
        <w:ind w:firstLine="720"/>
        <w:contextualSpacing/>
        <w:rPr>
          <w:rFonts w:ascii="Times New Roman" w:eastAsia="Times New Roman" w:hAnsi="Times New Roman" w:cs="Times New Roman"/>
          <w:sz w:val="24"/>
          <w:szCs w:val="24"/>
        </w:rPr>
        <w:pPrChange w:id="303" w:author="Pedro Brandão" w:date="2025-11-04T16:23:00Z">
          <w:pPr>
            <w:contextualSpacing/>
          </w:pPr>
        </w:pPrChange>
      </w:pPr>
      <w:r w:rsidRPr="00CA6081">
        <w:rPr>
          <w:rFonts w:ascii="Times New Roman" w:eastAsia="Times New Roman" w:hAnsi="Times New Roman" w:cs="Times New Roman"/>
          <w:sz w:val="24"/>
          <w:szCs w:val="24"/>
        </w:rPr>
        <w:t>A key finding of this study is that eDNA metabarcoding detected community compositional shifts within just 30 minutes</w:t>
      </w:r>
      <w:r w:rsidR="00202C10">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 xml:space="preserve">the interval between our night-light and night-no-light sampling periods. This temporal resolution is unprecedented for multi-species community assessments and demonstrates that eDNA can capture rapid, transient ecological dynamics in nearshore environments. Previous studies have documented diel patterns in fish communities using eDNA (Easson et al., 2020; Govindarajan et al., 2021, 2023; Canals et al., 2021; Feng et al., 2022; </w:t>
      </w:r>
      <w:proofErr w:type="spellStart"/>
      <w:r w:rsidRPr="00CA6081">
        <w:rPr>
          <w:rFonts w:ascii="Times New Roman" w:eastAsia="Times New Roman" w:hAnsi="Times New Roman" w:cs="Times New Roman"/>
          <w:sz w:val="24"/>
          <w:szCs w:val="24"/>
        </w:rPr>
        <w:t>Trenkel</w:t>
      </w:r>
      <w:proofErr w:type="spellEnd"/>
      <w:r w:rsidRPr="00CA6081">
        <w:rPr>
          <w:rFonts w:ascii="Times New Roman" w:eastAsia="Times New Roman" w:hAnsi="Times New Roman" w:cs="Times New Roman"/>
          <w:sz w:val="24"/>
          <w:szCs w:val="24"/>
        </w:rPr>
        <w:t xml:space="preserve"> et al., 2025), but most sampled at coarser temporal intervals (hours to days) and focused primarily on vertical migration in deeper waters. Our results extend these findings to shallow nearshore systems where </w:t>
      </w:r>
      <w:del w:id="304" w:author="Pedro Brandão" w:date="2025-11-04T16:24:00Z">
        <w:r w:rsidRPr="00CA6081" w:rsidDel="001E2973">
          <w:rPr>
            <w:rFonts w:ascii="Times New Roman" w:eastAsia="Times New Roman" w:hAnsi="Times New Roman" w:cs="Times New Roman"/>
            <w:sz w:val="24"/>
            <w:szCs w:val="24"/>
          </w:rPr>
          <w:delText>behavioural</w:delText>
        </w:r>
      </w:del>
      <w:ins w:id="305" w:author="Pedro Brandão" w:date="2025-11-04T16:24:00Z">
        <w:r w:rsidR="001E2973" w:rsidRPr="00CA6081">
          <w:rPr>
            <w:rFonts w:ascii="Times New Roman" w:eastAsia="Times New Roman" w:hAnsi="Times New Roman" w:cs="Times New Roman"/>
            <w:sz w:val="24"/>
            <w:szCs w:val="24"/>
          </w:rPr>
          <w:t>behavioral</w:t>
        </w:r>
      </w:ins>
      <w:r w:rsidRPr="00CA6081">
        <w:rPr>
          <w:rFonts w:ascii="Times New Roman" w:eastAsia="Times New Roman" w:hAnsi="Times New Roman" w:cs="Times New Roman"/>
          <w:sz w:val="24"/>
          <w:szCs w:val="24"/>
        </w:rPr>
        <w:t xml:space="preserve"> responses occur over meters rather than tens or hundreds of meters.  </w:t>
      </w:r>
    </w:p>
    <w:p w14:paraId="7B33772E" w14:textId="77777777" w:rsidR="00F65C18" w:rsidRPr="00CA6081" w:rsidRDefault="00F33854">
      <w:pPr>
        <w:ind w:firstLine="720"/>
        <w:contextualSpacing/>
        <w:rPr>
          <w:rFonts w:ascii="Times New Roman" w:eastAsia="Times New Roman" w:hAnsi="Times New Roman" w:cs="Times New Roman"/>
          <w:sz w:val="24"/>
          <w:szCs w:val="24"/>
        </w:rPr>
        <w:pPrChange w:id="306" w:author="Pedro Brandão" w:date="2025-11-04T16:23:00Z">
          <w:pPr>
            <w:contextualSpacing/>
          </w:pPr>
        </w:pPrChange>
      </w:pPr>
      <w:r w:rsidRPr="00CA6081">
        <w:rPr>
          <w:rFonts w:ascii="Times New Roman" w:eastAsia="Times New Roman" w:hAnsi="Times New Roman" w:cs="Times New Roman"/>
          <w:sz w:val="24"/>
          <w:szCs w:val="24"/>
        </w:rPr>
        <w:t xml:space="preserve">The ability to resolve 30-minute changes indicates that eDNA turnover in our study site is rapid enough to track behavioral shifts in near real-time. Given that eDNA half-lives in dynamic </w:t>
      </w:r>
      <w:commentRangeStart w:id="307"/>
      <w:r w:rsidRPr="00CA6081">
        <w:rPr>
          <w:rFonts w:ascii="Times New Roman" w:eastAsia="Times New Roman" w:hAnsi="Times New Roman" w:cs="Times New Roman"/>
          <w:sz w:val="24"/>
          <w:szCs w:val="24"/>
        </w:rPr>
        <w:lastRenderedPageBreak/>
        <w:t xml:space="preserve">nearshore systems are approximately 4-6 hours (Brandão-Dias et al., 2025), organisms that alter their vertical positioning or surface activity in response to light will quickly produce detectable changes in the eDNA pool. This rapid turnover means that in situ DNA production generally outweighs lagged or advected </w:t>
      </w:r>
      <w:proofErr w:type="gramStart"/>
      <w:r w:rsidRPr="00CA6081">
        <w:rPr>
          <w:rFonts w:ascii="Times New Roman" w:eastAsia="Times New Roman" w:hAnsi="Times New Roman" w:cs="Times New Roman"/>
          <w:sz w:val="24"/>
          <w:szCs w:val="24"/>
        </w:rPr>
        <w:t>DNA, and</w:t>
      </w:r>
      <w:proofErr w:type="gramEnd"/>
      <w:r w:rsidRPr="00CA6081">
        <w:rPr>
          <w:rFonts w:ascii="Times New Roman" w:eastAsia="Times New Roman" w:hAnsi="Times New Roman" w:cs="Times New Roman"/>
          <w:sz w:val="24"/>
          <w:szCs w:val="24"/>
        </w:rPr>
        <w:t xml:space="preserve"> recovered eDNA is largely endogenous to the sampled area (O'Donnell et al., 2017; Kelly et al., 2018; Lamy et al., 2021).</w:t>
      </w:r>
      <w:commentRangeEnd w:id="307"/>
      <w:r w:rsidR="001E2973" w:rsidRPr="00CA6081">
        <w:rPr>
          <w:rStyle w:val="CommentReference"/>
          <w:rFonts w:ascii="Times New Roman" w:eastAsia="Times New Roman" w:hAnsi="Times New Roman" w:cs="Times New Roman"/>
          <w:sz w:val="24"/>
          <w:szCs w:val="24"/>
        </w:rPr>
        <w:commentReference w:id="307"/>
      </w:r>
    </w:p>
    <w:p w14:paraId="00700FF5" w14:textId="5B83E1A1" w:rsidR="00F65C18" w:rsidRPr="00CA6081" w:rsidRDefault="00F33854" w:rsidP="00DE16D6">
      <w:pPr>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However, an important open question is whether these community shifts persist after illumination ceases. Our experimental design, with a 30-minute pre-illumination period followed by eDNA sampling, primarily captured acute behavioral responses. Organisms aggregated by light might linger after illumination ends, and avoidance behaviors may not immediately reverse, implying that eDNA signals could outlast the lighting stimulus itself. Conversely, if organisms rapidly disperse or resume normal activity patterns once light is removed, the community composition should return to baseline within a few hours as residual DNA degrades. Determining the duration of light-induced community restructuring</w:t>
      </w:r>
      <w:r w:rsidR="00A53347">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and whether repeated or chronic exposure produces longer-lasting changes</w:t>
      </w:r>
      <w:r w:rsidR="00A53347">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 xml:space="preserve">represents an important direction for future diel and ALAN studies. </w:t>
      </w:r>
    </w:p>
    <w:p w14:paraId="6620E160" w14:textId="77777777" w:rsidR="00F65C18" w:rsidRPr="00A53347"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4.4 Methodological considerations and limitations</w:t>
      </w:r>
    </w:p>
    <w:p w14:paraId="167302A2" w14:textId="71BBD81E" w:rsidR="00F65C18" w:rsidRPr="00CA6081" w:rsidRDefault="00F33854">
      <w:pPr>
        <w:ind w:firstLine="720"/>
        <w:contextualSpacing/>
        <w:rPr>
          <w:rFonts w:ascii="Times New Roman" w:eastAsia="Times New Roman" w:hAnsi="Times New Roman" w:cs="Times New Roman"/>
          <w:sz w:val="24"/>
          <w:szCs w:val="24"/>
        </w:rPr>
        <w:pPrChange w:id="308" w:author="Pedro Brandão" w:date="2025-11-04T16:23:00Z">
          <w:pPr>
            <w:contextualSpacing/>
          </w:pPr>
        </w:pPrChange>
      </w:pPr>
      <w:r w:rsidRPr="00CA6081">
        <w:rPr>
          <w:rFonts w:ascii="Times New Roman" w:eastAsia="Times New Roman" w:hAnsi="Times New Roman" w:cs="Times New Roman"/>
          <w:sz w:val="24"/>
          <w:szCs w:val="24"/>
        </w:rPr>
        <w:t>eDNA metabarcoding provided a non-invasive window into diel and light-driven dynamics, circumventing many of the biases inherent of direct observational methods (Beng &amp; Corlett, 2020). Unlike diver surveys, underwater video, or light traps</w:t>
      </w:r>
      <w:r w:rsidR="00A53347">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which introduce disturbance, require illumination for observation, or may artificially attract organisms</w:t>
      </w:r>
      <w:r w:rsidR="00A53347">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 xml:space="preserve">eDNA sampling detects molecular traces shed into the environment without directly altering the processes under investigation. This makes eDNA particularly well suited to capture subtle, fine-scale community </w:t>
      </w:r>
      <w:r w:rsidRPr="00CA6081">
        <w:rPr>
          <w:rFonts w:ascii="Times New Roman" w:eastAsia="Times New Roman" w:hAnsi="Times New Roman" w:cs="Times New Roman"/>
          <w:sz w:val="24"/>
          <w:szCs w:val="24"/>
        </w:rPr>
        <w:lastRenderedPageBreak/>
        <w:t>shifts in response to light regimes (</w:t>
      </w:r>
      <w:proofErr w:type="spellStart"/>
      <w:r w:rsidRPr="00CA6081">
        <w:rPr>
          <w:rFonts w:ascii="Times New Roman" w:eastAsia="Times New Roman" w:hAnsi="Times New Roman" w:cs="Times New Roman"/>
          <w:sz w:val="24"/>
          <w:szCs w:val="24"/>
        </w:rPr>
        <w:t>Trenkel</w:t>
      </w:r>
      <w:proofErr w:type="spellEnd"/>
      <w:r w:rsidRPr="00CA6081">
        <w:rPr>
          <w:rFonts w:ascii="Times New Roman" w:eastAsia="Times New Roman" w:hAnsi="Times New Roman" w:cs="Times New Roman"/>
          <w:sz w:val="24"/>
          <w:szCs w:val="24"/>
        </w:rPr>
        <w:t xml:space="preserve"> et al., 2025), as organisms are not disturbed or influenced by the sampling process itself.</w:t>
      </w:r>
    </w:p>
    <w:p w14:paraId="25C45E30" w14:textId="7C9319BF" w:rsidR="001E2973" w:rsidRDefault="00F33854" w:rsidP="00DE16D6">
      <w:pPr>
        <w:ind w:firstLine="720"/>
        <w:rPr>
          <w:ins w:id="309" w:author="Pedro Brandão" w:date="2025-11-04T16:27:00Z"/>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Nevertheless, several methodological caveats </w:t>
      </w:r>
      <w:del w:id="310" w:author="Ryan Kelly" w:date="2025-11-25T11:52:00Z">
        <w:r w:rsidRPr="00CA6081" w:rsidDel="00F35227">
          <w:rPr>
            <w:rFonts w:ascii="Times New Roman" w:eastAsia="Times New Roman" w:hAnsi="Times New Roman" w:cs="Times New Roman"/>
            <w:sz w:val="24"/>
            <w:szCs w:val="24"/>
          </w:rPr>
          <w:delText>must be acknowledged</w:delText>
        </w:r>
      </w:del>
      <w:ins w:id="311" w:author="Ryan Kelly" w:date="2025-11-25T11:52:00Z">
        <w:r w:rsidR="00F35227">
          <w:rPr>
            <w:rFonts w:ascii="Times New Roman" w:eastAsia="Times New Roman" w:hAnsi="Times New Roman" w:cs="Times New Roman"/>
            <w:sz w:val="24"/>
            <w:szCs w:val="24"/>
          </w:rPr>
          <w:t>remain</w:t>
        </w:r>
      </w:ins>
      <w:r w:rsidRPr="00CA6081">
        <w:rPr>
          <w:rFonts w:ascii="Times New Roman" w:eastAsia="Times New Roman" w:hAnsi="Times New Roman" w:cs="Times New Roman"/>
          <w:sz w:val="24"/>
          <w:szCs w:val="24"/>
        </w:rPr>
        <w:t>. First,</w:t>
      </w:r>
      <w:ins w:id="312" w:author="Ryan Kelly" w:date="2025-11-25T11:53:00Z">
        <w:r w:rsidR="005F57DC">
          <w:rPr>
            <w:rFonts w:ascii="Times New Roman" w:eastAsia="Times New Roman" w:hAnsi="Times New Roman" w:cs="Times New Roman"/>
            <w:sz w:val="24"/>
            <w:szCs w:val="24"/>
          </w:rPr>
          <w:t xml:space="preserve"> </w:t>
        </w:r>
      </w:ins>
      <w:del w:id="313" w:author="Ryan Kelly" w:date="2025-11-25T11:53:00Z">
        <w:r w:rsidRPr="00CA6081" w:rsidDel="005F57DC">
          <w:rPr>
            <w:rFonts w:ascii="Times New Roman" w:eastAsia="Times New Roman" w:hAnsi="Times New Roman" w:cs="Times New Roman"/>
            <w:sz w:val="24"/>
            <w:szCs w:val="24"/>
          </w:rPr>
          <w:delText xml:space="preserve"> eDNA primarily reflects </w:delText>
        </w:r>
      </w:del>
      <w:del w:id="314" w:author="Ryan Kelly" w:date="2025-11-25T11:52:00Z">
        <w:r w:rsidRPr="00CA6081" w:rsidDel="005F57DC">
          <w:rPr>
            <w:rFonts w:ascii="Times New Roman" w:eastAsia="Times New Roman" w:hAnsi="Times New Roman" w:cs="Times New Roman"/>
            <w:sz w:val="24"/>
            <w:szCs w:val="24"/>
          </w:rPr>
          <w:delText xml:space="preserve">species presence and activity rather than true abundance, owing to </w:delText>
        </w:r>
      </w:del>
      <w:r w:rsidRPr="00CA6081">
        <w:rPr>
          <w:rFonts w:ascii="Times New Roman" w:eastAsia="Times New Roman" w:hAnsi="Times New Roman" w:cs="Times New Roman"/>
          <w:sz w:val="24"/>
          <w:szCs w:val="24"/>
        </w:rPr>
        <w:t xml:space="preserve">taxon-specific variation in DNA shedding and degradation rates </w:t>
      </w:r>
      <w:ins w:id="315" w:author="Ryan Kelly" w:date="2025-11-25T11:53:00Z">
        <w:r w:rsidR="005F57DC" w:rsidRPr="00CA6081">
          <w:rPr>
            <w:rFonts w:ascii="Times New Roman" w:eastAsia="Times New Roman" w:hAnsi="Times New Roman" w:cs="Times New Roman"/>
            <w:sz w:val="24"/>
            <w:szCs w:val="24"/>
          </w:rPr>
          <w:t xml:space="preserve">mean that eDNA concentration may not scale linearly with organism biomass </w:t>
        </w:r>
      </w:ins>
      <w:r w:rsidRPr="00CA6081">
        <w:rPr>
          <w:rFonts w:ascii="Times New Roman" w:eastAsia="Times New Roman" w:hAnsi="Times New Roman" w:cs="Times New Roman"/>
          <w:sz w:val="24"/>
          <w:szCs w:val="24"/>
        </w:rPr>
        <w:t>(Beng &amp; Corlett, 2020)</w:t>
      </w:r>
      <w:ins w:id="316" w:author="Ryan Kelly" w:date="2025-11-25T11:53:00Z">
        <w:r w:rsidR="005F57DC">
          <w:rPr>
            <w:rFonts w:ascii="Times New Roman" w:eastAsia="Times New Roman" w:hAnsi="Times New Roman" w:cs="Times New Roman"/>
            <w:sz w:val="24"/>
            <w:szCs w:val="24"/>
          </w:rPr>
          <w:t>, particularly given that</w:t>
        </w:r>
      </w:ins>
      <w:del w:id="317" w:author="Ryan Kelly" w:date="2025-11-25T11:53:00Z">
        <w:r w:rsidRPr="00CA6081" w:rsidDel="005F57DC">
          <w:rPr>
            <w:rFonts w:ascii="Times New Roman" w:eastAsia="Times New Roman" w:hAnsi="Times New Roman" w:cs="Times New Roman"/>
            <w:sz w:val="24"/>
            <w:szCs w:val="24"/>
          </w:rPr>
          <w:delText>.</w:delText>
        </w:r>
      </w:del>
      <w:r w:rsidRPr="00CA6081">
        <w:rPr>
          <w:rFonts w:ascii="Times New Roman" w:eastAsia="Times New Roman" w:hAnsi="Times New Roman" w:cs="Times New Roman"/>
          <w:sz w:val="24"/>
          <w:szCs w:val="24"/>
        </w:rPr>
        <w:t xml:space="preserve"> </w:t>
      </w:r>
      <w:ins w:id="318" w:author="Ryan Kelly" w:date="2025-11-25T11:53:00Z">
        <w:r w:rsidR="00104425">
          <w:rPr>
            <w:rFonts w:ascii="Times New Roman" w:eastAsia="Times New Roman" w:hAnsi="Times New Roman" w:cs="Times New Roman"/>
            <w:sz w:val="24"/>
            <w:szCs w:val="24"/>
          </w:rPr>
          <w:t>f</w:t>
        </w:r>
      </w:ins>
      <w:del w:id="319" w:author="Ryan Kelly" w:date="2025-11-25T11:53:00Z">
        <w:r w:rsidRPr="00CA6081" w:rsidDel="00104425">
          <w:rPr>
            <w:rFonts w:ascii="Times New Roman" w:eastAsia="Times New Roman" w:hAnsi="Times New Roman" w:cs="Times New Roman"/>
            <w:sz w:val="24"/>
            <w:szCs w:val="24"/>
          </w:rPr>
          <w:delText>F</w:delText>
        </w:r>
      </w:del>
      <w:r w:rsidRPr="00CA6081">
        <w:rPr>
          <w:rFonts w:ascii="Times New Roman" w:eastAsia="Times New Roman" w:hAnsi="Times New Roman" w:cs="Times New Roman"/>
          <w:sz w:val="24"/>
          <w:szCs w:val="24"/>
        </w:rPr>
        <w:t>actors such as body size, physiology, metabolic rates, stress, temperature, and life stage influence shedding intensity (</w:t>
      </w:r>
      <w:proofErr w:type="spellStart"/>
      <w:r w:rsidRPr="00CA6081">
        <w:rPr>
          <w:rFonts w:ascii="Times New Roman" w:eastAsia="Times New Roman" w:hAnsi="Times New Roman" w:cs="Times New Roman"/>
          <w:sz w:val="24"/>
          <w:szCs w:val="24"/>
        </w:rPr>
        <w:t>Sassoubre</w:t>
      </w:r>
      <w:proofErr w:type="spellEnd"/>
      <w:r w:rsidRPr="00CA6081">
        <w:rPr>
          <w:rFonts w:ascii="Times New Roman" w:eastAsia="Times New Roman" w:hAnsi="Times New Roman" w:cs="Times New Roman"/>
          <w:sz w:val="24"/>
          <w:szCs w:val="24"/>
        </w:rPr>
        <w:t xml:space="preserve"> et al., 2016; Jo et al., 2020),</w:t>
      </w:r>
      <w:del w:id="320" w:author="Ryan Kelly" w:date="2025-11-25T11:53:00Z">
        <w:r w:rsidRPr="00CA6081" w:rsidDel="005F57DC">
          <w:rPr>
            <w:rFonts w:ascii="Times New Roman" w:eastAsia="Times New Roman" w:hAnsi="Times New Roman" w:cs="Times New Roman"/>
            <w:sz w:val="24"/>
            <w:szCs w:val="24"/>
          </w:rPr>
          <w:delText xml:space="preserve"> meaning that eDNA concentration may not scale linearly with organism biomass</w:delText>
        </w:r>
      </w:del>
      <w:r w:rsidRPr="00CA6081">
        <w:rPr>
          <w:rFonts w:ascii="Times New Roman" w:eastAsia="Times New Roman" w:hAnsi="Times New Roman" w:cs="Times New Roman"/>
          <w:sz w:val="24"/>
          <w:szCs w:val="24"/>
        </w:rPr>
        <w:t>. For example, stressed or actively feeding organisms may shed more DNA than quiescent individuals of the same species, potentially amplifying their signal beyond their numerical abundance. Similarly, organisms with high metabolic rates or those undergoing molting, spawning, or other physiological events may contribute disproportionately to the eDNA pool.</w:t>
      </w:r>
    </w:p>
    <w:p w14:paraId="4AFE377D" w14:textId="77777777" w:rsidR="001E2973" w:rsidRDefault="00F33854" w:rsidP="00DE16D6">
      <w:pPr>
        <w:ind w:firstLine="720"/>
        <w:rPr>
          <w:ins w:id="321" w:author="Pedro Brandão" w:date="2025-11-04T16:28:00Z"/>
          <w:rFonts w:ascii="Times New Roman" w:eastAsia="Times New Roman" w:hAnsi="Times New Roman" w:cs="Times New Roman"/>
          <w:sz w:val="24"/>
          <w:szCs w:val="24"/>
        </w:rPr>
      </w:pPr>
      <w:del w:id="322" w:author="Pedro Brandão" w:date="2025-11-04T16:27:00Z">
        <w:r w:rsidRPr="00CA6081" w:rsidDel="001E2973">
          <w:rPr>
            <w:rFonts w:ascii="Times New Roman" w:eastAsia="Times New Roman" w:hAnsi="Times New Roman" w:cs="Times New Roman"/>
            <w:sz w:val="24"/>
            <w:szCs w:val="24"/>
          </w:rPr>
          <w:delText xml:space="preserve"> </w:delText>
        </w:r>
      </w:del>
      <w:r w:rsidRPr="00CA6081">
        <w:rPr>
          <w:rFonts w:ascii="Times New Roman" w:eastAsia="Times New Roman" w:hAnsi="Times New Roman" w:cs="Times New Roman"/>
          <w:sz w:val="24"/>
          <w:szCs w:val="24"/>
        </w:rPr>
        <w:t>Second, hydrodynamic transport can displace eDNA away from its source, potentially blurring fine-scale temporal signals. Advection and diffusion can redistribute DNA over tens to hundreds of meters or even several kilometers in some systems (Murakami et al., 2019; Ely et al., 2021; Ellis et al., 2022; Shea et al., 2022; Xiong et al., 2025). However, rapid degradation in dynamic nearshore environments (Brandão-Dias et al., 2025) and evidence of diel fish redistribution captured by eDNA (</w:t>
      </w:r>
      <w:proofErr w:type="spellStart"/>
      <w:r w:rsidRPr="00CA6081">
        <w:rPr>
          <w:rFonts w:ascii="Times New Roman" w:eastAsia="Times New Roman" w:hAnsi="Times New Roman" w:cs="Times New Roman"/>
          <w:sz w:val="24"/>
          <w:szCs w:val="24"/>
        </w:rPr>
        <w:t>Trenkel</w:t>
      </w:r>
      <w:proofErr w:type="spellEnd"/>
      <w:r w:rsidRPr="00CA6081">
        <w:rPr>
          <w:rFonts w:ascii="Times New Roman" w:eastAsia="Times New Roman" w:hAnsi="Times New Roman" w:cs="Times New Roman"/>
          <w:sz w:val="24"/>
          <w:szCs w:val="24"/>
        </w:rPr>
        <w:t xml:space="preserve"> et al., 2025) suggest that most signals in this study likely originated locally. At the shallow depth of our study site (~4 m), classical deep-water vertical migrations are improbable. Instead, the observed diel differences likely stem from light-mediated behavioral changes among benthic, demersal, and shallow pelagic taxa that alter their positioning over just a few meters of the water column (Berge et al., 2020). </w:t>
      </w:r>
    </w:p>
    <w:p w14:paraId="3C48B04F" w14:textId="77777777" w:rsidR="001E2973" w:rsidDel="003B3078" w:rsidRDefault="00F33854" w:rsidP="00DE16D6">
      <w:pPr>
        <w:ind w:firstLine="720"/>
        <w:rPr>
          <w:ins w:id="323" w:author="Pedro Brandão" w:date="2025-11-04T16:28:00Z"/>
          <w:del w:id="324" w:author="Ryan Kelly" w:date="2025-11-25T11:54:00Z"/>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lastRenderedPageBreak/>
        <w:t xml:space="preserve">Third, PCR amplification bias can distort community composition estimates. Variations in primer-template complementarity, GC content, amplicon length, and polymerase efficiency can cause taxa to amplify at different rates (Nichols et al., 2018; Kelly et al., 2019), producing skewed relative abundances in the final dataset. Consequently, apparent shifts in taxon representation may partly reflect differential amplification rather than true ecological differences. While the use of multiple primer sets and rigorous bioinformatic filtering (including quality control, chimera removal, and taxonomic validation) mitigate some of these biases, they cannot </w:t>
      </w:r>
      <w:proofErr w:type="gramStart"/>
      <w:r w:rsidRPr="00CA6081">
        <w:rPr>
          <w:rFonts w:ascii="Times New Roman" w:eastAsia="Times New Roman" w:hAnsi="Times New Roman" w:cs="Times New Roman"/>
          <w:sz w:val="24"/>
          <w:szCs w:val="24"/>
        </w:rPr>
        <w:t>entirely eliminate</w:t>
      </w:r>
      <w:proofErr w:type="gramEnd"/>
      <w:r w:rsidRPr="00CA6081">
        <w:rPr>
          <w:rFonts w:ascii="Times New Roman" w:eastAsia="Times New Roman" w:hAnsi="Times New Roman" w:cs="Times New Roman"/>
          <w:sz w:val="24"/>
          <w:szCs w:val="24"/>
        </w:rPr>
        <w:t xml:space="preserve"> them. </w:t>
      </w:r>
    </w:p>
    <w:p w14:paraId="13DDD024" w14:textId="77777777" w:rsidR="003B3078" w:rsidRDefault="00F33854" w:rsidP="003B3078">
      <w:pPr>
        <w:ind w:firstLine="720"/>
        <w:rPr>
          <w:ins w:id="325" w:author="Ryan Kelly" w:date="2025-11-25T11:54:00Z"/>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We therefore </w:t>
      </w:r>
      <w:del w:id="326" w:author="Ryan Kelly" w:date="2025-11-25T11:54:00Z">
        <w:r w:rsidRPr="00CA6081" w:rsidDel="003B3078">
          <w:rPr>
            <w:rFonts w:ascii="Times New Roman" w:eastAsia="Times New Roman" w:hAnsi="Times New Roman" w:cs="Times New Roman"/>
            <w:sz w:val="24"/>
            <w:szCs w:val="24"/>
          </w:rPr>
          <w:delText>focus our interpretation on</w:delText>
        </w:r>
      </w:del>
      <w:ins w:id="327" w:author="Ryan Kelly" w:date="2025-11-25T11:54:00Z">
        <w:r w:rsidR="003B3078">
          <w:rPr>
            <w:rFonts w:ascii="Times New Roman" w:eastAsia="Times New Roman" w:hAnsi="Times New Roman" w:cs="Times New Roman"/>
            <w:sz w:val="24"/>
            <w:szCs w:val="24"/>
          </w:rPr>
          <w:t>transformed</w:t>
        </w:r>
      </w:ins>
      <w:r w:rsidRPr="00CA6081">
        <w:rPr>
          <w:rFonts w:ascii="Times New Roman" w:eastAsia="Times New Roman" w:hAnsi="Times New Roman" w:cs="Times New Roman"/>
          <w:sz w:val="24"/>
          <w:szCs w:val="24"/>
        </w:rPr>
        <w:t xml:space="preserve"> read counts </w:t>
      </w:r>
      <w:del w:id="328" w:author="Ryan Kelly" w:date="2025-11-25T11:54:00Z">
        <w:r w:rsidRPr="00CA6081" w:rsidDel="003B3078">
          <w:rPr>
            <w:rFonts w:ascii="Times New Roman" w:eastAsia="Times New Roman" w:hAnsi="Times New Roman" w:cs="Times New Roman"/>
            <w:sz w:val="24"/>
            <w:szCs w:val="24"/>
          </w:rPr>
          <w:delText xml:space="preserve">transformed </w:delText>
        </w:r>
      </w:del>
      <w:r w:rsidRPr="00CA6081">
        <w:rPr>
          <w:rFonts w:ascii="Times New Roman" w:eastAsia="Times New Roman" w:hAnsi="Times New Roman" w:cs="Times New Roman"/>
          <w:sz w:val="24"/>
          <w:szCs w:val="24"/>
        </w:rPr>
        <w:t xml:space="preserve">into </w:t>
      </w:r>
      <w:ins w:id="329" w:author="Ryan Kelly" w:date="2025-11-25T11:54:00Z">
        <w:r w:rsidR="003B3078">
          <w:rPr>
            <w:rFonts w:ascii="Times New Roman" w:eastAsia="Times New Roman" w:hAnsi="Times New Roman" w:cs="Times New Roman"/>
            <w:sz w:val="24"/>
            <w:szCs w:val="24"/>
          </w:rPr>
          <w:t xml:space="preserve">the </w:t>
        </w:r>
      </w:ins>
      <w:r w:rsidRPr="00CA6081">
        <w:rPr>
          <w:rFonts w:ascii="Times New Roman" w:eastAsia="Times New Roman" w:hAnsi="Times New Roman" w:cs="Times New Roman"/>
          <w:sz w:val="24"/>
          <w:szCs w:val="24"/>
        </w:rPr>
        <w:t>eDNA index (Kelly et al., 2019), which controls for species-specific amplification bias of the primers used (</w:t>
      </w:r>
      <w:commentRangeStart w:id="330"/>
      <w:r w:rsidRPr="00CA6081">
        <w:rPr>
          <w:rFonts w:ascii="Times New Roman" w:eastAsia="Times New Roman" w:hAnsi="Times New Roman" w:cs="Times New Roman"/>
          <w:sz w:val="24"/>
          <w:szCs w:val="24"/>
        </w:rPr>
        <w:t>Guri et al., 2024</w:t>
      </w:r>
      <w:commentRangeEnd w:id="330"/>
      <w:r w:rsidR="009F0476" w:rsidRPr="00CA6081">
        <w:rPr>
          <w:rStyle w:val="CommentReference"/>
          <w:rFonts w:ascii="Times New Roman" w:eastAsia="Times New Roman" w:hAnsi="Times New Roman" w:cs="Times New Roman"/>
          <w:sz w:val="24"/>
          <w:szCs w:val="24"/>
        </w:rPr>
        <w:commentReference w:id="330"/>
      </w:r>
      <w:r w:rsidRPr="00CA6081">
        <w:rPr>
          <w:rFonts w:ascii="Times New Roman" w:eastAsia="Times New Roman" w:hAnsi="Times New Roman" w:cs="Times New Roman"/>
          <w:sz w:val="24"/>
          <w:szCs w:val="24"/>
        </w:rPr>
        <w:t xml:space="preserve">), and </w:t>
      </w:r>
      <w:ins w:id="331" w:author="Ryan Kelly" w:date="2025-11-25T11:54:00Z">
        <w:r w:rsidR="003B3078">
          <w:rPr>
            <w:rFonts w:ascii="Times New Roman" w:eastAsia="Times New Roman" w:hAnsi="Times New Roman" w:cs="Times New Roman"/>
            <w:sz w:val="24"/>
            <w:szCs w:val="24"/>
          </w:rPr>
          <w:t xml:space="preserve">focused </w:t>
        </w:r>
      </w:ins>
      <w:r w:rsidRPr="00CA6081">
        <w:rPr>
          <w:rFonts w:ascii="Times New Roman" w:eastAsia="Times New Roman" w:hAnsi="Times New Roman" w:cs="Times New Roman"/>
          <w:sz w:val="24"/>
          <w:szCs w:val="24"/>
        </w:rPr>
        <w:t xml:space="preserve">on broad compositional shifts rather than precise absolute abundances. </w:t>
      </w:r>
    </w:p>
    <w:p w14:paraId="5538CF3A" w14:textId="4E545215" w:rsidR="00F65C18" w:rsidRPr="00CA6081" w:rsidRDefault="00F33854" w:rsidP="003B3078">
      <w:pPr>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Finally, interpreting eDNA signals in behavioral contexts requires caution. DNA may persist beyond immediate organism presence, capturing both recent and transient activity. This temporal ‘smearing’ complicates precise attribution of signals to specific moments, although the rapid 30-minute detection of community changes suggests this effect is relatively minor in our study system. Additionally, eDNA cannot distinguish whether changes in detection reflect altered organism abundance, activity level, vertical positioning, or DNA shedding rates</w:t>
      </w:r>
      <w:r w:rsidR="00202C10">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 xml:space="preserve">all of which may vary with light exposure. Despite these limitations, the convergence of results across markers and the alignment with known behavioral ecology of target taxa support the ecological validity of our findings. </w:t>
      </w:r>
    </w:p>
    <w:p w14:paraId="7F72BDC2" w14:textId="77777777" w:rsidR="00F65C18" w:rsidRPr="00A53347"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4.5 Ecological implications and management applications</w:t>
      </w:r>
    </w:p>
    <w:p w14:paraId="6FE6A593" w14:textId="77777777" w:rsidR="00F65C18" w:rsidRPr="00CA6081" w:rsidRDefault="00F33854">
      <w:pPr>
        <w:ind w:firstLine="720"/>
        <w:contextualSpacing/>
        <w:rPr>
          <w:rFonts w:ascii="Times New Roman" w:eastAsia="Times New Roman" w:hAnsi="Times New Roman" w:cs="Times New Roman"/>
          <w:sz w:val="24"/>
          <w:szCs w:val="24"/>
        </w:rPr>
        <w:pPrChange w:id="332" w:author="Pedro Brandão" w:date="2025-11-04T16:29:00Z">
          <w:pPr>
            <w:contextualSpacing/>
          </w:pPr>
        </w:pPrChange>
      </w:pPr>
      <w:r w:rsidRPr="00CA6081">
        <w:rPr>
          <w:rFonts w:ascii="Times New Roman" w:eastAsia="Times New Roman" w:hAnsi="Times New Roman" w:cs="Times New Roman"/>
          <w:sz w:val="24"/>
          <w:szCs w:val="24"/>
        </w:rPr>
        <w:lastRenderedPageBreak/>
        <w:t>Artificial light at night (ALAN) is increasingly recognized as an ecological stressor in marine ecosystems (Marangoni et al., 2022). By altering natural light regimes, it has the potential to modify predator-prey interactions, feeding behavior, reproductive timing, and habitat use across taxa (</w:t>
      </w:r>
      <w:proofErr w:type="spellStart"/>
      <w:r w:rsidRPr="00CA6081">
        <w:rPr>
          <w:rFonts w:ascii="Times New Roman" w:eastAsia="Times New Roman" w:hAnsi="Times New Roman" w:cs="Times New Roman"/>
          <w:sz w:val="24"/>
          <w:szCs w:val="24"/>
        </w:rPr>
        <w:t>Häfker</w:t>
      </w:r>
      <w:proofErr w:type="spellEnd"/>
      <w:r w:rsidRPr="00CA6081">
        <w:rPr>
          <w:rFonts w:ascii="Times New Roman" w:eastAsia="Times New Roman" w:hAnsi="Times New Roman" w:cs="Times New Roman"/>
          <w:sz w:val="24"/>
          <w:szCs w:val="24"/>
        </w:rPr>
        <w:t xml:space="preserve"> et al., 2022; Hobbs et al., 2021; Storrie et al., 2022). Our findings that both diel phase and artificial light jointly shape detectable communities underscore that ALAN effects cannot be understood in </w:t>
      </w:r>
      <w:proofErr w:type="gramStart"/>
      <w:r w:rsidRPr="00CA6081">
        <w:rPr>
          <w:rFonts w:ascii="Times New Roman" w:eastAsia="Times New Roman" w:hAnsi="Times New Roman" w:cs="Times New Roman"/>
          <w:sz w:val="24"/>
          <w:szCs w:val="24"/>
        </w:rPr>
        <w:t>isolation, but</w:t>
      </w:r>
      <w:proofErr w:type="gramEnd"/>
      <w:r w:rsidRPr="00CA6081">
        <w:rPr>
          <w:rFonts w:ascii="Times New Roman" w:eastAsia="Times New Roman" w:hAnsi="Times New Roman" w:cs="Times New Roman"/>
          <w:sz w:val="24"/>
          <w:szCs w:val="24"/>
        </w:rPr>
        <w:t xml:space="preserve"> must be contextualized within natural </w:t>
      </w:r>
      <w:proofErr w:type="spellStart"/>
      <w:r w:rsidRPr="00CA6081">
        <w:rPr>
          <w:rFonts w:ascii="Times New Roman" w:eastAsia="Times New Roman" w:hAnsi="Times New Roman" w:cs="Times New Roman"/>
          <w:sz w:val="24"/>
          <w:szCs w:val="24"/>
        </w:rPr>
        <w:t>lightscapes</w:t>
      </w:r>
      <w:proofErr w:type="spellEnd"/>
      <w:r w:rsidRPr="00CA6081">
        <w:rPr>
          <w:rFonts w:ascii="Times New Roman" w:eastAsia="Times New Roman" w:hAnsi="Times New Roman" w:cs="Times New Roman"/>
          <w:sz w:val="24"/>
          <w:szCs w:val="24"/>
        </w:rPr>
        <w:t xml:space="preserve">. The interaction between time of day and light treatment—with significant effects only during nighttime—demonstrates that organisms respond to artificial light primarily when it represents a departure from natural conditions. In coastal systems, organisms have evolved under variable natural illumination ranging from starlight and moonlight (~0.001–0.3 lux) to bioluminescent flashes, which have long structured ecological rhythms (Stibor &amp; Stockenreiter, 2023; </w:t>
      </w:r>
      <w:proofErr w:type="spellStart"/>
      <w:r w:rsidRPr="00CA6081">
        <w:rPr>
          <w:rFonts w:ascii="Times New Roman" w:eastAsia="Times New Roman" w:hAnsi="Times New Roman" w:cs="Times New Roman"/>
          <w:sz w:val="24"/>
          <w:szCs w:val="24"/>
        </w:rPr>
        <w:t>Häfker</w:t>
      </w:r>
      <w:proofErr w:type="spellEnd"/>
      <w:r w:rsidRPr="00CA6081">
        <w:rPr>
          <w:rFonts w:ascii="Times New Roman" w:eastAsia="Times New Roman" w:hAnsi="Times New Roman" w:cs="Times New Roman"/>
          <w:sz w:val="24"/>
          <w:szCs w:val="24"/>
        </w:rPr>
        <w:t xml:space="preserve"> et al., 2022). Artificial light sources, however, typically exceed tens to hundreds of </w:t>
      </w:r>
      <w:proofErr w:type="gramStart"/>
      <w:r w:rsidRPr="00CA6081">
        <w:rPr>
          <w:rFonts w:ascii="Times New Roman" w:eastAsia="Times New Roman" w:hAnsi="Times New Roman" w:cs="Times New Roman"/>
          <w:sz w:val="24"/>
          <w:szCs w:val="24"/>
        </w:rPr>
        <w:t>lux</w:t>
      </w:r>
      <w:proofErr w:type="gramEnd"/>
      <w:r w:rsidRPr="00CA6081">
        <w:rPr>
          <w:rFonts w:ascii="Times New Roman" w:eastAsia="Times New Roman" w:hAnsi="Times New Roman" w:cs="Times New Roman"/>
          <w:sz w:val="24"/>
          <w:szCs w:val="24"/>
        </w:rPr>
        <w:t>, far surpassing natural nocturnal illumination (Becker et al., 2013; Bolton et al., 2017). As observed here, such intense illumination can override natural nocturnal cues within minutes, altering both the composition and variability of shallow-water assemblages. These changes are ecologically significant because nearshore ecosystems function as critical habitats for foraging, shelter, reproduction, and nursery grounds for numerous species (McFarland, 1986; Yeoh et al., 2017). Disruption of natural activity patterns could reduce foraging efficiency, increase predation risk, interfere with reproductive behavior, and ultimately alter community structure and ecosystem function.</w:t>
      </w:r>
    </w:p>
    <w:p w14:paraId="56A59B23" w14:textId="77777777" w:rsidR="000657B3" w:rsidRDefault="00F33854" w:rsidP="001F418E">
      <w:pPr>
        <w:ind w:firstLine="720"/>
        <w:rPr>
          <w:ins w:id="333" w:author="Pedro Brandão" w:date="2025-11-04T16:30:00Z"/>
          <w:rFonts w:ascii="Times New Roman" w:eastAsia="Times New Roman" w:hAnsi="Times New Roman" w:cs="Times New Roman"/>
          <w:sz w:val="24"/>
          <w:szCs w:val="24"/>
        </w:rPr>
      </w:pPr>
      <w:commentRangeStart w:id="334"/>
      <w:r w:rsidRPr="00CA6081">
        <w:rPr>
          <w:rFonts w:ascii="Times New Roman" w:eastAsia="Times New Roman" w:hAnsi="Times New Roman" w:cs="Times New Roman"/>
          <w:sz w:val="24"/>
          <w:szCs w:val="24"/>
        </w:rPr>
        <w:t xml:space="preserve">Our results carry direct implications for managing coastal light pollution. That detectable community restructuring occurs within 30 minutes of illumination highlights the sensitivity of nearshore assemblages to ALAN. Mitigation measures could include: (1) reducing light intensity closer to natural moonlight levels; (2) minimizing illumination duration through curfews, timers, </w:t>
      </w:r>
      <w:r w:rsidRPr="00CA6081">
        <w:rPr>
          <w:rFonts w:ascii="Times New Roman" w:eastAsia="Times New Roman" w:hAnsi="Times New Roman" w:cs="Times New Roman"/>
          <w:sz w:val="24"/>
          <w:szCs w:val="24"/>
        </w:rPr>
        <w:lastRenderedPageBreak/>
        <w:t xml:space="preserve">or motion-activated systems; (3) adjusting spectral composition toward longer wavelengths (amber/red light) that are less disruptive to marine fauna; and (4) shielding or directing lights to minimize water surface illumination (Becker et al., 2013; Bolton et al., 2017; </w:t>
      </w:r>
      <w:commentRangeStart w:id="335"/>
      <w:r w:rsidRPr="00CA6081">
        <w:rPr>
          <w:rFonts w:ascii="Times New Roman" w:eastAsia="Times New Roman" w:hAnsi="Times New Roman" w:cs="Times New Roman"/>
          <w:sz w:val="24"/>
          <w:szCs w:val="24"/>
        </w:rPr>
        <w:t>Longcore &amp; Rich, 2004</w:t>
      </w:r>
      <w:commentRangeEnd w:id="335"/>
      <w:r w:rsidR="009F0476" w:rsidRPr="00CA6081">
        <w:rPr>
          <w:rStyle w:val="CommentReference"/>
          <w:rFonts w:ascii="Times New Roman" w:eastAsia="Times New Roman" w:hAnsi="Times New Roman" w:cs="Times New Roman"/>
          <w:sz w:val="24"/>
          <w:szCs w:val="24"/>
        </w:rPr>
        <w:commentReference w:id="335"/>
      </w:r>
      <w:r w:rsidRPr="00CA6081">
        <w:rPr>
          <w:rFonts w:ascii="Times New Roman" w:eastAsia="Times New Roman" w:hAnsi="Times New Roman" w:cs="Times New Roman"/>
          <w:sz w:val="24"/>
          <w:szCs w:val="24"/>
        </w:rPr>
        <w:t xml:space="preserve">). Given the rapid response times documented here, even short-term reductions in lighting could provide meaningful relief for nocturnal marine communities. </w:t>
      </w:r>
      <w:commentRangeEnd w:id="334"/>
      <w:r w:rsidR="000C4431">
        <w:rPr>
          <w:rStyle w:val="CommentReference"/>
        </w:rPr>
        <w:commentReference w:id="334"/>
      </w:r>
    </w:p>
    <w:p w14:paraId="407A6A7F" w14:textId="06F898E7" w:rsidR="000657B3" w:rsidRDefault="00F33854" w:rsidP="001F418E">
      <w:pPr>
        <w:ind w:firstLine="720"/>
        <w:rPr>
          <w:ins w:id="336" w:author="Pedro Brandão" w:date="2025-11-04T16:30:00Z"/>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Seasonal context also </w:t>
      </w:r>
      <w:ins w:id="337" w:author="Ryan Kelly" w:date="2025-11-25T11:56:00Z">
        <w:r w:rsidR="002A09C8">
          <w:rPr>
            <w:rFonts w:ascii="Times New Roman" w:eastAsia="Times New Roman" w:hAnsi="Times New Roman" w:cs="Times New Roman"/>
            <w:sz w:val="24"/>
            <w:szCs w:val="24"/>
          </w:rPr>
          <w:t xml:space="preserve">likely </w:t>
        </w:r>
      </w:ins>
      <w:r w:rsidRPr="00CA6081">
        <w:rPr>
          <w:rFonts w:ascii="Times New Roman" w:eastAsia="Times New Roman" w:hAnsi="Times New Roman" w:cs="Times New Roman"/>
          <w:sz w:val="24"/>
          <w:szCs w:val="24"/>
        </w:rPr>
        <w:t xml:space="preserve">matters. Our sampling took place during summer at northern latitudes (Friday Harbor, Washington, 48°N), when nights are relatively short (approximately 8 hours of darkness in July/August). During winter, longer dark periods may amplify ALAN effects by extending exposure durations and affecting a larger proportion of the diel cycle, potentially producing more persistent community restructuring or cumulative stress effects. Conversely, in summer when natural light periods dominate, organisms may be more resilient to brief nighttime disturbances. Considering seasonal variation in photoperiod will therefore be essential when designing lighting guidelines and assessing ecological impacts across different latitudes and times of year. </w:t>
      </w:r>
    </w:p>
    <w:p w14:paraId="7E6ADA08" w14:textId="0D0F874C" w:rsidR="00F65C18" w:rsidRPr="00CA6081" w:rsidRDefault="00F33854" w:rsidP="001F418E">
      <w:pPr>
        <w:ind w:firstLine="720"/>
        <w:rPr>
          <w:rFonts w:ascii="Times New Roman" w:eastAsia="Times New Roman" w:hAnsi="Times New Roman" w:cs="Times New Roman"/>
          <w:sz w:val="24"/>
          <w:szCs w:val="24"/>
        </w:rPr>
      </w:pPr>
      <w:del w:id="338" w:author="Ryan Kelly" w:date="2025-11-25T11:56:00Z">
        <w:r w:rsidRPr="00CA6081" w:rsidDel="00B17CD6">
          <w:rPr>
            <w:rFonts w:ascii="Times New Roman" w:eastAsia="Times New Roman" w:hAnsi="Times New Roman" w:cs="Times New Roman"/>
            <w:sz w:val="24"/>
            <w:szCs w:val="24"/>
          </w:rPr>
          <w:delText>Beyond immediate management applications</w:delText>
        </w:r>
      </w:del>
      <w:ins w:id="339" w:author="Ryan Kelly" w:date="2025-11-25T11:56:00Z">
        <w:r w:rsidR="00B17CD6">
          <w:rPr>
            <w:rFonts w:ascii="Times New Roman" w:eastAsia="Times New Roman" w:hAnsi="Times New Roman" w:cs="Times New Roman"/>
            <w:sz w:val="24"/>
            <w:szCs w:val="24"/>
          </w:rPr>
          <w:t>F</w:t>
        </w:r>
      </w:ins>
      <w:ins w:id="340" w:author="Ryan Kelly" w:date="2025-11-25T11:57:00Z">
        <w:r w:rsidR="00B17CD6">
          <w:rPr>
            <w:rFonts w:ascii="Times New Roman" w:eastAsia="Times New Roman" w:hAnsi="Times New Roman" w:cs="Times New Roman"/>
            <w:sz w:val="24"/>
            <w:szCs w:val="24"/>
          </w:rPr>
          <w:t>inally</w:t>
        </w:r>
      </w:ins>
      <w:r w:rsidRPr="00CA6081">
        <w:rPr>
          <w:rFonts w:ascii="Times New Roman" w:eastAsia="Times New Roman" w:hAnsi="Times New Roman" w:cs="Times New Roman"/>
          <w:sz w:val="24"/>
          <w:szCs w:val="24"/>
        </w:rPr>
        <w:t xml:space="preserve">, this study demonstrates the power of eDNA metabarcoding for rapid ecological assessment. All field sampling, laboratory processing, sequencing, and analysis were completed within a three-week field course, highlighting the feasibility of this approach for time-sensitive monitoring, educational programs, and resource-limited settings. The portability of nanopore sequencing platforms enables in-field data generation, elimination delays associated with sample shipping and providing near real-time ecological information. </w:t>
      </w:r>
      <w:del w:id="341" w:author="Ryan Kelly" w:date="2025-11-25T11:57:00Z">
        <w:r w:rsidRPr="00CA6081" w:rsidDel="00CA06A2">
          <w:rPr>
            <w:rFonts w:ascii="Times New Roman" w:eastAsia="Times New Roman" w:hAnsi="Times New Roman" w:cs="Times New Roman"/>
            <w:sz w:val="24"/>
            <w:szCs w:val="24"/>
          </w:rPr>
          <w:delText>As ALAN continues to expand globally, s</w:delText>
        </w:r>
      </w:del>
      <w:ins w:id="342" w:author="Ryan Kelly" w:date="2025-11-25T11:57:00Z">
        <w:r w:rsidR="00CA06A2">
          <w:rPr>
            <w:rFonts w:ascii="Times New Roman" w:eastAsia="Times New Roman" w:hAnsi="Times New Roman" w:cs="Times New Roman"/>
            <w:sz w:val="24"/>
            <w:szCs w:val="24"/>
          </w:rPr>
          <w:t>S</w:t>
        </w:r>
      </w:ins>
      <w:r w:rsidRPr="00CA6081">
        <w:rPr>
          <w:rFonts w:ascii="Times New Roman" w:eastAsia="Times New Roman" w:hAnsi="Times New Roman" w:cs="Times New Roman"/>
          <w:sz w:val="24"/>
          <w:szCs w:val="24"/>
        </w:rPr>
        <w:t xml:space="preserve">uch rapid-assessment tools will become increasingly valuable </w:t>
      </w:r>
      <w:ins w:id="343" w:author="Ryan Kelly" w:date="2025-11-25T11:57:00Z">
        <w:r w:rsidR="00CA06A2">
          <w:rPr>
            <w:rFonts w:ascii="Times New Roman" w:eastAsia="Times New Roman" w:hAnsi="Times New Roman" w:cs="Times New Roman"/>
            <w:sz w:val="24"/>
            <w:szCs w:val="24"/>
          </w:rPr>
          <w:t xml:space="preserve">both in the context of basic ecology and </w:t>
        </w:r>
      </w:ins>
      <w:del w:id="344" w:author="Ryan Kelly" w:date="2025-11-25T11:57:00Z">
        <w:r w:rsidRPr="00CA6081" w:rsidDel="00CA06A2">
          <w:rPr>
            <w:rFonts w:ascii="Times New Roman" w:eastAsia="Times New Roman" w:hAnsi="Times New Roman" w:cs="Times New Roman"/>
            <w:sz w:val="24"/>
            <w:szCs w:val="24"/>
          </w:rPr>
          <w:delText>for documenting impacts, evaluating mitigation efforts, and</w:delText>
        </w:r>
      </w:del>
      <w:ins w:id="345" w:author="Ryan Kelly" w:date="2025-11-25T11:57:00Z">
        <w:r w:rsidR="00CA06A2">
          <w:rPr>
            <w:rFonts w:ascii="Times New Roman" w:eastAsia="Times New Roman" w:hAnsi="Times New Roman" w:cs="Times New Roman"/>
            <w:sz w:val="24"/>
            <w:szCs w:val="24"/>
          </w:rPr>
          <w:t>for</w:t>
        </w:r>
      </w:ins>
      <w:r w:rsidRPr="00CA6081">
        <w:rPr>
          <w:rFonts w:ascii="Times New Roman" w:eastAsia="Times New Roman" w:hAnsi="Times New Roman" w:cs="Times New Roman"/>
          <w:sz w:val="24"/>
          <w:szCs w:val="24"/>
        </w:rPr>
        <w:t xml:space="preserve"> informing evidence-based coastal management decisions. </w:t>
      </w:r>
    </w:p>
    <w:p w14:paraId="643B58D2" w14:textId="77777777" w:rsidR="00F65C18" w:rsidRPr="00CA6081" w:rsidRDefault="00F33854" w:rsidP="006D598D">
      <w:pPr>
        <w:contextualSpacing/>
        <w:rPr>
          <w:rFonts w:ascii="Times New Roman" w:eastAsia="Times New Roman" w:hAnsi="Times New Roman" w:cs="Times New Roman"/>
          <w:b/>
          <w:sz w:val="24"/>
          <w:szCs w:val="24"/>
        </w:rPr>
      </w:pPr>
      <w:r w:rsidRPr="00CA6081">
        <w:rPr>
          <w:rFonts w:ascii="Times New Roman" w:eastAsia="Times New Roman" w:hAnsi="Times New Roman" w:cs="Times New Roman"/>
          <w:b/>
          <w:sz w:val="24"/>
          <w:szCs w:val="24"/>
        </w:rPr>
        <w:lastRenderedPageBreak/>
        <w:t>Conclusion</w:t>
      </w:r>
    </w:p>
    <w:p w14:paraId="38E7A5A9" w14:textId="0B8CF625" w:rsidR="00F65C18" w:rsidRPr="00A53347" w:rsidRDefault="00F33854">
      <w:pPr>
        <w:ind w:firstLine="720"/>
        <w:rPr>
          <w:rFonts w:ascii="Times New Roman" w:eastAsia="Times New Roman" w:hAnsi="Times New Roman" w:cs="Times New Roman"/>
          <w:sz w:val="24"/>
          <w:szCs w:val="24"/>
        </w:rPr>
        <w:pPrChange w:id="346" w:author="Pedro Brandão" w:date="2025-11-04T16:31:00Z">
          <w:pPr/>
        </w:pPrChange>
      </w:pPr>
      <w:r w:rsidRPr="00CA6081">
        <w:rPr>
          <w:rFonts w:ascii="Times New Roman" w:eastAsia="Times New Roman" w:hAnsi="Times New Roman" w:cs="Times New Roman"/>
          <w:sz w:val="24"/>
          <w:szCs w:val="24"/>
        </w:rPr>
        <w:t xml:space="preserve">This study demonstrates </w:t>
      </w:r>
      <w:del w:id="347" w:author="Ryan Kelly" w:date="2025-11-25T11:58:00Z">
        <w:r w:rsidRPr="00CA6081" w:rsidDel="00B902D1">
          <w:rPr>
            <w:rFonts w:ascii="Times New Roman" w:eastAsia="Times New Roman" w:hAnsi="Times New Roman" w:cs="Times New Roman"/>
            <w:sz w:val="24"/>
            <w:szCs w:val="24"/>
          </w:rPr>
          <w:delText xml:space="preserve">that </w:delText>
        </w:r>
      </w:del>
      <w:r w:rsidRPr="00CA6081">
        <w:rPr>
          <w:rFonts w:ascii="Times New Roman" w:eastAsia="Times New Roman" w:hAnsi="Times New Roman" w:cs="Times New Roman"/>
          <w:sz w:val="24"/>
          <w:szCs w:val="24"/>
        </w:rPr>
        <w:t xml:space="preserve">eDNA metabarcoding can capture community shifts at remarkably fine temporal scales, detecting compositional changes within 30 minutes of artificial light exposure. Both natural diel cycles and artificial illumination shape nearshore marine communities in shallow coastal waters, with different taxonomic groups exhibiting distinct, light-mediated behavioral responses. </w:t>
      </w:r>
      <w:del w:id="348" w:author="Ryan Kelly" w:date="2025-11-25T11:58:00Z">
        <w:r w:rsidRPr="00CA6081" w:rsidDel="00E9768E">
          <w:rPr>
            <w:rFonts w:ascii="Times New Roman" w:eastAsia="Times New Roman" w:hAnsi="Times New Roman" w:cs="Times New Roman"/>
            <w:sz w:val="24"/>
            <w:szCs w:val="24"/>
          </w:rPr>
          <w:delText>As coastal environments face expanding artificial illumination, eDNA sampling offers a practical, non-invasive tool for monitoring light pollution impacts and supporting evidence-based management strategies. Unlike traditional methods that rely on light or physical disturbance, eDNA collection requires no direct interference or artificial illumination. Because samples can be collected quickly and without altering organism behavior, eDNA sampling is effective for detecting ecological patterns that conventional sampling techniques might have overlooked</w:delText>
        </w:r>
      </w:del>
      <w:ins w:id="349" w:author="Ryan Kelly" w:date="2025-11-25T11:58:00Z">
        <w:r w:rsidR="00E9768E">
          <w:rPr>
            <w:rFonts w:ascii="Times New Roman" w:eastAsia="Times New Roman" w:hAnsi="Times New Roman" w:cs="Times New Roman"/>
            <w:sz w:val="24"/>
            <w:szCs w:val="24"/>
          </w:rPr>
          <w:t>Moreover,</w:t>
        </w:r>
      </w:ins>
      <w:del w:id="350" w:author="Ryan Kelly" w:date="2025-11-25T11:58:00Z">
        <w:r w:rsidRPr="00CA6081" w:rsidDel="00E9768E">
          <w:rPr>
            <w:rFonts w:ascii="Times New Roman" w:eastAsia="Times New Roman" w:hAnsi="Times New Roman" w:cs="Times New Roman"/>
            <w:sz w:val="24"/>
            <w:szCs w:val="24"/>
          </w:rPr>
          <w:delText>.</w:delText>
        </w:r>
      </w:del>
      <w:r w:rsidRPr="00CA6081">
        <w:rPr>
          <w:rFonts w:ascii="Times New Roman" w:eastAsia="Times New Roman" w:hAnsi="Times New Roman" w:cs="Times New Roman"/>
          <w:sz w:val="24"/>
          <w:szCs w:val="24"/>
        </w:rPr>
        <w:t xml:space="preserve"> </w:t>
      </w:r>
      <w:ins w:id="351" w:author="Ryan Kelly" w:date="2025-11-25T11:58:00Z">
        <w:r w:rsidR="00E9768E">
          <w:rPr>
            <w:rFonts w:ascii="Times New Roman" w:eastAsia="Times New Roman" w:hAnsi="Times New Roman" w:cs="Times New Roman"/>
            <w:sz w:val="24"/>
            <w:szCs w:val="24"/>
          </w:rPr>
          <w:t>t</w:t>
        </w:r>
      </w:ins>
      <w:del w:id="352" w:author="Ryan Kelly" w:date="2025-11-25T11:58:00Z">
        <w:r w:rsidRPr="00CA6081" w:rsidDel="00E9768E">
          <w:rPr>
            <w:rFonts w:ascii="Times New Roman" w:eastAsia="Times New Roman" w:hAnsi="Times New Roman" w:cs="Times New Roman"/>
            <w:sz w:val="24"/>
            <w:szCs w:val="24"/>
          </w:rPr>
          <w:delText>T</w:delText>
        </w:r>
      </w:del>
      <w:proofErr w:type="gramStart"/>
      <w:r w:rsidRPr="00CA6081">
        <w:rPr>
          <w:rFonts w:ascii="Times New Roman" w:eastAsia="Times New Roman" w:hAnsi="Times New Roman" w:cs="Times New Roman"/>
          <w:sz w:val="24"/>
          <w:szCs w:val="24"/>
        </w:rPr>
        <w:t>he</w:t>
      </w:r>
      <w:proofErr w:type="gramEnd"/>
      <w:r w:rsidRPr="00CA6081">
        <w:rPr>
          <w:rFonts w:ascii="Times New Roman" w:eastAsia="Times New Roman" w:hAnsi="Times New Roman" w:cs="Times New Roman"/>
          <w:sz w:val="24"/>
          <w:szCs w:val="24"/>
        </w:rPr>
        <w:t xml:space="preserve"> rapid turnaround enabled by portable sequencing technology</w:t>
      </w:r>
      <w:del w:id="353" w:author="Ryan Kelly" w:date="2025-11-25T11:59:00Z">
        <w:r w:rsidR="00202C10" w:rsidDel="005E0BBD">
          <w:rPr>
            <w:rFonts w:ascii="Times New Roman" w:eastAsia="Times New Roman" w:hAnsi="Times New Roman" w:cs="Times New Roman"/>
            <w:sz w:val="24"/>
            <w:szCs w:val="24"/>
          </w:rPr>
          <w:delText>,</w:delText>
        </w:r>
      </w:del>
      <w:r w:rsidR="00202C10">
        <w:rPr>
          <w:rFonts w:ascii="Times New Roman" w:eastAsia="Times New Roman" w:hAnsi="Times New Roman" w:cs="Times New Roman"/>
          <w:sz w:val="24"/>
          <w:szCs w:val="24"/>
        </w:rPr>
        <w:t xml:space="preserve"> </w:t>
      </w:r>
      <w:del w:id="354" w:author="Ryan Kelly" w:date="2025-11-25T11:59:00Z">
        <w:r w:rsidRPr="00CA6081" w:rsidDel="005E0BBD">
          <w:rPr>
            <w:rFonts w:ascii="Times New Roman" w:eastAsia="Times New Roman" w:hAnsi="Times New Roman" w:cs="Times New Roman"/>
            <w:sz w:val="24"/>
            <w:szCs w:val="24"/>
          </w:rPr>
          <w:delText xml:space="preserve">allowing </w:delText>
        </w:r>
      </w:del>
      <w:ins w:id="355" w:author="Ryan Kelly" w:date="2025-11-25T11:59:00Z">
        <w:r w:rsidR="005E0BBD" w:rsidRPr="00CA6081">
          <w:rPr>
            <w:rFonts w:ascii="Times New Roman" w:eastAsia="Times New Roman" w:hAnsi="Times New Roman" w:cs="Times New Roman"/>
            <w:sz w:val="24"/>
            <w:szCs w:val="24"/>
          </w:rPr>
          <w:t>allow</w:t>
        </w:r>
        <w:r w:rsidR="005E0BBD">
          <w:rPr>
            <w:rFonts w:ascii="Times New Roman" w:eastAsia="Times New Roman" w:hAnsi="Times New Roman" w:cs="Times New Roman"/>
            <w:sz w:val="24"/>
            <w:szCs w:val="24"/>
          </w:rPr>
          <w:t>ed</w:t>
        </w:r>
        <w:r w:rsidR="005E0BBD" w:rsidRPr="00CA6081">
          <w:rPr>
            <w:rFonts w:ascii="Times New Roman" w:eastAsia="Times New Roman" w:hAnsi="Times New Roman" w:cs="Times New Roman"/>
            <w:sz w:val="24"/>
            <w:szCs w:val="24"/>
          </w:rPr>
          <w:t xml:space="preserve"> </w:t>
        </w:r>
      </w:ins>
      <w:r w:rsidRPr="00CA6081">
        <w:rPr>
          <w:rFonts w:ascii="Times New Roman" w:eastAsia="Times New Roman" w:hAnsi="Times New Roman" w:cs="Times New Roman"/>
          <w:sz w:val="24"/>
          <w:szCs w:val="24"/>
        </w:rPr>
        <w:t xml:space="preserve">complete data collection </w:t>
      </w:r>
      <w:ins w:id="356" w:author="Ryan Kelly" w:date="2025-11-25T11:59:00Z">
        <w:r w:rsidR="00293553">
          <w:rPr>
            <w:rFonts w:ascii="Times New Roman" w:eastAsia="Times New Roman" w:hAnsi="Times New Roman" w:cs="Times New Roman"/>
            <w:sz w:val="24"/>
            <w:szCs w:val="24"/>
          </w:rPr>
          <w:t xml:space="preserve">and </w:t>
        </w:r>
      </w:ins>
      <w:r w:rsidRPr="00CA6081">
        <w:rPr>
          <w:rFonts w:ascii="Times New Roman" w:eastAsia="Times New Roman" w:hAnsi="Times New Roman" w:cs="Times New Roman"/>
          <w:sz w:val="24"/>
          <w:szCs w:val="24"/>
        </w:rPr>
        <w:t xml:space="preserve">analysis </w:t>
      </w:r>
      <w:del w:id="357" w:author="Ryan Kelly" w:date="2025-11-25T11:59:00Z">
        <w:r w:rsidRPr="00CA6081" w:rsidDel="00293553">
          <w:rPr>
            <w:rFonts w:ascii="Times New Roman" w:eastAsia="Times New Roman" w:hAnsi="Times New Roman" w:cs="Times New Roman"/>
            <w:sz w:val="24"/>
            <w:szCs w:val="24"/>
          </w:rPr>
          <w:delText xml:space="preserve">achievable </w:delText>
        </w:r>
      </w:del>
      <w:r w:rsidRPr="00CA6081">
        <w:rPr>
          <w:rFonts w:ascii="Times New Roman" w:eastAsia="Times New Roman" w:hAnsi="Times New Roman" w:cs="Times New Roman"/>
          <w:sz w:val="24"/>
          <w:szCs w:val="24"/>
        </w:rPr>
        <w:t>within weeks</w:t>
      </w:r>
      <w:r w:rsidR="00202C10">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 xml:space="preserve">makes this approach particularly valuable for time-sensitive assessments, educational programs, and resource-limited settings. </w:t>
      </w:r>
      <w:del w:id="358" w:author="Ryan Kelly" w:date="2025-11-25T11:59:00Z">
        <w:r w:rsidRPr="00CA6081" w:rsidDel="00A522AB">
          <w:rPr>
            <w:rFonts w:ascii="Times New Roman" w:eastAsia="Times New Roman" w:hAnsi="Times New Roman" w:cs="Times New Roman"/>
            <w:sz w:val="24"/>
            <w:szCs w:val="24"/>
          </w:rPr>
          <w:delText>Considering eDNA shifts constantly in the marine environment, b</w:delText>
        </w:r>
      </w:del>
      <w:ins w:id="359" w:author="Ryan Kelly" w:date="2025-11-25T11:59:00Z">
        <w:r w:rsidR="00A522AB">
          <w:rPr>
            <w:rFonts w:ascii="Times New Roman" w:eastAsia="Times New Roman" w:hAnsi="Times New Roman" w:cs="Times New Roman"/>
            <w:sz w:val="24"/>
            <w:szCs w:val="24"/>
          </w:rPr>
          <w:t>B</w:t>
        </w:r>
      </w:ins>
      <w:r w:rsidRPr="00CA6081">
        <w:rPr>
          <w:rFonts w:ascii="Times New Roman" w:eastAsia="Times New Roman" w:hAnsi="Times New Roman" w:cs="Times New Roman"/>
          <w:sz w:val="24"/>
          <w:szCs w:val="24"/>
        </w:rPr>
        <w:t xml:space="preserve">eing able to produce results rapidly enables near real-time tracking of community shifts and behavioral responses to environmental change. </w:t>
      </w:r>
      <w:del w:id="360" w:author="Ryan Kelly" w:date="2025-11-25T11:59:00Z">
        <w:r w:rsidRPr="00CA6081" w:rsidDel="00474501">
          <w:rPr>
            <w:rFonts w:ascii="Times New Roman" w:eastAsia="Times New Roman" w:hAnsi="Times New Roman" w:cs="Times New Roman"/>
            <w:sz w:val="24"/>
            <w:szCs w:val="24"/>
          </w:rPr>
          <w:delText>The consistent patterns observed across two independent genetic markers</w:delText>
        </w:r>
        <w:r w:rsidR="00202C10" w:rsidDel="00474501">
          <w:rPr>
            <w:rFonts w:ascii="Times New Roman" w:eastAsia="Times New Roman" w:hAnsi="Times New Roman" w:cs="Times New Roman"/>
            <w:sz w:val="24"/>
            <w:szCs w:val="24"/>
          </w:rPr>
          <w:delText xml:space="preserve">, </w:delText>
        </w:r>
        <w:r w:rsidRPr="00CA6081" w:rsidDel="00474501">
          <w:rPr>
            <w:rFonts w:ascii="Times New Roman" w:eastAsia="Times New Roman" w:hAnsi="Times New Roman" w:cs="Times New Roman"/>
            <w:sz w:val="24"/>
            <w:szCs w:val="24"/>
          </w:rPr>
          <w:delText>one targeting vertebrates and the other broader eukaryotic diversity</w:delText>
        </w:r>
        <w:r w:rsidR="00202C10" w:rsidDel="00474501">
          <w:rPr>
            <w:rFonts w:ascii="Times New Roman" w:eastAsia="Times New Roman" w:hAnsi="Times New Roman" w:cs="Times New Roman"/>
            <w:sz w:val="24"/>
            <w:szCs w:val="24"/>
          </w:rPr>
          <w:delText xml:space="preserve">, </w:delText>
        </w:r>
        <w:r w:rsidRPr="00CA6081" w:rsidDel="00474501">
          <w:rPr>
            <w:rFonts w:ascii="Times New Roman" w:eastAsia="Times New Roman" w:hAnsi="Times New Roman" w:cs="Times New Roman"/>
            <w:sz w:val="24"/>
            <w:szCs w:val="24"/>
          </w:rPr>
          <w:delText xml:space="preserve">validates the robustness of this approach for multi-taxa community assessment. This indicates that the observed community structures are not a result of primer bias, but rather reflects true patterns. This also increases the chance of detecting rare taxa and strengthens confidence and accuracy in observing community composition. </w:delText>
        </w:r>
      </w:del>
      <w:r w:rsidRPr="00CA6081">
        <w:rPr>
          <w:rFonts w:ascii="Times New Roman" w:eastAsia="Times New Roman" w:hAnsi="Times New Roman" w:cs="Times New Roman"/>
          <w:sz w:val="24"/>
          <w:szCs w:val="24"/>
        </w:rPr>
        <w:t xml:space="preserve">By establishing the capability to capture transient ecological dynamics at scales previously difficult to measure, this work opens new research avenues for investigating </w:t>
      </w:r>
      <w:r w:rsidRPr="00CA6081">
        <w:rPr>
          <w:rFonts w:ascii="Times New Roman" w:eastAsia="Times New Roman" w:hAnsi="Times New Roman" w:cs="Times New Roman"/>
          <w:sz w:val="24"/>
          <w:szCs w:val="24"/>
        </w:rPr>
        <w:lastRenderedPageBreak/>
        <w:t xml:space="preserve">behavioral ecology, diel community assembly, and ecosystem responses to environmental change in marine systems. </w:t>
      </w:r>
    </w:p>
    <w:p w14:paraId="29CB1DC9" w14:textId="77777777" w:rsidR="00F65C18" w:rsidRPr="00CA6081" w:rsidRDefault="00F33854" w:rsidP="006D598D">
      <w:pPr>
        <w:contextualSpacing/>
        <w:rPr>
          <w:rFonts w:ascii="Times New Roman" w:eastAsia="Times New Roman" w:hAnsi="Times New Roman" w:cs="Times New Roman"/>
          <w:b/>
          <w:sz w:val="24"/>
          <w:szCs w:val="24"/>
        </w:rPr>
      </w:pPr>
      <w:r w:rsidRPr="00CA6081">
        <w:rPr>
          <w:rFonts w:ascii="Times New Roman" w:eastAsia="Times New Roman" w:hAnsi="Times New Roman" w:cs="Times New Roman"/>
          <w:b/>
          <w:sz w:val="24"/>
          <w:szCs w:val="24"/>
        </w:rPr>
        <w:t>Acknowledgements</w:t>
      </w:r>
    </w:p>
    <w:p w14:paraId="40BF1AA4" w14:textId="2BC7674B" w:rsidR="00F65C18" w:rsidRDefault="00F33854" w:rsidP="00A53347">
      <w:pPr>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KCB, FJOC, </w:t>
      </w:r>
      <w:proofErr w:type="spellStart"/>
      <w:r w:rsidRPr="00CA6081">
        <w:rPr>
          <w:rFonts w:ascii="Times New Roman" w:eastAsia="Times New Roman" w:hAnsi="Times New Roman" w:cs="Times New Roman"/>
          <w:sz w:val="24"/>
          <w:szCs w:val="24"/>
        </w:rPr>
        <w:t>yyy</w:t>
      </w:r>
      <w:proofErr w:type="spellEnd"/>
      <w:r w:rsidRPr="00CA6081">
        <w:rPr>
          <w:rFonts w:ascii="Times New Roman" w:eastAsia="Times New Roman" w:hAnsi="Times New Roman" w:cs="Times New Roman"/>
          <w:sz w:val="24"/>
          <w:szCs w:val="24"/>
        </w:rPr>
        <w:t xml:space="preserve">, </w:t>
      </w:r>
      <w:r w:rsidR="00C72468">
        <w:rPr>
          <w:rFonts w:ascii="Times New Roman" w:eastAsia="Times New Roman" w:hAnsi="Times New Roman" w:cs="Times New Roman"/>
          <w:sz w:val="24"/>
          <w:szCs w:val="24"/>
        </w:rPr>
        <w:t xml:space="preserve">xxx, </w:t>
      </w:r>
      <w:r w:rsidRPr="00CA6081">
        <w:rPr>
          <w:rFonts w:ascii="Times New Roman" w:eastAsia="Times New Roman" w:hAnsi="Times New Roman" w:cs="Times New Roman"/>
          <w:sz w:val="24"/>
          <w:szCs w:val="24"/>
        </w:rPr>
        <w:t>are grateful to the eDNA Collaborative and the Friday Harbor Labs for a full scholarship to attend the eDNA workshop that resulted in this work.</w:t>
      </w:r>
      <w:r w:rsidRPr="00CA6081">
        <w:rPr>
          <w:rFonts w:ascii="Times New Roman" w:eastAsia="Times New Roman" w:hAnsi="Times New Roman" w:cs="Times New Roman"/>
          <w:b/>
          <w:sz w:val="24"/>
          <w:szCs w:val="24"/>
        </w:rPr>
        <w:t xml:space="preserve"> </w:t>
      </w:r>
      <w:r w:rsidRPr="00CA6081">
        <w:rPr>
          <w:rFonts w:ascii="Times New Roman" w:eastAsia="Times New Roman" w:hAnsi="Times New Roman" w:cs="Times New Roman"/>
          <w:sz w:val="24"/>
          <w:szCs w:val="24"/>
        </w:rPr>
        <w:t>KCB acknowledges funding from</w:t>
      </w:r>
      <w:r w:rsidRPr="00CA6081">
        <w:rPr>
          <w:rFonts w:ascii="Times New Roman" w:eastAsia="Times New Roman" w:hAnsi="Times New Roman" w:cs="Times New Roman"/>
          <w:b/>
          <w:sz w:val="24"/>
          <w:szCs w:val="24"/>
        </w:rPr>
        <w:t xml:space="preserve"> </w:t>
      </w:r>
      <w:r w:rsidRPr="00CA6081">
        <w:rPr>
          <w:rFonts w:ascii="Times New Roman" w:eastAsia="Times New Roman" w:hAnsi="Times New Roman" w:cs="Times New Roman"/>
          <w:sz w:val="24"/>
          <w:szCs w:val="24"/>
        </w:rPr>
        <w:t xml:space="preserve">the Federal Ministry of Education and Research (BMBF) through the project CREATE Phase I and II (03F0910M and 03F0979F), which is part of the research mission 'Protection and Sustainable Use of Marine Areas' of the German Marine Research Alliance (DAM) for his position at the </w:t>
      </w:r>
      <w:proofErr w:type="spellStart"/>
      <w:r w:rsidRPr="00CA6081">
        <w:rPr>
          <w:rFonts w:ascii="Times New Roman" w:eastAsia="Times New Roman" w:hAnsi="Times New Roman" w:cs="Times New Roman"/>
          <w:sz w:val="24"/>
          <w:szCs w:val="24"/>
        </w:rPr>
        <w:t>Thünen</w:t>
      </w:r>
      <w:proofErr w:type="spellEnd"/>
      <w:r w:rsidRPr="00CA6081">
        <w:rPr>
          <w:rFonts w:ascii="Times New Roman" w:eastAsia="Times New Roman" w:hAnsi="Times New Roman" w:cs="Times New Roman"/>
          <w:sz w:val="24"/>
          <w:szCs w:val="24"/>
        </w:rPr>
        <w:t xml:space="preserve"> Institute of Sea Fisheries, Bremerhaven.</w:t>
      </w:r>
      <w:ins w:id="361" w:author="Ryan Kelly" w:date="2025-11-25T12:00:00Z">
        <w:r w:rsidR="006B3E5A">
          <w:rPr>
            <w:rFonts w:ascii="Times New Roman" w:eastAsia="Times New Roman" w:hAnsi="Times New Roman" w:cs="Times New Roman"/>
            <w:sz w:val="24"/>
            <w:szCs w:val="24"/>
          </w:rPr>
          <w:t xml:space="preserve"> The work was conducted at the 2025 </w:t>
        </w:r>
        <w:r w:rsidR="00EB6A50">
          <w:rPr>
            <w:rFonts w:ascii="Times New Roman" w:eastAsia="Times New Roman" w:hAnsi="Times New Roman" w:cs="Times New Roman"/>
            <w:sz w:val="24"/>
            <w:szCs w:val="24"/>
          </w:rPr>
          <w:t>Environmental DNA for Molecular Ecology workshop at the University of Washington’s Friday Har</w:t>
        </w:r>
      </w:ins>
      <w:ins w:id="362" w:author="Ryan Kelly" w:date="2025-11-25T12:01:00Z">
        <w:r w:rsidR="00EB6A50">
          <w:rPr>
            <w:rFonts w:ascii="Times New Roman" w:eastAsia="Times New Roman" w:hAnsi="Times New Roman" w:cs="Times New Roman"/>
            <w:sz w:val="24"/>
            <w:szCs w:val="24"/>
          </w:rPr>
          <w:t xml:space="preserve">bor Labs, with primary funding from the David and Lucile Packard Foundation </w:t>
        </w:r>
      </w:ins>
      <w:ins w:id="363" w:author="Ryan Kelly" w:date="2025-11-25T12:03:00Z">
        <w:r w:rsidR="00772D6B">
          <w:rPr>
            <w:rFonts w:ascii="Times New Roman" w:eastAsia="Times New Roman" w:hAnsi="Times New Roman" w:cs="Times New Roman"/>
            <w:sz w:val="24"/>
            <w:szCs w:val="24"/>
          </w:rPr>
          <w:t xml:space="preserve">and the National Philanthropic Trust </w:t>
        </w:r>
      </w:ins>
      <w:ins w:id="364" w:author="Ryan Kelly" w:date="2025-11-25T12:01:00Z">
        <w:r w:rsidR="00EB6A50">
          <w:rPr>
            <w:rFonts w:ascii="Times New Roman" w:eastAsia="Times New Roman" w:hAnsi="Times New Roman" w:cs="Times New Roman"/>
            <w:sz w:val="24"/>
            <w:szCs w:val="24"/>
          </w:rPr>
          <w:t xml:space="preserve">via the eDNA Collaborative. </w:t>
        </w:r>
      </w:ins>
      <w:ins w:id="365" w:author="Ryan Kelly" w:date="2025-11-25T12:03:00Z">
        <w:r w:rsidR="0074753B">
          <w:rPr>
            <w:rFonts w:ascii="Times New Roman" w:eastAsia="Times New Roman" w:hAnsi="Times New Roman" w:cs="Times New Roman"/>
            <w:sz w:val="24"/>
            <w:szCs w:val="24"/>
          </w:rPr>
          <w:t>Friday Harbor Labs provided additional financial support.</w:t>
        </w:r>
      </w:ins>
    </w:p>
    <w:p w14:paraId="7E6DD1A0" w14:textId="77777777" w:rsidR="00F65C18" w:rsidRDefault="00F33854" w:rsidP="006D598D">
      <w:pPr>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560FF556" w14:textId="77777777" w:rsidR="00F65C18" w:rsidRDefault="00F33854" w:rsidP="00D1034F">
      <w:pPr>
        <w:ind w:hanging="720"/>
        <w:contextualSpacing/>
        <w:rPr>
          <w:rFonts w:ascii="Times New Roman" w:eastAsia="Times New Roman" w:hAnsi="Times New Roman" w:cs="Times New Roman"/>
          <w:sz w:val="24"/>
          <w:szCs w:val="24"/>
        </w:rPr>
      </w:pPr>
      <w:commentRangeStart w:id="366"/>
      <w:r w:rsidRPr="009F0476">
        <w:rPr>
          <w:rFonts w:ascii="Times New Roman" w:eastAsia="Times New Roman" w:hAnsi="Times New Roman" w:cs="Times New Roman"/>
          <w:sz w:val="24"/>
          <w:szCs w:val="24"/>
          <w:highlight w:val="red"/>
          <w:rPrChange w:id="367" w:author="Diana Alexandra Pazmiño Jaramillo" w:date="2025-11-22T14:04:00Z">
            <w:rPr>
              <w:rFonts w:ascii="Times New Roman" w:eastAsia="Times New Roman" w:hAnsi="Times New Roman" w:cs="Times New Roman"/>
              <w:sz w:val="24"/>
              <w:szCs w:val="24"/>
              <w:highlight w:val="white"/>
            </w:rPr>
          </w:rPrChange>
        </w:rPr>
        <w:t xml:space="preserve">Anderson, M.J. (2001), A new method for non-parametric multivariate analysis of variance. Austral Ecology, 26: 32-46. </w:t>
      </w:r>
      <w:r w:rsidRPr="009F0476">
        <w:rPr>
          <w:highlight w:val="red"/>
          <w:rPrChange w:id="368" w:author="Diana Alexandra Pazmiño Jaramillo" w:date="2025-11-22T14:04:00Z">
            <w:rPr/>
          </w:rPrChange>
        </w:rPr>
        <w:fldChar w:fldCharType="begin"/>
      </w:r>
      <w:r w:rsidRPr="009F0476">
        <w:rPr>
          <w:highlight w:val="red"/>
          <w:rPrChange w:id="369" w:author="Diana Alexandra Pazmiño Jaramillo" w:date="2025-11-22T14:04:00Z">
            <w:rPr/>
          </w:rPrChange>
        </w:rPr>
        <w:instrText>HYPERLINK "https://doi.org/10.1111/j.1442-9993.2001.01070.pp.x" \h</w:instrText>
      </w:r>
      <w:r w:rsidRPr="00305CD6">
        <w:rPr>
          <w:highlight w:val="red"/>
        </w:rPr>
      </w:r>
      <w:r w:rsidRPr="009F0476">
        <w:rPr>
          <w:highlight w:val="red"/>
          <w:rPrChange w:id="370" w:author="Diana Alexandra Pazmiño Jaramillo" w:date="2025-11-22T14:04:00Z">
            <w:rPr/>
          </w:rPrChange>
        </w:rPr>
        <w:fldChar w:fldCharType="separate"/>
      </w:r>
      <w:r w:rsidRPr="009F0476">
        <w:rPr>
          <w:rFonts w:ascii="Times New Roman" w:eastAsia="Times New Roman" w:hAnsi="Times New Roman" w:cs="Times New Roman"/>
          <w:sz w:val="24"/>
          <w:szCs w:val="24"/>
          <w:highlight w:val="red"/>
          <w:rPrChange w:id="371" w:author="Diana Alexandra Pazmiño Jaramillo" w:date="2025-11-22T14:04:00Z">
            <w:rPr>
              <w:rFonts w:ascii="Times New Roman" w:eastAsia="Times New Roman" w:hAnsi="Times New Roman" w:cs="Times New Roman"/>
              <w:sz w:val="24"/>
              <w:szCs w:val="24"/>
              <w:highlight w:val="white"/>
            </w:rPr>
          </w:rPrChange>
        </w:rPr>
        <w:t>https://doi.org/10.1111/j.1442-9993.2001.01070.pp.x</w:t>
      </w:r>
      <w:r w:rsidRPr="009F0476">
        <w:rPr>
          <w:highlight w:val="red"/>
          <w:rPrChange w:id="372" w:author="Diana Alexandra Pazmiño Jaramillo" w:date="2025-11-22T14:04:00Z">
            <w:rPr/>
          </w:rPrChange>
        </w:rPr>
        <w:fldChar w:fldCharType="end"/>
      </w:r>
      <w:commentRangeEnd w:id="366"/>
      <w:r w:rsidR="009F0476">
        <w:rPr>
          <w:rStyle w:val="CommentReference"/>
          <w:rFonts w:ascii="Times New Roman" w:eastAsia="Times New Roman" w:hAnsi="Times New Roman" w:cs="Times New Roman"/>
          <w:sz w:val="24"/>
          <w:szCs w:val="24"/>
        </w:rPr>
        <w:commentReference w:id="366"/>
      </w:r>
    </w:p>
    <w:p w14:paraId="3D43DB27" w14:textId="15AC8DC6"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Becker, A., Whitfield, A.K., Cowley, P.D., </w:t>
      </w:r>
      <w:proofErr w:type="spellStart"/>
      <w:r>
        <w:rPr>
          <w:rFonts w:ascii="Times New Roman" w:eastAsia="Times New Roman" w:hAnsi="Times New Roman" w:cs="Times New Roman"/>
          <w:sz w:val="24"/>
          <w:szCs w:val="24"/>
        </w:rPr>
        <w:t>Järnegren</w:t>
      </w:r>
      <w:proofErr w:type="spellEnd"/>
      <w:r>
        <w:rPr>
          <w:rFonts w:ascii="Times New Roman" w:eastAsia="Times New Roman" w:hAnsi="Times New Roman" w:cs="Times New Roman"/>
          <w:sz w:val="24"/>
          <w:szCs w:val="24"/>
        </w:rPr>
        <w:t xml:space="preserve">, J. and </w:t>
      </w:r>
      <w:proofErr w:type="spellStart"/>
      <w:r>
        <w:rPr>
          <w:rFonts w:ascii="Times New Roman" w:eastAsia="Times New Roman" w:hAnsi="Times New Roman" w:cs="Times New Roman"/>
          <w:sz w:val="24"/>
          <w:szCs w:val="24"/>
        </w:rPr>
        <w:t>Næsje</w:t>
      </w:r>
      <w:proofErr w:type="spellEnd"/>
      <w:r>
        <w:rPr>
          <w:rFonts w:ascii="Times New Roman" w:eastAsia="Times New Roman" w:hAnsi="Times New Roman" w:cs="Times New Roman"/>
          <w:sz w:val="24"/>
          <w:szCs w:val="24"/>
        </w:rPr>
        <w:t>, T.F. (2013)</w:t>
      </w:r>
      <w:ins w:id="373" w:author="Diana Pazmiño" w:date="2025-11-22T14:33:00Z">
        <w:r w:rsidR="000D3DF4">
          <w:rPr>
            <w:rFonts w:ascii="Times New Roman" w:eastAsia="Times New Roman" w:hAnsi="Times New Roman" w:cs="Times New Roman"/>
            <w:sz w:val="24"/>
            <w:szCs w:val="24"/>
          </w:rPr>
          <w:t>.</w:t>
        </w:r>
      </w:ins>
      <w:del w:id="374" w:author="Diana Pazmiño" w:date="2025-11-22T14:33:00Z">
        <w:r w:rsidDel="000D3DF4">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Potential effects of artificial light associated with anthropogenic infrastructure on the abundance and foraging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of estuary-associated fishes. J Appl </w:t>
      </w:r>
      <w:proofErr w:type="spellStart"/>
      <w:r>
        <w:rPr>
          <w:rFonts w:ascii="Times New Roman" w:eastAsia="Times New Roman" w:hAnsi="Times New Roman" w:cs="Times New Roman"/>
          <w:sz w:val="24"/>
          <w:szCs w:val="24"/>
        </w:rPr>
        <w:t>Ecol</w:t>
      </w:r>
      <w:proofErr w:type="spellEnd"/>
      <w:r>
        <w:rPr>
          <w:rFonts w:ascii="Times New Roman" w:eastAsia="Times New Roman" w:hAnsi="Times New Roman" w:cs="Times New Roman"/>
          <w:sz w:val="24"/>
          <w:szCs w:val="24"/>
        </w:rPr>
        <w:t>, 50: 43-50.</w:t>
      </w:r>
      <w:hyperlink r:id="rId20">
        <w:r>
          <w:rPr>
            <w:rFonts w:ascii="Times New Roman" w:eastAsia="Times New Roman" w:hAnsi="Times New Roman" w:cs="Times New Roman"/>
            <w:sz w:val="24"/>
            <w:szCs w:val="24"/>
          </w:rPr>
          <w:t xml:space="preserve"> </w:t>
        </w:r>
      </w:hyperlink>
      <w:hyperlink r:id="rId21">
        <w:r>
          <w:rPr>
            <w:rFonts w:ascii="Times New Roman" w:eastAsia="Times New Roman" w:hAnsi="Times New Roman" w:cs="Times New Roman"/>
            <w:color w:val="1155CC"/>
            <w:sz w:val="24"/>
            <w:szCs w:val="24"/>
            <w:u w:val="single"/>
          </w:rPr>
          <w:t>https://doi.org/10.1111/1365-2664.12024</w:t>
        </w:r>
      </w:hyperlink>
    </w:p>
    <w:p w14:paraId="6F3B4B1F" w14:textId="634C5E2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Beng, K.C., Corlett, R.T. </w:t>
      </w:r>
      <w:ins w:id="375" w:author="Diana Pazmiño" w:date="2025-11-22T14:32:00Z">
        <w:r w:rsidR="000D3DF4">
          <w:rPr>
            <w:rFonts w:ascii="Times New Roman" w:eastAsia="Times New Roman" w:hAnsi="Times New Roman" w:cs="Times New Roman"/>
            <w:sz w:val="24"/>
            <w:szCs w:val="24"/>
          </w:rPr>
          <w:t>(2020)</w:t>
        </w:r>
      </w:ins>
      <w:ins w:id="376" w:author="Diana Pazmiño" w:date="2025-11-22T14:33:00Z">
        <w:r w:rsidR="000D3DF4">
          <w:rPr>
            <w:rFonts w:ascii="Times New Roman" w:eastAsia="Times New Roman" w:hAnsi="Times New Roman" w:cs="Times New Roman"/>
            <w:sz w:val="24"/>
            <w:szCs w:val="24"/>
          </w:rPr>
          <w:t>.</w:t>
        </w:r>
      </w:ins>
      <w:ins w:id="377" w:author="Diana Pazmiño" w:date="2025-11-22T14:32:00Z">
        <w:r w:rsidR="000D3DF4">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Applications of environmental DNA (eDNA) in ecology and conservation: opportunities, challenges and prospects. </w:t>
      </w:r>
      <w:proofErr w:type="spellStart"/>
      <w:r>
        <w:rPr>
          <w:rFonts w:ascii="Times New Roman" w:eastAsia="Times New Roman" w:hAnsi="Times New Roman" w:cs="Times New Roman"/>
          <w:i/>
          <w:sz w:val="24"/>
          <w:szCs w:val="24"/>
        </w:rPr>
        <w:t>Biodivers</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Conserv</w:t>
      </w:r>
      <w:proofErr w:type="spellEnd"/>
      <w:r>
        <w:rPr>
          <w:rFonts w:ascii="Times New Roman" w:eastAsia="Times New Roman" w:hAnsi="Times New Roman" w:cs="Times New Roman"/>
          <w:sz w:val="24"/>
          <w:szCs w:val="24"/>
        </w:rPr>
        <w:t xml:space="preserve"> 29, 2089–2121</w:t>
      </w:r>
      <w:del w:id="378" w:author="Diana Pazmiño" w:date="2025-11-22T14:32:00Z">
        <w:r w:rsidDel="000D3DF4">
          <w:rPr>
            <w:rFonts w:ascii="Times New Roman" w:eastAsia="Times New Roman" w:hAnsi="Times New Roman" w:cs="Times New Roman"/>
            <w:sz w:val="24"/>
            <w:szCs w:val="24"/>
          </w:rPr>
          <w:delText xml:space="preserve"> (2020)</w:delText>
        </w:r>
      </w:del>
      <w:r>
        <w:rPr>
          <w:rFonts w:ascii="Times New Roman" w:eastAsia="Times New Roman" w:hAnsi="Times New Roman" w:cs="Times New Roman"/>
          <w:sz w:val="24"/>
          <w:szCs w:val="24"/>
        </w:rPr>
        <w:t xml:space="preserve">. </w:t>
      </w:r>
      <w:hyperlink r:id="rId22">
        <w:r>
          <w:rPr>
            <w:rFonts w:ascii="Times New Roman" w:eastAsia="Times New Roman" w:hAnsi="Times New Roman" w:cs="Times New Roman"/>
            <w:color w:val="1155CC"/>
            <w:sz w:val="24"/>
            <w:szCs w:val="24"/>
            <w:u w:val="single"/>
          </w:rPr>
          <w:t>https://doi.org/10.1007/s10531-020-01980-0</w:t>
        </w:r>
      </w:hyperlink>
    </w:p>
    <w:p w14:paraId="50BDC9F0" w14:textId="31B571F2"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Berge, J., Geoffroy, M., </w:t>
      </w:r>
      <w:proofErr w:type="spellStart"/>
      <w:r>
        <w:rPr>
          <w:rFonts w:ascii="Times New Roman" w:eastAsia="Times New Roman" w:hAnsi="Times New Roman" w:cs="Times New Roman"/>
          <w:sz w:val="24"/>
          <w:szCs w:val="24"/>
        </w:rPr>
        <w:t>Daase</w:t>
      </w:r>
      <w:proofErr w:type="spellEnd"/>
      <w:r>
        <w:rPr>
          <w:rFonts w:ascii="Times New Roman" w:eastAsia="Times New Roman" w:hAnsi="Times New Roman" w:cs="Times New Roman"/>
          <w:sz w:val="24"/>
          <w:szCs w:val="24"/>
        </w:rPr>
        <w:t xml:space="preserve">, M.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w:t>
      </w:r>
      <w:ins w:id="379" w:author="Diana Pazmiño" w:date="2025-11-22T14:32:00Z">
        <w:r w:rsidR="000D3DF4">
          <w:rPr>
            <w:rFonts w:ascii="Times New Roman" w:eastAsia="Times New Roman" w:hAnsi="Times New Roman" w:cs="Times New Roman"/>
            <w:sz w:val="24"/>
            <w:szCs w:val="24"/>
          </w:rPr>
          <w:t>(2020)</w:t>
        </w:r>
      </w:ins>
      <w:ins w:id="380" w:author="Diana Pazmiño" w:date="2025-11-22T14:33:00Z">
        <w:r w:rsidR="000D3DF4">
          <w:rPr>
            <w:rFonts w:ascii="Times New Roman" w:eastAsia="Times New Roman" w:hAnsi="Times New Roman" w:cs="Times New Roman"/>
            <w:sz w:val="24"/>
            <w:szCs w:val="24"/>
          </w:rPr>
          <w:t>.</w:t>
        </w:r>
      </w:ins>
      <w:ins w:id="381" w:author="Diana Pazmiño" w:date="2025-11-22T14:32:00Z">
        <w:r w:rsidR="000D3DF4">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Artificial light during the polar night disrupts Arctic fish and zooplankton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down to 200 m depth. </w:t>
      </w:r>
      <w:r>
        <w:rPr>
          <w:rFonts w:ascii="Times New Roman" w:eastAsia="Times New Roman" w:hAnsi="Times New Roman" w:cs="Times New Roman"/>
          <w:i/>
          <w:sz w:val="24"/>
          <w:szCs w:val="24"/>
        </w:rPr>
        <w:t>Commun Biol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3</w:t>
      </w:r>
      <w:r>
        <w:rPr>
          <w:rFonts w:ascii="Times New Roman" w:eastAsia="Times New Roman" w:hAnsi="Times New Roman" w:cs="Times New Roman"/>
          <w:sz w:val="24"/>
          <w:szCs w:val="24"/>
        </w:rPr>
        <w:t>, 102</w:t>
      </w:r>
      <w:del w:id="382" w:author="Diana Pazmiño" w:date="2025-11-22T14:32:00Z">
        <w:r w:rsidDel="000D3DF4">
          <w:rPr>
            <w:rFonts w:ascii="Times New Roman" w:eastAsia="Times New Roman" w:hAnsi="Times New Roman" w:cs="Times New Roman"/>
            <w:sz w:val="24"/>
            <w:szCs w:val="24"/>
          </w:rPr>
          <w:delText xml:space="preserve"> (2020)</w:delText>
        </w:r>
      </w:del>
      <w:r>
        <w:rPr>
          <w:rFonts w:ascii="Times New Roman" w:eastAsia="Times New Roman" w:hAnsi="Times New Roman" w:cs="Times New Roman"/>
          <w:sz w:val="24"/>
          <w:szCs w:val="24"/>
        </w:rPr>
        <w:t>. https://doi.org/10.1038/s42003-020-0807-6</w:t>
      </w:r>
    </w:p>
    <w:p w14:paraId="1BF8E8C3"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Bolton, D., Mayer-Pinto, M., Clark, G. F., Dafforn, K. A., Brassil, W. A., Becker, A., &amp; Johnston, E. L. (2017). Coastal urban lighting has ecological consequences for multiple trophic levels under the sea. </w:t>
      </w:r>
      <w:r>
        <w:rPr>
          <w:rFonts w:ascii="Times New Roman" w:eastAsia="Times New Roman" w:hAnsi="Times New Roman" w:cs="Times New Roman"/>
          <w:i/>
          <w:sz w:val="24"/>
          <w:szCs w:val="24"/>
        </w:rPr>
        <w:t>Science of The Total Environment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576</w:t>
      </w:r>
      <w:r>
        <w:rPr>
          <w:rFonts w:ascii="Times New Roman" w:eastAsia="Times New Roman" w:hAnsi="Times New Roman" w:cs="Times New Roman"/>
          <w:sz w:val="24"/>
          <w:szCs w:val="24"/>
        </w:rPr>
        <w:t xml:space="preserve">, 1–9. </w:t>
      </w:r>
      <w:hyperlink r:id="rId23">
        <w:r>
          <w:rPr>
            <w:rFonts w:ascii="Times New Roman" w:eastAsia="Times New Roman" w:hAnsi="Times New Roman" w:cs="Times New Roman"/>
            <w:color w:val="1155CC"/>
            <w:sz w:val="24"/>
            <w:szCs w:val="24"/>
            <w:u w:val="single"/>
          </w:rPr>
          <w:t>https://doi.org/10.1016/j.scitotenv.2016.10.037</w:t>
        </w:r>
      </w:hyperlink>
    </w:p>
    <w:p w14:paraId="37063BE2"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Brandão-Dias, P. F., Shaffer, M., Guri, G., Parsons, K. M., Kelly, R. P., &amp; Allan, E. A. (2025). Differential decay of multiple environmental nucleic acid components. </w:t>
      </w:r>
      <w:r>
        <w:rPr>
          <w:rFonts w:ascii="Times New Roman" w:eastAsia="Times New Roman" w:hAnsi="Times New Roman" w:cs="Times New Roman"/>
          <w:i/>
          <w:sz w:val="24"/>
          <w:szCs w:val="24"/>
        </w:rPr>
        <w:t>Scientific Reports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15</w:t>
      </w:r>
      <w:r>
        <w:rPr>
          <w:rFonts w:ascii="Times New Roman" w:eastAsia="Times New Roman" w:hAnsi="Times New Roman" w:cs="Times New Roman"/>
          <w:sz w:val="24"/>
          <w:szCs w:val="24"/>
        </w:rPr>
        <w:t xml:space="preserve">(1), 26791. </w:t>
      </w:r>
      <w:hyperlink r:id="rId24">
        <w:r>
          <w:rPr>
            <w:rFonts w:ascii="Times New Roman" w:eastAsia="Times New Roman" w:hAnsi="Times New Roman" w:cs="Times New Roman"/>
            <w:color w:val="1155CC"/>
            <w:sz w:val="24"/>
            <w:szCs w:val="24"/>
            <w:u w:val="single"/>
          </w:rPr>
          <w:t>https://doi.org/10.1038/s41598-025-12916-5</w:t>
        </w:r>
      </w:hyperlink>
      <w:r>
        <w:rPr>
          <w:rFonts w:ascii="Times New Roman" w:eastAsia="Times New Roman" w:hAnsi="Times New Roman" w:cs="Times New Roman"/>
          <w:sz w:val="24"/>
          <w:szCs w:val="24"/>
        </w:rPr>
        <w:t xml:space="preserve"> </w:t>
      </w:r>
    </w:p>
    <w:p w14:paraId="05342C0A" w14:textId="77777777" w:rsidR="00F65C18" w:rsidRPr="00EB5D97" w:rsidRDefault="00F33854" w:rsidP="00D1034F">
      <w:pPr>
        <w:ind w:hanging="720"/>
        <w:contextualSpacing/>
        <w:rPr>
          <w:rFonts w:ascii="Times New Roman" w:eastAsia="Times New Roman" w:hAnsi="Times New Roman" w:cs="Times New Roman"/>
          <w:sz w:val="24"/>
          <w:szCs w:val="24"/>
          <w:lang w:val="es-EC"/>
          <w:rPrChange w:id="383" w:author="Diana Pazmiño" w:date="2025-11-22T10:13:00Z">
            <w:rPr>
              <w:rFonts w:ascii="Times New Roman" w:eastAsia="Times New Roman" w:hAnsi="Times New Roman" w:cs="Times New Roman"/>
              <w:sz w:val="24"/>
              <w:szCs w:val="24"/>
            </w:rPr>
          </w:rPrChange>
        </w:rPr>
      </w:pPr>
      <w:r>
        <w:rPr>
          <w:rFonts w:ascii="Times New Roman" w:eastAsia="Times New Roman" w:hAnsi="Times New Roman" w:cs="Times New Roman"/>
          <w:sz w:val="24"/>
          <w:szCs w:val="24"/>
        </w:rPr>
        <w:t xml:space="preserve">Brown, J. A., Lockwood, J. L., Piana, M. R., &amp; Beardsley, C. (2023). Introduction of artificial light at night increases the abundance of predators, scavengers, and parasites in arthropod communities. </w:t>
      </w:r>
      <w:proofErr w:type="spellStart"/>
      <w:r>
        <w:rPr>
          <w:rFonts w:ascii="Times New Roman" w:eastAsia="Times New Roman" w:hAnsi="Times New Roman" w:cs="Times New Roman"/>
          <w:i/>
          <w:sz w:val="24"/>
          <w:szCs w:val="24"/>
        </w:rPr>
        <w:t>iScience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26</w:t>
      </w:r>
      <w:r>
        <w:rPr>
          <w:rFonts w:ascii="Times New Roman" w:eastAsia="Times New Roman" w:hAnsi="Times New Roman" w:cs="Times New Roman"/>
          <w:sz w:val="24"/>
          <w:szCs w:val="24"/>
        </w:rPr>
        <w:t xml:space="preserve">(3), 106203. </w:t>
      </w:r>
      <w:r>
        <w:fldChar w:fldCharType="begin"/>
      </w:r>
      <w:r>
        <w:instrText>HYPERLINK "https://doi.org/10.1016/j.isci.2023.106203" \h</w:instrText>
      </w:r>
      <w:r>
        <w:fldChar w:fldCharType="separate"/>
      </w:r>
      <w:r w:rsidRPr="00EB5D97">
        <w:rPr>
          <w:rFonts w:ascii="Times New Roman" w:eastAsia="Times New Roman" w:hAnsi="Times New Roman" w:cs="Times New Roman"/>
          <w:color w:val="1155CC"/>
          <w:sz w:val="24"/>
          <w:szCs w:val="24"/>
          <w:u w:val="single"/>
          <w:lang w:val="es-EC"/>
          <w:rPrChange w:id="384" w:author="Diana Pazmiño" w:date="2025-11-22T10:13:00Z">
            <w:rPr>
              <w:rFonts w:ascii="Times New Roman" w:eastAsia="Times New Roman" w:hAnsi="Times New Roman" w:cs="Times New Roman"/>
              <w:color w:val="1155CC"/>
              <w:sz w:val="24"/>
              <w:szCs w:val="24"/>
              <w:u w:val="single"/>
            </w:rPr>
          </w:rPrChange>
        </w:rPr>
        <w:t>https://doi.org/10.1016/j.isci.2023.106203</w:t>
      </w:r>
      <w:r>
        <w:fldChar w:fldCharType="end"/>
      </w:r>
      <w:r w:rsidRPr="00EB5D97">
        <w:rPr>
          <w:rFonts w:ascii="Times New Roman" w:eastAsia="Times New Roman" w:hAnsi="Times New Roman" w:cs="Times New Roman"/>
          <w:sz w:val="24"/>
          <w:szCs w:val="24"/>
          <w:lang w:val="es-EC"/>
          <w:rPrChange w:id="385" w:author="Diana Pazmiño" w:date="2025-11-22T10:13:00Z">
            <w:rPr>
              <w:rFonts w:ascii="Times New Roman" w:eastAsia="Times New Roman" w:hAnsi="Times New Roman" w:cs="Times New Roman"/>
              <w:sz w:val="24"/>
              <w:szCs w:val="24"/>
            </w:rPr>
          </w:rPrChange>
        </w:rPr>
        <w:t xml:space="preserve"> </w:t>
      </w:r>
    </w:p>
    <w:p w14:paraId="3D8A346E" w14:textId="77777777" w:rsidR="00F65C18" w:rsidRDefault="00F33854" w:rsidP="00D1034F">
      <w:pPr>
        <w:ind w:hanging="720"/>
        <w:contextualSpacing/>
        <w:rPr>
          <w:rFonts w:ascii="Times New Roman" w:eastAsia="Times New Roman" w:hAnsi="Times New Roman" w:cs="Times New Roman"/>
          <w:sz w:val="24"/>
          <w:szCs w:val="24"/>
        </w:rPr>
      </w:pPr>
      <w:r w:rsidRPr="00EB5D97">
        <w:rPr>
          <w:rFonts w:ascii="Times New Roman" w:eastAsia="Times New Roman" w:hAnsi="Times New Roman" w:cs="Times New Roman"/>
          <w:sz w:val="24"/>
          <w:szCs w:val="24"/>
          <w:lang w:val="es-EC"/>
          <w:rPrChange w:id="386" w:author="Diana Pazmiño" w:date="2025-11-22T10:13:00Z">
            <w:rPr>
              <w:rFonts w:ascii="Times New Roman" w:eastAsia="Times New Roman" w:hAnsi="Times New Roman" w:cs="Times New Roman"/>
              <w:sz w:val="24"/>
              <w:szCs w:val="24"/>
            </w:rPr>
          </w:rPrChange>
        </w:rPr>
        <w:t xml:space="preserve">Canals, O., Mendibil, I., Santos, M., Irigoien, X., &amp; Rodríguez-Ezpeleta, N. (2021). </w:t>
      </w:r>
      <w:r>
        <w:rPr>
          <w:rFonts w:ascii="Times New Roman" w:eastAsia="Times New Roman" w:hAnsi="Times New Roman" w:cs="Times New Roman"/>
          <w:sz w:val="24"/>
          <w:szCs w:val="24"/>
        </w:rPr>
        <w:t xml:space="preserve">Vertical stratification of environmental DNA in the open ocean captures ecological patterns and behavior of deep-sea fishes. </w:t>
      </w:r>
      <w:r>
        <w:rPr>
          <w:rFonts w:ascii="Times New Roman" w:eastAsia="Times New Roman" w:hAnsi="Times New Roman" w:cs="Times New Roman"/>
          <w:i/>
          <w:sz w:val="24"/>
          <w:szCs w:val="24"/>
        </w:rPr>
        <w:t>Limnology and Oceanography Letters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6</w:t>
      </w:r>
      <w:r>
        <w:rPr>
          <w:rFonts w:ascii="Times New Roman" w:eastAsia="Times New Roman" w:hAnsi="Times New Roman" w:cs="Times New Roman"/>
          <w:sz w:val="24"/>
          <w:szCs w:val="24"/>
        </w:rPr>
        <w:t xml:space="preserve">(6), 339–347. </w:t>
      </w:r>
      <w:hyperlink r:id="rId25">
        <w:r>
          <w:rPr>
            <w:rFonts w:ascii="Times New Roman" w:eastAsia="Times New Roman" w:hAnsi="Times New Roman" w:cs="Times New Roman"/>
            <w:color w:val="1155CC"/>
            <w:sz w:val="24"/>
            <w:szCs w:val="24"/>
            <w:u w:val="single"/>
          </w:rPr>
          <w:t>https://doi.org/10.1002/lol2.10213</w:t>
        </w:r>
      </w:hyperlink>
      <w:r>
        <w:rPr>
          <w:rFonts w:ascii="Times New Roman" w:eastAsia="Times New Roman" w:hAnsi="Times New Roman" w:cs="Times New Roman"/>
          <w:sz w:val="24"/>
          <w:szCs w:val="24"/>
        </w:rPr>
        <w:t xml:space="preserve"> </w:t>
      </w:r>
    </w:p>
    <w:p w14:paraId="7A0A2DA9" w14:textId="77777777" w:rsidR="00F65C18" w:rsidRDefault="00F33854" w:rsidP="00D1034F">
      <w:pPr>
        <w:ind w:hanging="720"/>
        <w:contextualSpacing/>
        <w:rPr>
          <w:rFonts w:ascii="Times New Roman" w:eastAsia="Times New Roman" w:hAnsi="Times New Roman" w:cs="Times New Roman"/>
          <w:sz w:val="24"/>
          <w:szCs w:val="24"/>
        </w:rPr>
      </w:pPr>
      <w:commentRangeStart w:id="387"/>
      <w:r w:rsidRPr="009F0476">
        <w:rPr>
          <w:rFonts w:ascii="Times New Roman" w:eastAsia="Times New Roman" w:hAnsi="Times New Roman" w:cs="Times New Roman"/>
          <w:sz w:val="24"/>
          <w:szCs w:val="24"/>
          <w:highlight w:val="red"/>
          <w:rPrChange w:id="388" w:author="Diana Alexandra Pazmiño Jaramillo" w:date="2025-11-22T14:06:00Z">
            <w:rPr>
              <w:rFonts w:ascii="Times New Roman" w:eastAsia="Times New Roman" w:hAnsi="Times New Roman" w:cs="Times New Roman"/>
              <w:sz w:val="24"/>
              <w:szCs w:val="24"/>
            </w:rPr>
          </w:rPrChange>
        </w:rPr>
        <w:t xml:space="preserve">Chang, J. J. M., Ip, Y. C. A., Ng, C. S. L., &amp; Huang, D. (2020). Takeaways from mobile DNA barcoding with </w:t>
      </w:r>
      <w:proofErr w:type="spellStart"/>
      <w:r w:rsidRPr="009F0476">
        <w:rPr>
          <w:rFonts w:ascii="Times New Roman" w:eastAsia="Times New Roman" w:hAnsi="Times New Roman" w:cs="Times New Roman"/>
          <w:sz w:val="24"/>
          <w:szCs w:val="24"/>
          <w:highlight w:val="red"/>
          <w:rPrChange w:id="389" w:author="Diana Alexandra Pazmiño Jaramillo" w:date="2025-11-22T14:06:00Z">
            <w:rPr>
              <w:rFonts w:ascii="Times New Roman" w:eastAsia="Times New Roman" w:hAnsi="Times New Roman" w:cs="Times New Roman"/>
              <w:sz w:val="24"/>
              <w:szCs w:val="24"/>
            </w:rPr>
          </w:rPrChange>
        </w:rPr>
        <w:t>BentoLab</w:t>
      </w:r>
      <w:proofErr w:type="spellEnd"/>
      <w:r w:rsidRPr="009F0476">
        <w:rPr>
          <w:rFonts w:ascii="Times New Roman" w:eastAsia="Times New Roman" w:hAnsi="Times New Roman" w:cs="Times New Roman"/>
          <w:sz w:val="24"/>
          <w:szCs w:val="24"/>
          <w:highlight w:val="red"/>
          <w:rPrChange w:id="390" w:author="Diana Alexandra Pazmiño Jaramillo" w:date="2025-11-22T14:06:00Z">
            <w:rPr>
              <w:rFonts w:ascii="Times New Roman" w:eastAsia="Times New Roman" w:hAnsi="Times New Roman" w:cs="Times New Roman"/>
              <w:sz w:val="24"/>
              <w:szCs w:val="24"/>
            </w:rPr>
          </w:rPrChange>
        </w:rPr>
        <w:t xml:space="preserve"> and </w:t>
      </w:r>
      <w:proofErr w:type="spellStart"/>
      <w:r w:rsidRPr="009F0476">
        <w:rPr>
          <w:rFonts w:ascii="Times New Roman" w:eastAsia="Times New Roman" w:hAnsi="Times New Roman" w:cs="Times New Roman"/>
          <w:sz w:val="24"/>
          <w:szCs w:val="24"/>
          <w:highlight w:val="red"/>
          <w:rPrChange w:id="391" w:author="Diana Alexandra Pazmiño Jaramillo" w:date="2025-11-22T14:06:00Z">
            <w:rPr>
              <w:rFonts w:ascii="Times New Roman" w:eastAsia="Times New Roman" w:hAnsi="Times New Roman" w:cs="Times New Roman"/>
              <w:sz w:val="24"/>
              <w:szCs w:val="24"/>
            </w:rPr>
          </w:rPrChange>
        </w:rPr>
        <w:t>MinION</w:t>
      </w:r>
      <w:proofErr w:type="spellEnd"/>
      <w:r w:rsidRPr="009F0476">
        <w:rPr>
          <w:rFonts w:ascii="Times New Roman" w:eastAsia="Times New Roman" w:hAnsi="Times New Roman" w:cs="Times New Roman"/>
          <w:sz w:val="24"/>
          <w:szCs w:val="24"/>
          <w:highlight w:val="red"/>
          <w:rPrChange w:id="392" w:author="Diana Alexandra Pazmiño Jaramillo" w:date="2025-11-22T14:06:00Z">
            <w:rPr>
              <w:rFonts w:ascii="Times New Roman" w:eastAsia="Times New Roman" w:hAnsi="Times New Roman" w:cs="Times New Roman"/>
              <w:sz w:val="24"/>
              <w:szCs w:val="24"/>
            </w:rPr>
          </w:rPrChange>
        </w:rPr>
        <w:t>. Genes, 11(10), 1121.</w:t>
      </w:r>
      <w:commentRangeEnd w:id="387"/>
      <w:r w:rsidR="009F0476">
        <w:rPr>
          <w:rStyle w:val="CommentReference"/>
          <w:rFonts w:ascii="Times New Roman" w:eastAsia="Times New Roman" w:hAnsi="Times New Roman" w:cs="Times New Roman"/>
          <w:sz w:val="24"/>
          <w:szCs w:val="24"/>
        </w:rPr>
        <w:commentReference w:id="387"/>
      </w:r>
    </w:p>
    <w:p w14:paraId="73869418"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Christoforou, E., </w:t>
      </w:r>
      <w:proofErr w:type="spellStart"/>
      <w:r>
        <w:rPr>
          <w:rFonts w:ascii="Times New Roman" w:eastAsia="Times New Roman" w:hAnsi="Times New Roman" w:cs="Times New Roman"/>
          <w:sz w:val="24"/>
          <w:szCs w:val="24"/>
        </w:rPr>
        <w:t>Dominoni</w:t>
      </w:r>
      <w:proofErr w:type="spellEnd"/>
      <w:r>
        <w:rPr>
          <w:rFonts w:ascii="Times New Roman" w:eastAsia="Times New Roman" w:hAnsi="Times New Roman" w:cs="Times New Roman"/>
          <w:sz w:val="24"/>
          <w:szCs w:val="24"/>
        </w:rPr>
        <w:t xml:space="preserve">, D., Lindström, J., Diamantopoulou, C., Czyzewski, J., Mirzai, N., &amp; </w:t>
      </w:r>
      <w:proofErr w:type="spellStart"/>
      <w:r>
        <w:rPr>
          <w:rFonts w:ascii="Times New Roman" w:eastAsia="Times New Roman" w:hAnsi="Times New Roman" w:cs="Times New Roman"/>
          <w:sz w:val="24"/>
          <w:szCs w:val="24"/>
        </w:rPr>
        <w:t>Spatharis</w:t>
      </w:r>
      <w:proofErr w:type="spellEnd"/>
      <w:r>
        <w:rPr>
          <w:rFonts w:ascii="Times New Roman" w:eastAsia="Times New Roman" w:hAnsi="Times New Roman" w:cs="Times New Roman"/>
          <w:sz w:val="24"/>
          <w:szCs w:val="24"/>
        </w:rPr>
        <w:t xml:space="preserve">, S. (2023). The effects of artificial light at night (ALAN) on the gaping activity and feeding of mussels. </w:t>
      </w:r>
      <w:r>
        <w:rPr>
          <w:rFonts w:ascii="Times New Roman" w:eastAsia="Times New Roman" w:hAnsi="Times New Roman" w:cs="Times New Roman"/>
          <w:i/>
          <w:sz w:val="24"/>
          <w:szCs w:val="24"/>
        </w:rPr>
        <w:t>Marine Pollution Bulletin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192</w:t>
      </w:r>
      <w:r>
        <w:rPr>
          <w:rFonts w:ascii="Times New Roman" w:eastAsia="Times New Roman" w:hAnsi="Times New Roman" w:cs="Times New Roman"/>
          <w:sz w:val="24"/>
          <w:szCs w:val="24"/>
        </w:rPr>
        <w:t xml:space="preserve">, 115105. </w:t>
      </w:r>
      <w:hyperlink r:id="rId26">
        <w:r>
          <w:rPr>
            <w:rFonts w:ascii="Times New Roman" w:eastAsia="Times New Roman" w:hAnsi="Times New Roman" w:cs="Times New Roman"/>
            <w:color w:val="1155CC"/>
            <w:sz w:val="24"/>
            <w:szCs w:val="24"/>
            <w:u w:val="single"/>
          </w:rPr>
          <w:t>https://doi.org/10.1016/j.marpolbul.2023.115105</w:t>
        </w:r>
      </w:hyperlink>
      <w:r>
        <w:rPr>
          <w:rFonts w:ascii="Times New Roman" w:eastAsia="Times New Roman" w:hAnsi="Times New Roman" w:cs="Times New Roman"/>
          <w:sz w:val="24"/>
          <w:szCs w:val="24"/>
        </w:rPr>
        <w:t xml:space="preserve"> </w:t>
      </w:r>
    </w:p>
    <w:p w14:paraId="0CEC458C" w14:textId="77777777" w:rsidR="00F65C18" w:rsidRDefault="00F33854" w:rsidP="00D1034F">
      <w:pPr>
        <w:ind w:hanging="720"/>
        <w:contextualSpacing/>
        <w:rPr>
          <w:rFonts w:ascii="Times New Roman" w:eastAsia="Times New Roman" w:hAnsi="Times New Roman" w:cs="Times New Roman"/>
          <w:sz w:val="24"/>
          <w:szCs w:val="24"/>
        </w:rPr>
      </w:pPr>
      <w:commentRangeStart w:id="393"/>
      <w:r w:rsidRPr="009F0476">
        <w:rPr>
          <w:rFonts w:ascii="Times New Roman" w:eastAsia="Times New Roman" w:hAnsi="Times New Roman" w:cs="Times New Roman"/>
          <w:sz w:val="24"/>
          <w:szCs w:val="24"/>
          <w:highlight w:val="red"/>
          <w:lang w:val="es-EC"/>
          <w:rPrChange w:id="394" w:author="Diana Alexandra Pazmiño Jaramillo" w:date="2025-11-22T14:06:00Z">
            <w:rPr>
              <w:rFonts w:ascii="Times New Roman" w:eastAsia="Times New Roman" w:hAnsi="Times New Roman" w:cs="Times New Roman"/>
              <w:sz w:val="24"/>
              <w:szCs w:val="24"/>
            </w:rPr>
          </w:rPrChange>
        </w:rPr>
        <w:lastRenderedPageBreak/>
        <w:t xml:space="preserve">De Cáceres M, Legendre P (2009). </w:t>
      </w:r>
      <w:r w:rsidRPr="009F0476">
        <w:rPr>
          <w:rFonts w:ascii="Times New Roman" w:eastAsia="Times New Roman" w:hAnsi="Times New Roman" w:cs="Times New Roman"/>
          <w:sz w:val="24"/>
          <w:szCs w:val="24"/>
          <w:highlight w:val="red"/>
          <w:rPrChange w:id="395" w:author="Diana Alexandra Pazmiño Jaramillo" w:date="2025-11-22T14:06:00Z">
            <w:rPr>
              <w:rFonts w:ascii="Times New Roman" w:eastAsia="Times New Roman" w:hAnsi="Times New Roman" w:cs="Times New Roman"/>
              <w:sz w:val="24"/>
              <w:szCs w:val="24"/>
            </w:rPr>
          </w:rPrChange>
        </w:rPr>
        <w:t>“Associations between species and groups of sites: indices and statistical inference.” _Ecology</w:t>
      </w:r>
      <w:proofErr w:type="gramStart"/>
      <w:r w:rsidRPr="009F0476">
        <w:rPr>
          <w:rFonts w:ascii="Times New Roman" w:eastAsia="Times New Roman" w:hAnsi="Times New Roman" w:cs="Times New Roman"/>
          <w:sz w:val="24"/>
          <w:szCs w:val="24"/>
          <w:highlight w:val="red"/>
          <w:rPrChange w:id="396" w:author="Diana Alexandra Pazmiño Jaramillo" w:date="2025-11-22T14:06:00Z">
            <w:rPr>
              <w:rFonts w:ascii="Times New Roman" w:eastAsia="Times New Roman" w:hAnsi="Times New Roman" w:cs="Times New Roman"/>
              <w:sz w:val="24"/>
              <w:szCs w:val="24"/>
            </w:rPr>
          </w:rPrChange>
        </w:rPr>
        <w:t>_,*</w:t>
      </w:r>
      <w:proofErr w:type="gramEnd"/>
      <w:r w:rsidRPr="009F0476">
        <w:rPr>
          <w:rFonts w:ascii="Times New Roman" w:eastAsia="Times New Roman" w:hAnsi="Times New Roman" w:cs="Times New Roman"/>
          <w:sz w:val="24"/>
          <w:szCs w:val="24"/>
          <w:highlight w:val="red"/>
          <w:rPrChange w:id="397" w:author="Diana Alexandra Pazmiño Jaramillo" w:date="2025-11-22T14:06:00Z">
            <w:rPr>
              <w:rFonts w:ascii="Times New Roman" w:eastAsia="Times New Roman" w:hAnsi="Times New Roman" w:cs="Times New Roman"/>
              <w:sz w:val="24"/>
              <w:szCs w:val="24"/>
            </w:rPr>
          </w:rPrChange>
        </w:rPr>
        <w:t xml:space="preserve">90*, 3566-3574. doi:10.1890/08-1823.1 </w:t>
      </w:r>
      <w:r w:rsidRPr="009F0476">
        <w:rPr>
          <w:highlight w:val="red"/>
          <w:rPrChange w:id="398" w:author="Diana Alexandra Pazmiño Jaramillo" w:date="2025-11-22T14:06:00Z">
            <w:rPr/>
          </w:rPrChange>
        </w:rPr>
        <w:fldChar w:fldCharType="begin"/>
      </w:r>
      <w:r w:rsidRPr="009F0476">
        <w:rPr>
          <w:highlight w:val="red"/>
          <w:rPrChange w:id="399" w:author="Diana Alexandra Pazmiño Jaramillo" w:date="2025-11-22T14:06:00Z">
            <w:rPr/>
          </w:rPrChange>
        </w:rPr>
        <w:instrText>HYPERLINK "https://doi.org/10.1890/08-1823.1" \h</w:instrText>
      </w:r>
      <w:r w:rsidRPr="00305CD6">
        <w:rPr>
          <w:highlight w:val="red"/>
        </w:rPr>
      </w:r>
      <w:r w:rsidRPr="009F0476">
        <w:rPr>
          <w:highlight w:val="red"/>
          <w:rPrChange w:id="400" w:author="Diana Alexandra Pazmiño Jaramillo" w:date="2025-11-22T14:06:00Z">
            <w:rPr/>
          </w:rPrChange>
        </w:rPr>
        <w:fldChar w:fldCharType="separate"/>
      </w:r>
      <w:r w:rsidRPr="009F0476">
        <w:rPr>
          <w:rFonts w:ascii="Times New Roman" w:eastAsia="Times New Roman" w:hAnsi="Times New Roman" w:cs="Times New Roman"/>
          <w:color w:val="1155CC"/>
          <w:sz w:val="24"/>
          <w:szCs w:val="24"/>
          <w:highlight w:val="red"/>
          <w:u w:val="single"/>
          <w:rPrChange w:id="401" w:author="Diana Alexandra Pazmiño Jaramillo" w:date="2025-11-22T14:06:00Z">
            <w:rPr>
              <w:rFonts w:ascii="Times New Roman" w:eastAsia="Times New Roman" w:hAnsi="Times New Roman" w:cs="Times New Roman"/>
              <w:color w:val="1155CC"/>
              <w:sz w:val="24"/>
              <w:szCs w:val="24"/>
              <w:u w:val="single"/>
            </w:rPr>
          </w:rPrChange>
        </w:rPr>
        <w:t>https://doi.org/10.1890/08-1823.1</w:t>
      </w:r>
      <w:r w:rsidRPr="009F0476">
        <w:rPr>
          <w:highlight w:val="red"/>
          <w:rPrChange w:id="402" w:author="Diana Alexandra Pazmiño Jaramillo" w:date="2025-11-22T14:06:00Z">
            <w:rPr/>
          </w:rPrChange>
        </w:rPr>
        <w:fldChar w:fldCharType="end"/>
      </w:r>
      <w:commentRangeEnd w:id="393"/>
      <w:r w:rsidR="009F0476">
        <w:rPr>
          <w:rStyle w:val="CommentReference"/>
          <w:rFonts w:ascii="Times New Roman" w:eastAsia="Times New Roman" w:hAnsi="Times New Roman" w:cs="Times New Roman"/>
          <w:sz w:val="24"/>
          <w:szCs w:val="24"/>
        </w:rPr>
        <w:commentReference w:id="393"/>
      </w:r>
    </w:p>
    <w:p w14:paraId="5F34C3D4"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Easson, C. G., Boswell, K. M., Tucker, N., Warren, J. D., &amp; Lopez, J. V. (2020). Combined eDNA and Acoustic Analysis Reflects Diel Vertical Migration of Mixed Consortia in the Gulf of Mexico. </w:t>
      </w:r>
      <w:r>
        <w:rPr>
          <w:rFonts w:ascii="Times New Roman" w:eastAsia="Times New Roman" w:hAnsi="Times New Roman" w:cs="Times New Roman"/>
          <w:i/>
          <w:sz w:val="24"/>
          <w:szCs w:val="24"/>
        </w:rPr>
        <w:t>Frontiers in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7-2020</w:t>
      </w:r>
      <w:r>
        <w:rPr>
          <w:rFonts w:ascii="Times New Roman" w:eastAsia="Times New Roman" w:hAnsi="Times New Roman" w:cs="Times New Roman"/>
          <w:sz w:val="24"/>
          <w:szCs w:val="24"/>
        </w:rPr>
        <w:t xml:space="preserve">. </w:t>
      </w:r>
      <w:hyperlink r:id="rId27">
        <w:r>
          <w:rPr>
            <w:rFonts w:ascii="Times New Roman" w:eastAsia="Times New Roman" w:hAnsi="Times New Roman" w:cs="Times New Roman"/>
            <w:color w:val="1155CC"/>
            <w:sz w:val="24"/>
            <w:szCs w:val="24"/>
            <w:u w:val="single"/>
          </w:rPr>
          <w:t>https://www.frontiersin.org/journals/marine-science/articles/10.3389/fmars.2020.00552</w:t>
        </w:r>
      </w:hyperlink>
      <w:r>
        <w:rPr>
          <w:rFonts w:ascii="Times New Roman" w:eastAsia="Times New Roman" w:hAnsi="Times New Roman" w:cs="Times New Roman"/>
          <w:sz w:val="24"/>
          <w:szCs w:val="24"/>
        </w:rPr>
        <w:t xml:space="preserve"> </w:t>
      </w:r>
    </w:p>
    <w:p w14:paraId="06499029"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Ellis, M. R., Clark, Z. S. R., Treml, E. A., Brown, M. S., Matthews, T. G., Pocklington, J. B., Stafford-Bell, R. E., Bott, N. J., Nai, Y. H., Miller, A. D., &amp; Sherman, C. D. H. (2022). Detecting marine pests using environmental DNA and biophysical models. </w:t>
      </w:r>
      <w:r>
        <w:rPr>
          <w:rFonts w:ascii="Times New Roman" w:eastAsia="Times New Roman" w:hAnsi="Times New Roman" w:cs="Times New Roman"/>
          <w:i/>
          <w:sz w:val="24"/>
          <w:szCs w:val="24"/>
        </w:rPr>
        <w:t>Science of The Total Environment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816</w:t>
      </w:r>
      <w:r>
        <w:rPr>
          <w:rFonts w:ascii="Times New Roman" w:eastAsia="Times New Roman" w:hAnsi="Times New Roman" w:cs="Times New Roman"/>
          <w:sz w:val="24"/>
          <w:szCs w:val="24"/>
        </w:rPr>
        <w:t xml:space="preserve">, 151666. </w:t>
      </w:r>
      <w:hyperlink r:id="rId28">
        <w:r>
          <w:rPr>
            <w:rFonts w:ascii="Times New Roman" w:eastAsia="Times New Roman" w:hAnsi="Times New Roman" w:cs="Times New Roman"/>
            <w:color w:val="1155CC"/>
            <w:sz w:val="24"/>
            <w:szCs w:val="24"/>
            <w:u w:val="single"/>
          </w:rPr>
          <w:t>https://doi.org/10.1016/j.scitotenv.2021.151666</w:t>
        </w:r>
      </w:hyperlink>
      <w:r>
        <w:rPr>
          <w:rFonts w:ascii="Times New Roman" w:eastAsia="Times New Roman" w:hAnsi="Times New Roman" w:cs="Times New Roman"/>
          <w:sz w:val="24"/>
          <w:szCs w:val="24"/>
        </w:rPr>
        <w:t xml:space="preserve"> </w:t>
      </w:r>
    </w:p>
    <w:p w14:paraId="4F2C16D6" w14:textId="4827F069"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Ely</w:t>
      </w:r>
      <w:ins w:id="403" w:author="Diana Pazmiño" w:date="2025-11-22T14:33: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T</w:t>
      </w:r>
      <w:ins w:id="404" w:author="Diana Pazmiño" w:date="2025-11-22T14:33: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Barber</w:t>
      </w:r>
      <w:ins w:id="405" w:author="Diana Pazmiño" w:date="2025-11-22T14:33: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P</w:t>
      </w:r>
      <w:ins w:id="406" w:author="Diana Pazmiño" w:date="2025-11-22T14:33: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H</w:t>
      </w:r>
      <w:ins w:id="407" w:author="Diana Pazmiño" w:date="2025-11-22T14:33: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Man</w:t>
      </w:r>
      <w:ins w:id="408" w:author="Diana Pazmiño" w:date="2025-11-22T14:34: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L</w:t>
      </w:r>
      <w:ins w:id="409" w:author="Diana Pazmiño" w:date="2025-11-22T14:34: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Gold</w:t>
      </w:r>
      <w:ins w:id="410" w:author="Diana Pazmiño" w:date="2025-11-22T14:34: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Z</w:t>
      </w:r>
      <w:ins w:id="411" w:author="Diana Pazmiño" w:date="2025-11-22T14:34: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(2021)</w:t>
      </w:r>
      <w:ins w:id="412" w:author="Diana Pazmiño" w:date="2025-11-22T14:34: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Short-lived detection of an introduced vertebrate eDNA signal in a nearshore rocky reef environment. </w:t>
      </w:r>
      <w:proofErr w:type="spellStart"/>
      <w:r>
        <w:rPr>
          <w:rFonts w:ascii="Times New Roman" w:eastAsia="Times New Roman" w:hAnsi="Times New Roman" w:cs="Times New Roman"/>
          <w:sz w:val="24"/>
          <w:szCs w:val="24"/>
        </w:rPr>
        <w:t>PLoS</w:t>
      </w:r>
      <w:proofErr w:type="spellEnd"/>
      <w:r>
        <w:rPr>
          <w:rFonts w:ascii="Times New Roman" w:eastAsia="Times New Roman" w:hAnsi="Times New Roman" w:cs="Times New Roman"/>
          <w:sz w:val="24"/>
          <w:szCs w:val="24"/>
        </w:rPr>
        <w:t xml:space="preserve"> ONE 16(6): e0245314. </w:t>
      </w:r>
      <w:hyperlink r:id="rId29">
        <w:r>
          <w:rPr>
            <w:rFonts w:ascii="Times New Roman" w:eastAsia="Times New Roman" w:hAnsi="Times New Roman" w:cs="Times New Roman"/>
            <w:color w:val="1155CC"/>
            <w:sz w:val="24"/>
            <w:szCs w:val="24"/>
            <w:u w:val="single"/>
          </w:rPr>
          <w:t>https://doi.org/10.1371/journal.pone.0245314</w:t>
        </w:r>
      </w:hyperlink>
    </w:p>
    <w:p w14:paraId="6974F472"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Feng, Y., Sun, D., Shao, Q., Fang, C., &amp; Wang, C. (2022). </w:t>
      </w:r>
      <w:proofErr w:type="spellStart"/>
      <w:r>
        <w:rPr>
          <w:rFonts w:ascii="Times New Roman" w:eastAsia="Times New Roman" w:hAnsi="Times New Roman" w:cs="Times New Roman"/>
          <w:sz w:val="24"/>
          <w:szCs w:val="24"/>
        </w:rPr>
        <w:t>Mesozooplankton</w:t>
      </w:r>
      <w:proofErr w:type="spellEnd"/>
      <w:r>
        <w:rPr>
          <w:rFonts w:ascii="Times New Roman" w:eastAsia="Times New Roman" w:hAnsi="Times New Roman" w:cs="Times New Roman"/>
          <w:sz w:val="24"/>
          <w:szCs w:val="24"/>
        </w:rPr>
        <w:t xml:space="preserve"> biodiversity, vertical assemblages, and diel migration in the western tropical Pacific Ocean revealed by eDNA metabarcoding and morphological methods. </w:t>
      </w:r>
      <w:r>
        <w:rPr>
          <w:rFonts w:ascii="Times New Roman" w:eastAsia="Times New Roman" w:hAnsi="Times New Roman" w:cs="Times New Roman"/>
          <w:i/>
          <w:sz w:val="24"/>
          <w:szCs w:val="24"/>
        </w:rPr>
        <w:t>Frontiers in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9-2022</w:t>
      </w:r>
      <w:r>
        <w:rPr>
          <w:rFonts w:ascii="Times New Roman" w:eastAsia="Times New Roman" w:hAnsi="Times New Roman" w:cs="Times New Roman"/>
          <w:sz w:val="24"/>
          <w:szCs w:val="24"/>
        </w:rPr>
        <w:t xml:space="preserve">. </w:t>
      </w:r>
      <w:hyperlink r:id="rId30">
        <w:r>
          <w:rPr>
            <w:rFonts w:ascii="Times New Roman" w:eastAsia="Times New Roman" w:hAnsi="Times New Roman" w:cs="Times New Roman"/>
            <w:color w:val="1155CC"/>
            <w:sz w:val="24"/>
            <w:szCs w:val="24"/>
            <w:u w:val="single"/>
          </w:rPr>
          <w:t>https://www.frontiersin.org/journals/marine-science/articles/10.3389/fmars.2022.1004410</w:t>
        </w:r>
      </w:hyperlink>
      <w:r>
        <w:rPr>
          <w:rFonts w:ascii="Times New Roman" w:eastAsia="Times New Roman" w:hAnsi="Times New Roman" w:cs="Times New Roman"/>
          <w:sz w:val="24"/>
          <w:szCs w:val="24"/>
        </w:rPr>
        <w:t xml:space="preserve"> </w:t>
      </w:r>
    </w:p>
    <w:p w14:paraId="46D2980C" w14:textId="77777777" w:rsidR="00F65C18" w:rsidRDefault="00F33854" w:rsidP="00D1034F">
      <w:pPr>
        <w:ind w:hanging="720"/>
        <w:contextualSpacing/>
        <w:rPr>
          <w:ins w:id="413" w:author="Gledis Guri" w:date="2025-12-02T11:24:00Z" w16du:dateUtc="2025-12-02T19:24:00Z"/>
          <w:rFonts w:ascii="Times New Roman" w:eastAsia="Times New Roman" w:hAnsi="Times New Roman" w:cs="Times New Roman"/>
          <w:sz w:val="24"/>
          <w:szCs w:val="24"/>
        </w:rPr>
      </w:pPr>
      <w:proofErr w:type="spellStart"/>
      <w:r w:rsidRPr="009F0476">
        <w:rPr>
          <w:rFonts w:ascii="Times New Roman" w:eastAsia="Times New Roman" w:hAnsi="Times New Roman" w:cs="Times New Roman"/>
          <w:sz w:val="24"/>
          <w:szCs w:val="24"/>
          <w:highlight w:val="red"/>
          <w:lang w:val="de-DE"/>
          <w:rPrChange w:id="414" w:author="Diana Pazmiño" w:date="2025-11-22T14:22:00Z">
            <w:rPr>
              <w:rFonts w:ascii="Times New Roman" w:eastAsia="Times New Roman" w:hAnsi="Times New Roman" w:cs="Times New Roman"/>
              <w:sz w:val="24"/>
              <w:szCs w:val="24"/>
              <w:lang w:val="de-DE"/>
            </w:rPr>
          </w:rPrChange>
        </w:rPr>
        <w:t>Garratt</w:t>
      </w:r>
      <w:proofErr w:type="spellEnd"/>
      <w:r w:rsidRPr="009F0476">
        <w:rPr>
          <w:rFonts w:ascii="Times New Roman" w:eastAsia="Times New Roman" w:hAnsi="Times New Roman" w:cs="Times New Roman"/>
          <w:sz w:val="24"/>
          <w:szCs w:val="24"/>
          <w:highlight w:val="red"/>
          <w:lang w:val="de-DE"/>
          <w:rPrChange w:id="415" w:author="Diana Pazmiño" w:date="2025-11-22T14:22:00Z">
            <w:rPr>
              <w:rFonts w:ascii="Times New Roman" w:eastAsia="Times New Roman" w:hAnsi="Times New Roman" w:cs="Times New Roman"/>
              <w:sz w:val="24"/>
              <w:szCs w:val="24"/>
              <w:lang w:val="de-DE"/>
            </w:rPr>
          </w:rPrChange>
        </w:rPr>
        <w:t xml:space="preserve">, M. J., Jenkins, S. R., &amp; Davies, T. W. (2019). </w:t>
      </w:r>
      <w:r w:rsidRPr="009F0476">
        <w:rPr>
          <w:rFonts w:ascii="Times New Roman" w:eastAsia="Times New Roman" w:hAnsi="Times New Roman" w:cs="Times New Roman"/>
          <w:sz w:val="24"/>
          <w:szCs w:val="24"/>
          <w:highlight w:val="red"/>
          <w:rPrChange w:id="416" w:author="Diana Pazmiño" w:date="2025-11-22T14:22:00Z">
            <w:rPr>
              <w:rFonts w:ascii="Times New Roman" w:eastAsia="Times New Roman" w:hAnsi="Times New Roman" w:cs="Times New Roman"/>
              <w:sz w:val="24"/>
              <w:szCs w:val="24"/>
            </w:rPr>
          </w:rPrChange>
        </w:rPr>
        <w:t xml:space="preserve">Mapping the consequences of artificial light at night for intertidal ecosystems. </w:t>
      </w:r>
      <w:r w:rsidRPr="009F0476">
        <w:rPr>
          <w:rFonts w:ascii="Times New Roman" w:eastAsia="Times New Roman" w:hAnsi="Times New Roman" w:cs="Times New Roman"/>
          <w:i/>
          <w:sz w:val="24"/>
          <w:szCs w:val="24"/>
          <w:highlight w:val="red"/>
          <w:rPrChange w:id="417" w:author="Diana Pazmiño" w:date="2025-11-22T14:22:00Z">
            <w:rPr>
              <w:rFonts w:ascii="Times New Roman" w:eastAsia="Times New Roman" w:hAnsi="Times New Roman" w:cs="Times New Roman"/>
              <w:i/>
              <w:sz w:val="24"/>
              <w:szCs w:val="24"/>
            </w:rPr>
          </w:rPrChange>
        </w:rPr>
        <w:t>Science of The Total Environment</w:t>
      </w:r>
      <w:r w:rsidRPr="009F0476">
        <w:rPr>
          <w:rFonts w:ascii="Times New Roman" w:eastAsia="Times New Roman" w:hAnsi="Times New Roman" w:cs="Times New Roman"/>
          <w:sz w:val="24"/>
          <w:szCs w:val="24"/>
          <w:highlight w:val="red"/>
          <w:rPrChange w:id="418" w:author="Diana Pazmiño" w:date="2025-11-22T14:22:00Z">
            <w:rPr>
              <w:rFonts w:ascii="Times New Roman" w:eastAsia="Times New Roman" w:hAnsi="Times New Roman" w:cs="Times New Roman"/>
              <w:sz w:val="24"/>
              <w:szCs w:val="24"/>
            </w:rPr>
          </w:rPrChange>
        </w:rPr>
        <w:t xml:space="preserve">, </w:t>
      </w:r>
      <w:r w:rsidRPr="009F0476">
        <w:rPr>
          <w:rFonts w:ascii="Times New Roman" w:eastAsia="Times New Roman" w:hAnsi="Times New Roman" w:cs="Times New Roman"/>
          <w:i/>
          <w:sz w:val="24"/>
          <w:szCs w:val="24"/>
          <w:highlight w:val="red"/>
          <w:rPrChange w:id="419" w:author="Diana Pazmiño" w:date="2025-11-22T14:22:00Z">
            <w:rPr>
              <w:rFonts w:ascii="Times New Roman" w:eastAsia="Times New Roman" w:hAnsi="Times New Roman" w:cs="Times New Roman"/>
              <w:i/>
              <w:sz w:val="24"/>
              <w:szCs w:val="24"/>
            </w:rPr>
          </w:rPrChange>
        </w:rPr>
        <w:t>691</w:t>
      </w:r>
      <w:r w:rsidRPr="009F0476">
        <w:rPr>
          <w:rFonts w:ascii="Times New Roman" w:eastAsia="Times New Roman" w:hAnsi="Times New Roman" w:cs="Times New Roman"/>
          <w:sz w:val="24"/>
          <w:szCs w:val="24"/>
          <w:highlight w:val="red"/>
          <w:rPrChange w:id="420" w:author="Diana Pazmiño" w:date="2025-11-22T14:22:00Z">
            <w:rPr>
              <w:rFonts w:ascii="Times New Roman" w:eastAsia="Times New Roman" w:hAnsi="Times New Roman" w:cs="Times New Roman"/>
              <w:sz w:val="24"/>
              <w:szCs w:val="24"/>
            </w:rPr>
          </w:rPrChange>
        </w:rPr>
        <w:t xml:space="preserve">, 760–768. </w:t>
      </w:r>
      <w:commentRangeStart w:id="421"/>
      <w:r w:rsidRPr="009F0476">
        <w:rPr>
          <w:highlight w:val="red"/>
          <w:rPrChange w:id="422" w:author="Diana Pazmiño" w:date="2025-11-22T14:22:00Z">
            <w:rPr/>
          </w:rPrChange>
        </w:rPr>
        <w:fldChar w:fldCharType="begin"/>
      </w:r>
      <w:r w:rsidRPr="009F0476">
        <w:rPr>
          <w:highlight w:val="red"/>
          <w:rPrChange w:id="423" w:author="Diana Pazmiño" w:date="2025-11-22T14:22:00Z">
            <w:rPr/>
          </w:rPrChange>
        </w:rPr>
        <w:instrText>HYPERLINK "https://doi.org/10.1016/j.scitotenv.2019.07.156" \h</w:instrText>
      </w:r>
      <w:r w:rsidRPr="00305CD6">
        <w:rPr>
          <w:highlight w:val="red"/>
        </w:rPr>
      </w:r>
      <w:r w:rsidRPr="009F0476">
        <w:rPr>
          <w:highlight w:val="red"/>
          <w:rPrChange w:id="424" w:author="Diana Pazmiño" w:date="2025-11-22T14:22:00Z">
            <w:rPr/>
          </w:rPrChange>
        </w:rPr>
        <w:fldChar w:fldCharType="separate"/>
      </w:r>
      <w:r w:rsidRPr="009F0476">
        <w:rPr>
          <w:rFonts w:ascii="Times New Roman" w:eastAsia="Times New Roman" w:hAnsi="Times New Roman" w:cs="Times New Roman"/>
          <w:color w:val="1155CC"/>
          <w:sz w:val="24"/>
          <w:szCs w:val="24"/>
          <w:highlight w:val="red"/>
          <w:u w:val="single"/>
          <w:rPrChange w:id="425" w:author="Diana Pazmiño" w:date="2025-11-22T14:22:00Z">
            <w:rPr>
              <w:rFonts w:ascii="Times New Roman" w:eastAsia="Times New Roman" w:hAnsi="Times New Roman" w:cs="Times New Roman"/>
              <w:color w:val="1155CC"/>
              <w:sz w:val="24"/>
              <w:szCs w:val="24"/>
              <w:u w:val="single"/>
            </w:rPr>
          </w:rPrChange>
        </w:rPr>
        <w:t>https://doi.org/10.1016/j.scitotenv.2019.07.156</w:t>
      </w:r>
      <w:r w:rsidRPr="009F0476">
        <w:rPr>
          <w:highlight w:val="red"/>
          <w:rPrChange w:id="426" w:author="Diana Pazmiño" w:date="2025-11-22T14:22:00Z">
            <w:rPr/>
          </w:rPrChange>
        </w:rPr>
        <w:fldChar w:fldCharType="end"/>
      </w:r>
      <w:commentRangeEnd w:id="421"/>
      <w:r w:rsidR="009F0476">
        <w:rPr>
          <w:rStyle w:val="CommentReference"/>
          <w:rFonts w:ascii="Times New Roman" w:eastAsia="Times New Roman" w:hAnsi="Times New Roman" w:cs="Times New Roman"/>
          <w:sz w:val="24"/>
          <w:szCs w:val="24"/>
        </w:rPr>
        <w:commentReference w:id="421"/>
      </w:r>
      <w:r>
        <w:rPr>
          <w:rFonts w:ascii="Times New Roman" w:eastAsia="Times New Roman" w:hAnsi="Times New Roman" w:cs="Times New Roman"/>
          <w:sz w:val="24"/>
          <w:szCs w:val="24"/>
        </w:rPr>
        <w:t xml:space="preserve"> </w:t>
      </w:r>
    </w:p>
    <w:p w14:paraId="57233A64" w14:textId="2EBC68D7" w:rsidR="00586129" w:rsidDel="00586129" w:rsidRDefault="00586129" w:rsidP="00D1034F">
      <w:pPr>
        <w:ind w:hanging="720"/>
        <w:contextualSpacing/>
        <w:rPr>
          <w:del w:id="427" w:author="Gledis Guri" w:date="2025-12-02T11:27:00Z" w16du:dateUtc="2025-12-02T19:27:00Z"/>
          <w:rFonts w:ascii="Times New Roman" w:eastAsia="Times New Roman" w:hAnsi="Times New Roman" w:cs="Times New Roman"/>
          <w:sz w:val="24"/>
          <w:szCs w:val="24"/>
        </w:rPr>
      </w:pPr>
      <w:ins w:id="428" w:author="Gledis Guri" w:date="2025-12-02T11:27:00Z" w16du:dateUtc="2025-12-02T19:27:00Z">
        <w:r w:rsidRPr="00586129">
          <w:rPr>
            <w:rFonts w:ascii="Times New Roman" w:eastAsia="Times New Roman" w:hAnsi="Times New Roman" w:cs="Times New Roman"/>
            <w:sz w:val="24"/>
            <w:szCs w:val="24"/>
          </w:rPr>
          <w:t xml:space="preserve">Guri, G., Westgaard, J.-I., </w:t>
        </w:r>
        <w:proofErr w:type="spellStart"/>
        <w:r w:rsidRPr="00586129">
          <w:rPr>
            <w:rFonts w:ascii="Times New Roman" w:eastAsia="Times New Roman" w:hAnsi="Times New Roman" w:cs="Times New Roman"/>
            <w:sz w:val="24"/>
            <w:szCs w:val="24"/>
          </w:rPr>
          <w:t>Yoccoz</w:t>
        </w:r>
        <w:proofErr w:type="spellEnd"/>
        <w:r w:rsidRPr="00586129">
          <w:rPr>
            <w:rFonts w:ascii="Times New Roman" w:eastAsia="Times New Roman" w:hAnsi="Times New Roman" w:cs="Times New Roman"/>
            <w:sz w:val="24"/>
            <w:szCs w:val="24"/>
          </w:rPr>
          <w:t xml:space="preserve">, N., Wangensteen, O. S., Præbel, K., Ray, J. L., Kelly, R. P., Shelton, A. O., </w:t>
        </w:r>
        <w:proofErr w:type="spellStart"/>
        <w:r w:rsidRPr="00586129">
          <w:rPr>
            <w:rFonts w:ascii="Times New Roman" w:eastAsia="Times New Roman" w:hAnsi="Times New Roman" w:cs="Times New Roman"/>
            <w:sz w:val="24"/>
            <w:szCs w:val="24"/>
          </w:rPr>
          <w:t>Hanebrekke</w:t>
        </w:r>
        <w:proofErr w:type="spellEnd"/>
        <w:r w:rsidRPr="00586129">
          <w:rPr>
            <w:rFonts w:ascii="Times New Roman" w:eastAsia="Times New Roman" w:hAnsi="Times New Roman" w:cs="Times New Roman"/>
            <w:sz w:val="24"/>
            <w:szCs w:val="24"/>
          </w:rPr>
          <w:t xml:space="preserve">, T., &amp; Johansen, T. (2024). Maximizing sampling efficiency to detect </w:t>
        </w:r>
        <w:r w:rsidRPr="00586129">
          <w:rPr>
            <w:rFonts w:ascii="Times New Roman" w:eastAsia="Times New Roman" w:hAnsi="Times New Roman" w:cs="Times New Roman"/>
            <w:sz w:val="24"/>
            <w:szCs w:val="24"/>
          </w:rPr>
          <w:lastRenderedPageBreak/>
          <w:t>differences in fish community composition using environmental DNA metabarcoding in subarctic fjords. Environmental DNA, 6, e409. https://doi.org/10.1002/edn3.409</w:t>
        </w:r>
      </w:ins>
    </w:p>
    <w:p w14:paraId="181FEE03"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Govindarajan, A. F., </w:t>
      </w:r>
      <w:proofErr w:type="spellStart"/>
      <w:r>
        <w:rPr>
          <w:rFonts w:ascii="Times New Roman" w:eastAsia="Times New Roman" w:hAnsi="Times New Roman" w:cs="Times New Roman"/>
          <w:sz w:val="24"/>
          <w:szCs w:val="24"/>
        </w:rPr>
        <w:t>Francolini</w:t>
      </w:r>
      <w:proofErr w:type="spellEnd"/>
      <w:r>
        <w:rPr>
          <w:rFonts w:ascii="Times New Roman" w:eastAsia="Times New Roman" w:hAnsi="Times New Roman" w:cs="Times New Roman"/>
          <w:sz w:val="24"/>
          <w:szCs w:val="24"/>
        </w:rPr>
        <w:t xml:space="preserve">, R. D., Jech, J. M., Lavery, A. C., Llopiz, J. K., Wiebe, P. H., &amp; Zhang, W. (Gordon). (2021). Exploring the Use of Environmental DNA (eDNA) to Detect Animal Taxa in the Mesopelagic Zone. </w:t>
      </w:r>
      <w:r>
        <w:rPr>
          <w:rFonts w:ascii="Times New Roman" w:eastAsia="Times New Roman" w:hAnsi="Times New Roman" w:cs="Times New Roman"/>
          <w:i/>
          <w:sz w:val="24"/>
          <w:szCs w:val="24"/>
        </w:rPr>
        <w:t>Frontiers in Ecology and Evolution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9-2021</w:t>
      </w:r>
      <w:r>
        <w:rPr>
          <w:rFonts w:ascii="Times New Roman" w:eastAsia="Times New Roman" w:hAnsi="Times New Roman" w:cs="Times New Roman"/>
          <w:sz w:val="24"/>
          <w:szCs w:val="24"/>
        </w:rPr>
        <w:t xml:space="preserve">. </w:t>
      </w:r>
      <w:hyperlink r:id="rId31">
        <w:r>
          <w:rPr>
            <w:rFonts w:ascii="Times New Roman" w:eastAsia="Times New Roman" w:hAnsi="Times New Roman" w:cs="Times New Roman"/>
            <w:color w:val="1155CC"/>
            <w:sz w:val="24"/>
            <w:szCs w:val="24"/>
            <w:u w:val="single"/>
          </w:rPr>
          <w:t>https://www.frontiersin.org/journals/ecology-and-evolution/articles/10.3389/fevo.2021.574877</w:t>
        </w:r>
      </w:hyperlink>
      <w:r>
        <w:rPr>
          <w:rFonts w:ascii="Times New Roman" w:eastAsia="Times New Roman" w:hAnsi="Times New Roman" w:cs="Times New Roman"/>
          <w:sz w:val="24"/>
          <w:szCs w:val="24"/>
        </w:rPr>
        <w:t xml:space="preserve"> </w:t>
      </w:r>
    </w:p>
    <w:p w14:paraId="1BFAA0EA"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Govindarajan, A. F., Llopiz, J. K., Caiger, P. E., Jech, J. M., Lavery, A. C., McMonagle, H., Wiebe, P. H., &amp; Zhang, W. (Gordon). (2023). Assessing mesopelagic fish diversity and diel vertical migration with environmental DNA. </w:t>
      </w:r>
      <w:r>
        <w:rPr>
          <w:rFonts w:ascii="Times New Roman" w:eastAsia="Times New Roman" w:hAnsi="Times New Roman" w:cs="Times New Roman"/>
          <w:i/>
          <w:sz w:val="24"/>
          <w:szCs w:val="24"/>
        </w:rPr>
        <w:t>Frontiers in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10-2023</w:t>
      </w:r>
      <w:r>
        <w:rPr>
          <w:rFonts w:ascii="Times New Roman" w:eastAsia="Times New Roman" w:hAnsi="Times New Roman" w:cs="Times New Roman"/>
          <w:sz w:val="24"/>
          <w:szCs w:val="24"/>
        </w:rPr>
        <w:t xml:space="preserve">. </w:t>
      </w:r>
      <w:hyperlink r:id="rId32">
        <w:r>
          <w:rPr>
            <w:rFonts w:ascii="Times New Roman" w:eastAsia="Times New Roman" w:hAnsi="Times New Roman" w:cs="Times New Roman"/>
            <w:color w:val="1155CC"/>
            <w:sz w:val="24"/>
            <w:szCs w:val="24"/>
            <w:u w:val="single"/>
          </w:rPr>
          <w:t>https://www.frontiersin.org/journals/marine-science/articles/10.3389/fmars.2023.1219993</w:t>
        </w:r>
      </w:hyperlink>
      <w:r>
        <w:rPr>
          <w:rFonts w:ascii="Times New Roman" w:eastAsia="Times New Roman" w:hAnsi="Times New Roman" w:cs="Times New Roman"/>
          <w:sz w:val="24"/>
          <w:szCs w:val="24"/>
        </w:rPr>
        <w:t xml:space="preserve"> </w:t>
      </w:r>
    </w:p>
    <w:p w14:paraId="78FBF0D8" w14:textId="77777777" w:rsidR="00F65C18" w:rsidRDefault="00F33854" w:rsidP="00D1034F">
      <w:pPr>
        <w:ind w:hanging="720"/>
        <w:contextualSpacing/>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Häfker</w:t>
      </w:r>
      <w:proofErr w:type="spellEnd"/>
      <w:r>
        <w:rPr>
          <w:rFonts w:ascii="Times New Roman" w:eastAsia="Times New Roman" w:hAnsi="Times New Roman" w:cs="Times New Roman"/>
          <w:sz w:val="24"/>
          <w:szCs w:val="24"/>
        </w:rPr>
        <w:t xml:space="preserve">, N. S., Connan-McGinty, S., Hobbs, L., McKee, D., Cohen, J. H., &amp; Last, K. S. (2022). Animal behavior is central in shaping the realized diel light niche. </w:t>
      </w:r>
      <w:r>
        <w:rPr>
          <w:rFonts w:ascii="Times New Roman" w:eastAsia="Times New Roman" w:hAnsi="Times New Roman" w:cs="Times New Roman"/>
          <w:i/>
          <w:sz w:val="24"/>
          <w:szCs w:val="24"/>
        </w:rPr>
        <w:t>Communications Biology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w:t>
      </w:r>
      <w:r>
        <w:rPr>
          <w:rFonts w:ascii="Times New Roman" w:eastAsia="Times New Roman" w:hAnsi="Times New Roman" w:cs="Times New Roman"/>
          <w:sz w:val="24"/>
          <w:szCs w:val="24"/>
        </w:rPr>
        <w:t xml:space="preserve">(1), 562. </w:t>
      </w:r>
      <w:hyperlink r:id="rId33">
        <w:r>
          <w:rPr>
            <w:rFonts w:ascii="Times New Roman" w:eastAsia="Times New Roman" w:hAnsi="Times New Roman" w:cs="Times New Roman"/>
            <w:color w:val="1155CC"/>
            <w:sz w:val="24"/>
            <w:szCs w:val="24"/>
            <w:u w:val="single"/>
          </w:rPr>
          <w:t>https://doi.org/10.1038/s42003-022-03472-z</w:t>
        </w:r>
      </w:hyperlink>
    </w:p>
    <w:p w14:paraId="74538561" w14:textId="77777777" w:rsidR="00F65C18" w:rsidRDefault="00F33854" w:rsidP="00D1034F">
      <w:pPr>
        <w:ind w:hanging="720"/>
        <w:contextualSpacing/>
        <w:rPr>
          <w:rFonts w:ascii="Times New Roman" w:eastAsia="Times New Roman" w:hAnsi="Times New Roman" w:cs="Times New Roman"/>
          <w:sz w:val="24"/>
          <w:szCs w:val="24"/>
        </w:rPr>
      </w:pPr>
      <w:r w:rsidRPr="009F0476">
        <w:rPr>
          <w:rFonts w:ascii="Times New Roman" w:eastAsia="Times New Roman" w:hAnsi="Times New Roman" w:cs="Times New Roman"/>
          <w:sz w:val="24"/>
          <w:szCs w:val="24"/>
          <w:highlight w:val="red"/>
          <w:rPrChange w:id="429" w:author="Diana Pazmiño" w:date="2025-11-22T14:22:00Z">
            <w:rPr>
              <w:rFonts w:ascii="Times New Roman" w:eastAsia="Times New Roman" w:hAnsi="Times New Roman" w:cs="Times New Roman"/>
              <w:sz w:val="24"/>
              <w:szCs w:val="24"/>
            </w:rPr>
          </w:rPrChange>
        </w:rPr>
        <w:t>Harrison JB., Sunday JM., and Rogers SM. 2019. Predicting the fate of eDNA in the environment and implications for studying biodiversity. Proc. R. Soc. B 286: 20191409. http://doi.org/10.1098/rspb.2019.</w:t>
      </w:r>
      <w:commentRangeStart w:id="430"/>
      <w:r w:rsidRPr="009F0476">
        <w:rPr>
          <w:rFonts w:ascii="Times New Roman" w:eastAsia="Times New Roman" w:hAnsi="Times New Roman" w:cs="Times New Roman"/>
          <w:sz w:val="24"/>
          <w:szCs w:val="24"/>
          <w:highlight w:val="red"/>
          <w:rPrChange w:id="431" w:author="Diana Pazmiño" w:date="2025-11-22T14:22:00Z">
            <w:rPr>
              <w:rFonts w:ascii="Times New Roman" w:eastAsia="Times New Roman" w:hAnsi="Times New Roman" w:cs="Times New Roman"/>
              <w:sz w:val="24"/>
              <w:szCs w:val="24"/>
            </w:rPr>
          </w:rPrChange>
        </w:rPr>
        <w:t>1409</w:t>
      </w:r>
      <w:commentRangeEnd w:id="430"/>
      <w:r w:rsidR="009F0476">
        <w:rPr>
          <w:rStyle w:val="CommentReference"/>
          <w:rFonts w:ascii="Times New Roman" w:eastAsia="Times New Roman" w:hAnsi="Times New Roman" w:cs="Times New Roman"/>
          <w:sz w:val="24"/>
          <w:szCs w:val="24"/>
        </w:rPr>
        <w:commentReference w:id="430"/>
      </w:r>
    </w:p>
    <w:p w14:paraId="4330BE45"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Hinojosa, I. A., Zapata-Hernández, G., Fowles, A. E., Gaymer, C. F., &amp; Stuart-Smith, R. D. (2021). The awakening of invertebrates: The daily dynamics of fishes and mobile invertebrates at Rapa Nui’s multiple use marine protected area. </w:t>
      </w:r>
      <w:r>
        <w:rPr>
          <w:rFonts w:ascii="Times New Roman" w:eastAsia="Times New Roman" w:hAnsi="Times New Roman" w:cs="Times New Roman"/>
          <w:i/>
          <w:sz w:val="24"/>
          <w:szCs w:val="24"/>
        </w:rPr>
        <w:t>Aquatic Conservation: Marine and Freshwater Ecosystems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31</w:t>
      </w:r>
      <w:r>
        <w:rPr>
          <w:rFonts w:ascii="Times New Roman" w:eastAsia="Times New Roman" w:hAnsi="Times New Roman" w:cs="Times New Roman"/>
          <w:sz w:val="24"/>
          <w:szCs w:val="24"/>
        </w:rPr>
        <w:t>(2), 290–303. https://doi.org/10.1002/aqc.3423</w:t>
      </w:r>
    </w:p>
    <w:p w14:paraId="12B31F89" w14:textId="1A829326" w:rsidR="00D1034F" w:rsidRPr="00D1034F" w:rsidRDefault="00F33854" w:rsidP="00D1034F">
      <w:pPr>
        <w:ind w:hanging="720"/>
        <w:contextualSpacing/>
        <w:rPr>
          <w:rFonts w:ascii="Times New Roman" w:eastAsia="Times New Roman" w:hAnsi="Times New Roman" w:cs="Times New Roman"/>
          <w:sz w:val="24"/>
          <w:szCs w:val="24"/>
          <w:lang w:val="de-DE"/>
        </w:rPr>
      </w:pPr>
      <w:r>
        <w:rPr>
          <w:rFonts w:ascii="Times New Roman" w:eastAsia="Times New Roman" w:hAnsi="Times New Roman" w:cs="Times New Roman"/>
          <w:sz w:val="24"/>
          <w:szCs w:val="24"/>
        </w:rPr>
        <w:t xml:space="preserve">Hobbs, L., Banas, N. S., Cohen, J. H., Cottier, F. R., Berge, J., &amp; </w:t>
      </w:r>
      <w:proofErr w:type="spellStart"/>
      <w:r>
        <w:rPr>
          <w:rFonts w:ascii="Times New Roman" w:eastAsia="Times New Roman" w:hAnsi="Times New Roman" w:cs="Times New Roman"/>
          <w:sz w:val="24"/>
          <w:szCs w:val="24"/>
        </w:rPr>
        <w:t>Varpe</w:t>
      </w:r>
      <w:proofErr w:type="spellEnd"/>
      <w:r>
        <w:rPr>
          <w:rFonts w:ascii="Times New Roman" w:eastAsia="Times New Roman" w:hAnsi="Times New Roman" w:cs="Times New Roman"/>
          <w:sz w:val="24"/>
          <w:szCs w:val="24"/>
        </w:rPr>
        <w:t xml:space="preserve">, Ø. (2021). A marine zooplankton community vertically structured by light across diel to interannual timescales. </w:t>
      </w:r>
      <w:r>
        <w:rPr>
          <w:rFonts w:ascii="Times New Roman" w:eastAsia="Times New Roman" w:hAnsi="Times New Roman" w:cs="Times New Roman"/>
          <w:i/>
          <w:sz w:val="24"/>
          <w:szCs w:val="24"/>
        </w:rPr>
        <w:t>Biology Letters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17</w:t>
      </w:r>
      <w:r>
        <w:rPr>
          <w:rFonts w:ascii="Times New Roman" w:eastAsia="Times New Roman" w:hAnsi="Times New Roman" w:cs="Times New Roman"/>
          <w:sz w:val="24"/>
          <w:szCs w:val="24"/>
        </w:rPr>
        <w:t xml:space="preserve">(2), 20200810. </w:t>
      </w:r>
      <w:hyperlink r:id="rId34" w:history="1">
        <w:r w:rsidR="00D1034F" w:rsidRPr="00D1034F">
          <w:rPr>
            <w:rStyle w:val="Hyperlink"/>
            <w:rFonts w:ascii="Times New Roman" w:eastAsia="Times New Roman" w:hAnsi="Times New Roman" w:cs="Times New Roman"/>
            <w:sz w:val="24"/>
            <w:szCs w:val="24"/>
            <w:lang w:val="de-DE"/>
          </w:rPr>
          <w:t>https://doi.org/10.1098/rsbl.2020.0810</w:t>
        </w:r>
      </w:hyperlink>
    </w:p>
    <w:p w14:paraId="4000236D" w14:textId="492B06DD" w:rsidR="00F65C18" w:rsidRDefault="00F33854" w:rsidP="00D1034F">
      <w:pPr>
        <w:ind w:hanging="720"/>
        <w:contextualSpacing/>
        <w:rPr>
          <w:rFonts w:ascii="Times New Roman" w:eastAsia="Times New Roman" w:hAnsi="Times New Roman" w:cs="Times New Roman"/>
          <w:sz w:val="24"/>
          <w:szCs w:val="24"/>
        </w:rPr>
      </w:pPr>
      <w:proofErr w:type="spellStart"/>
      <w:r w:rsidRPr="00D1034F">
        <w:rPr>
          <w:rFonts w:ascii="Times New Roman" w:eastAsia="Times New Roman" w:hAnsi="Times New Roman" w:cs="Times New Roman"/>
          <w:sz w:val="24"/>
          <w:szCs w:val="24"/>
          <w:lang w:val="de-DE"/>
        </w:rPr>
        <w:lastRenderedPageBreak/>
        <w:t>Ip</w:t>
      </w:r>
      <w:proofErr w:type="spellEnd"/>
      <w:r w:rsidRPr="00D1034F">
        <w:rPr>
          <w:rFonts w:ascii="Times New Roman" w:eastAsia="Times New Roman" w:hAnsi="Times New Roman" w:cs="Times New Roman"/>
          <w:sz w:val="24"/>
          <w:szCs w:val="24"/>
          <w:lang w:val="de-DE"/>
        </w:rPr>
        <w:t xml:space="preserve">, A., </w:t>
      </w:r>
      <w:proofErr w:type="spellStart"/>
      <w:r w:rsidRPr="00D1034F">
        <w:rPr>
          <w:rFonts w:ascii="Times New Roman" w:eastAsia="Times New Roman" w:hAnsi="Times New Roman" w:cs="Times New Roman"/>
          <w:sz w:val="24"/>
          <w:szCs w:val="24"/>
          <w:lang w:val="de-DE"/>
        </w:rPr>
        <w:t>Brandão</w:t>
      </w:r>
      <w:proofErr w:type="spellEnd"/>
      <w:r w:rsidRPr="00D1034F">
        <w:rPr>
          <w:rFonts w:ascii="Times New Roman" w:eastAsia="Times New Roman" w:hAnsi="Times New Roman" w:cs="Times New Roman"/>
          <w:sz w:val="24"/>
          <w:szCs w:val="24"/>
          <w:lang w:val="de-DE"/>
        </w:rPr>
        <w:t xml:space="preserve">-Dias, P. F. P., Guri, G., </w:t>
      </w:r>
      <w:proofErr w:type="spellStart"/>
      <w:r w:rsidRPr="00D1034F">
        <w:rPr>
          <w:rFonts w:ascii="Times New Roman" w:eastAsia="Times New Roman" w:hAnsi="Times New Roman" w:cs="Times New Roman"/>
          <w:sz w:val="24"/>
          <w:szCs w:val="24"/>
          <w:lang w:val="de-DE"/>
        </w:rPr>
        <w:t>Andruszkiewicz</w:t>
      </w:r>
      <w:proofErr w:type="spellEnd"/>
      <w:r w:rsidRPr="00D1034F">
        <w:rPr>
          <w:rFonts w:ascii="Times New Roman" w:eastAsia="Times New Roman" w:hAnsi="Times New Roman" w:cs="Times New Roman"/>
          <w:sz w:val="24"/>
          <w:szCs w:val="24"/>
          <w:lang w:val="de-DE"/>
        </w:rPr>
        <w:t xml:space="preserve">, E. A., &amp; Kelly, R. P. (2025). </w:t>
      </w:r>
      <w:r>
        <w:rPr>
          <w:rFonts w:ascii="Times New Roman" w:eastAsia="Times New Roman" w:hAnsi="Times New Roman" w:cs="Times New Roman"/>
          <w:sz w:val="24"/>
          <w:szCs w:val="24"/>
        </w:rPr>
        <w:t xml:space="preserve">Vertebrate Biodiversity via eDNA at the air-water interface. </w:t>
      </w:r>
      <w:proofErr w:type="spellStart"/>
      <w:r>
        <w:rPr>
          <w:rFonts w:ascii="Times New Roman" w:eastAsia="Times New Roman" w:hAnsi="Times New Roman" w:cs="Times New Roman"/>
          <w:sz w:val="24"/>
          <w:szCs w:val="24"/>
        </w:rPr>
        <w:t>bioRxiv</w:t>
      </w:r>
      <w:proofErr w:type="spellEnd"/>
      <w:r>
        <w:rPr>
          <w:rFonts w:ascii="Times New Roman" w:eastAsia="Times New Roman" w:hAnsi="Times New Roman" w:cs="Times New Roman"/>
          <w:sz w:val="24"/>
          <w:szCs w:val="24"/>
        </w:rPr>
        <w:t xml:space="preserve"> 2025.06.13.659655;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xml:space="preserve">: </w:t>
      </w:r>
      <w:hyperlink r:id="rId35">
        <w:r>
          <w:rPr>
            <w:rFonts w:ascii="Times New Roman" w:eastAsia="Times New Roman" w:hAnsi="Times New Roman" w:cs="Times New Roman"/>
            <w:color w:val="1155CC"/>
            <w:sz w:val="24"/>
            <w:szCs w:val="24"/>
            <w:u w:val="single"/>
          </w:rPr>
          <w:t>https://doi.org/10.1101/2025.06.13.659655</w:t>
        </w:r>
      </w:hyperlink>
    </w:p>
    <w:p w14:paraId="605BD593" w14:textId="72E025C1" w:rsidR="00F65C18" w:rsidRPr="00EB5D97" w:rsidRDefault="00F33854" w:rsidP="00D1034F">
      <w:pPr>
        <w:ind w:hanging="720"/>
        <w:contextualSpacing/>
        <w:rPr>
          <w:rFonts w:ascii="Times New Roman" w:eastAsia="Times New Roman" w:hAnsi="Times New Roman" w:cs="Times New Roman"/>
          <w:sz w:val="24"/>
          <w:szCs w:val="24"/>
          <w:lang w:val="es-EC"/>
          <w:rPrChange w:id="432" w:author="Diana Pazmiño" w:date="2025-11-22T10:13:00Z">
            <w:rPr>
              <w:rFonts w:ascii="Times New Roman" w:eastAsia="Times New Roman" w:hAnsi="Times New Roman" w:cs="Times New Roman"/>
              <w:sz w:val="24"/>
              <w:szCs w:val="24"/>
            </w:rPr>
          </w:rPrChange>
        </w:rPr>
      </w:pPr>
      <w:r w:rsidRPr="000D3DF4">
        <w:rPr>
          <w:rFonts w:ascii="Times New Roman" w:eastAsia="Times New Roman" w:hAnsi="Times New Roman" w:cs="Times New Roman"/>
          <w:sz w:val="24"/>
          <w:szCs w:val="24"/>
          <w:lang w:val="es-EC"/>
          <w:rPrChange w:id="433" w:author="Diana Pazmiño" w:date="2025-11-22T14:34:00Z">
            <w:rPr>
              <w:rFonts w:ascii="Times New Roman" w:eastAsia="Times New Roman" w:hAnsi="Times New Roman" w:cs="Times New Roman"/>
              <w:sz w:val="24"/>
              <w:szCs w:val="24"/>
            </w:rPr>
          </w:rPrChange>
        </w:rPr>
        <w:t>Jo</w:t>
      </w:r>
      <w:ins w:id="434" w:author="Diana Pazmiño" w:date="2025-11-22T14:34:00Z">
        <w:r w:rsidR="000D3DF4" w:rsidRPr="000D3DF4">
          <w:rPr>
            <w:rFonts w:ascii="Times New Roman" w:eastAsia="Times New Roman" w:hAnsi="Times New Roman" w:cs="Times New Roman"/>
            <w:sz w:val="24"/>
            <w:szCs w:val="24"/>
            <w:lang w:val="es-EC"/>
            <w:rPrChange w:id="435" w:author="Diana Pazmiño" w:date="2025-11-22T14:34:00Z">
              <w:rPr>
                <w:rFonts w:ascii="Times New Roman" w:eastAsia="Times New Roman" w:hAnsi="Times New Roman" w:cs="Times New Roman"/>
                <w:sz w:val="24"/>
                <w:szCs w:val="24"/>
              </w:rPr>
            </w:rPrChange>
          </w:rPr>
          <w:t>,</w:t>
        </w:r>
      </w:ins>
      <w:r w:rsidRPr="000D3DF4">
        <w:rPr>
          <w:rFonts w:ascii="Times New Roman" w:eastAsia="Times New Roman" w:hAnsi="Times New Roman" w:cs="Times New Roman"/>
          <w:sz w:val="24"/>
          <w:szCs w:val="24"/>
          <w:lang w:val="es-EC"/>
          <w:rPrChange w:id="436" w:author="Diana Pazmiño" w:date="2025-11-22T14:34:00Z">
            <w:rPr>
              <w:rFonts w:ascii="Times New Roman" w:eastAsia="Times New Roman" w:hAnsi="Times New Roman" w:cs="Times New Roman"/>
              <w:sz w:val="24"/>
              <w:szCs w:val="24"/>
            </w:rPr>
          </w:rPrChange>
        </w:rPr>
        <w:t xml:space="preserve"> T</w:t>
      </w:r>
      <w:ins w:id="437" w:author="Diana Pazmiño" w:date="2025-11-22T14:34:00Z">
        <w:r w:rsidR="000D3DF4" w:rsidRPr="000D3DF4">
          <w:rPr>
            <w:rFonts w:ascii="Times New Roman" w:eastAsia="Times New Roman" w:hAnsi="Times New Roman" w:cs="Times New Roman"/>
            <w:sz w:val="24"/>
            <w:szCs w:val="24"/>
            <w:lang w:val="es-EC"/>
            <w:rPrChange w:id="438" w:author="Diana Pazmiño" w:date="2025-11-22T14:34:00Z">
              <w:rPr>
                <w:rFonts w:ascii="Times New Roman" w:eastAsia="Times New Roman" w:hAnsi="Times New Roman" w:cs="Times New Roman"/>
                <w:sz w:val="24"/>
                <w:szCs w:val="24"/>
              </w:rPr>
            </w:rPrChange>
          </w:rPr>
          <w:t>.</w:t>
        </w:r>
      </w:ins>
      <w:r w:rsidRPr="000D3DF4">
        <w:rPr>
          <w:rFonts w:ascii="Times New Roman" w:eastAsia="Times New Roman" w:hAnsi="Times New Roman" w:cs="Times New Roman"/>
          <w:sz w:val="24"/>
          <w:szCs w:val="24"/>
          <w:lang w:val="es-EC"/>
          <w:rPrChange w:id="439" w:author="Diana Pazmiño" w:date="2025-11-22T14:34:00Z">
            <w:rPr>
              <w:rFonts w:ascii="Times New Roman" w:eastAsia="Times New Roman" w:hAnsi="Times New Roman" w:cs="Times New Roman"/>
              <w:sz w:val="24"/>
              <w:szCs w:val="24"/>
            </w:rPr>
          </w:rPrChange>
        </w:rPr>
        <w:t>, Arimoto</w:t>
      </w:r>
      <w:ins w:id="440" w:author="Diana Pazmiño" w:date="2025-11-22T14:34:00Z">
        <w:r w:rsidR="000D3DF4" w:rsidRPr="000D3DF4">
          <w:rPr>
            <w:rFonts w:ascii="Times New Roman" w:eastAsia="Times New Roman" w:hAnsi="Times New Roman" w:cs="Times New Roman"/>
            <w:sz w:val="24"/>
            <w:szCs w:val="24"/>
            <w:lang w:val="es-EC"/>
            <w:rPrChange w:id="441" w:author="Diana Pazmiño" w:date="2025-11-22T14:34:00Z">
              <w:rPr>
                <w:rFonts w:ascii="Times New Roman" w:eastAsia="Times New Roman" w:hAnsi="Times New Roman" w:cs="Times New Roman"/>
                <w:sz w:val="24"/>
                <w:szCs w:val="24"/>
              </w:rPr>
            </w:rPrChange>
          </w:rPr>
          <w:t>,</w:t>
        </w:r>
      </w:ins>
      <w:r w:rsidRPr="000D3DF4">
        <w:rPr>
          <w:rFonts w:ascii="Times New Roman" w:eastAsia="Times New Roman" w:hAnsi="Times New Roman" w:cs="Times New Roman"/>
          <w:sz w:val="24"/>
          <w:szCs w:val="24"/>
          <w:lang w:val="es-EC"/>
          <w:rPrChange w:id="442" w:author="Diana Pazmiño" w:date="2025-11-22T14:34:00Z">
            <w:rPr>
              <w:rFonts w:ascii="Times New Roman" w:eastAsia="Times New Roman" w:hAnsi="Times New Roman" w:cs="Times New Roman"/>
              <w:sz w:val="24"/>
              <w:szCs w:val="24"/>
            </w:rPr>
          </w:rPrChange>
        </w:rPr>
        <w:t xml:space="preserve"> M</w:t>
      </w:r>
      <w:ins w:id="443" w:author="Diana Pazmiño" w:date="2025-11-22T14:34:00Z">
        <w:r w:rsidR="000D3DF4" w:rsidRPr="000D3DF4">
          <w:rPr>
            <w:rFonts w:ascii="Times New Roman" w:eastAsia="Times New Roman" w:hAnsi="Times New Roman" w:cs="Times New Roman"/>
            <w:sz w:val="24"/>
            <w:szCs w:val="24"/>
            <w:lang w:val="es-EC"/>
            <w:rPrChange w:id="444" w:author="Diana Pazmiño" w:date="2025-11-22T14:34:00Z">
              <w:rPr>
                <w:rFonts w:ascii="Times New Roman" w:eastAsia="Times New Roman" w:hAnsi="Times New Roman" w:cs="Times New Roman"/>
                <w:sz w:val="24"/>
                <w:szCs w:val="24"/>
              </w:rPr>
            </w:rPrChange>
          </w:rPr>
          <w:t>.</w:t>
        </w:r>
      </w:ins>
      <w:r w:rsidRPr="000D3DF4">
        <w:rPr>
          <w:rFonts w:ascii="Times New Roman" w:eastAsia="Times New Roman" w:hAnsi="Times New Roman" w:cs="Times New Roman"/>
          <w:sz w:val="24"/>
          <w:szCs w:val="24"/>
          <w:lang w:val="es-EC"/>
          <w:rPrChange w:id="445" w:author="Diana Pazmiño" w:date="2025-11-22T14:34:00Z">
            <w:rPr>
              <w:rFonts w:ascii="Times New Roman" w:eastAsia="Times New Roman" w:hAnsi="Times New Roman" w:cs="Times New Roman"/>
              <w:sz w:val="24"/>
              <w:szCs w:val="24"/>
            </w:rPr>
          </w:rPrChange>
        </w:rPr>
        <w:t>, Murakami</w:t>
      </w:r>
      <w:ins w:id="446" w:author="Diana Pazmiño" w:date="2025-11-22T14:34:00Z">
        <w:r w:rsidR="000D3DF4" w:rsidRPr="000D3DF4">
          <w:rPr>
            <w:rFonts w:ascii="Times New Roman" w:eastAsia="Times New Roman" w:hAnsi="Times New Roman" w:cs="Times New Roman"/>
            <w:sz w:val="24"/>
            <w:szCs w:val="24"/>
            <w:lang w:val="es-EC"/>
            <w:rPrChange w:id="447" w:author="Diana Pazmiño" w:date="2025-11-22T14:34:00Z">
              <w:rPr>
                <w:rFonts w:ascii="Times New Roman" w:eastAsia="Times New Roman" w:hAnsi="Times New Roman" w:cs="Times New Roman"/>
                <w:sz w:val="24"/>
                <w:szCs w:val="24"/>
              </w:rPr>
            </w:rPrChange>
          </w:rPr>
          <w:t>,</w:t>
        </w:r>
      </w:ins>
      <w:r w:rsidRPr="000D3DF4">
        <w:rPr>
          <w:rFonts w:ascii="Times New Roman" w:eastAsia="Times New Roman" w:hAnsi="Times New Roman" w:cs="Times New Roman"/>
          <w:sz w:val="24"/>
          <w:szCs w:val="24"/>
          <w:lang w:val="es-EC"/>
          <w:rPrChange w:id="448" w:author="Diana Pazmiño" w:date="2025-11-22T14:34:00Z">
            <w:rPr>
              <w:rFonts w:ascii="Times New Roman" w:eastAsia="Times New Roman" w:hAnsi="Times New Roman" w:cs="Times New Roman"/>
              <w:sz w:val="24"/>
              <w:szCs w:val="24"/>
            </w:rPr>
          </w:rPrChange>
        </w:rPr>
        <w:t xml:space="preserve"> H</w:t>
      </w:r>
      <w:ins w:id="449" w:author="Diana Pazmiño" w:date="2025-11-22T14:34:00Z">
        <w:r w:rsidR="000D3DF4" w:rsidRPr="000D3DF4">
          <w:rPr>
            <w:rFonts w:ascii="Times New Roman" w:eastAsia="Times New Roman" w:hAnsi="Times New Roman" w:cs="Times New Roman"/>
            <w:sz w:val="24"/>
            <w:szCs w:val="24"/>
            <w:lang w:val="es-EC"/>
            <w:rPrChange w:id="450" w:author="Diana Pazmiño" w:date="2025-11-22T14:34:00Z">
              <w:rPr>
                <w:rFonts w:ascii="Times New Roman" w:eastAsia="Times New Roman" w:hAnsi="Times New Roman" w:cs="Times New Roman"/>
                <w:sz w:val="24"/>
                <w:szCs w:val="24"/>
              </w:rPr>
            </w:rPrChange>
          </w:rPr>
          <w:t>.</w:t>
        </w:r>
      </w:ins>
      <w:r w:rsidRPr="000D3DF4">
        <w:rPr>
          <w:rFonts w:ascii="Times New Roman" w:eastAsia="Times New Roman" w:hAnsi="Times New Roman" w:cs="Times New Roman"/>
          <w:sz w:val="24"/>
          <w:szCs w:val="24"/>
          <w:lang w:val="es-EC"/>
          <w:rPrChange w:id="451" w:author="Diana Pazmiño" w:date="2025-11-22T14:34:00Z">
            <w:rPr>
              <w:rFonts w:ascii="Times New Roman" w:eastAsia="Times New Roman" w:hAnsi="Times New Roman" w:cs="Times New Roman"/>
              <w:sz w:val="24"/>
              <w:szCs w:val="24"/>
            </w:rPr>
          </w:rPrChange>
        </w:rPr>
        <w:t>, Masuda</w:t>
      </w:r>
      <w:ins w:id="452" w:author="Diana Pazmiño" w:date="2025-11-22T14:34:00Z">
        <w:r w:rsidR="000D3DF4" w:rsidRPr="000D3DF4">
          <w:rPr>
            <w:rFonts w:ascii="Times New Roman" w:eastAsia="Times New Roman" w:hAnsi="Times New Roman" w:cs="Times New Roman"/>
            <w:sz w:val="24"/>
            <w:szCs w:val="24"/>
            <w:lang w:val="es-EC"/>
            <w:rPrChange w:id="453" w:author="Diana Pazmiño" w:date="2025-11-22T14:34:00Z">
              <w:rPr>
                <w:rFonts w:ascii="Times New Roman" w:eastAsia="Times New Roman" w:hAnsi="Times New Roman" w:cs="Times New Roman"/>
                <w:sz w:val="24"/>
                <w:szCs w:val="24"/>
              </w:rPr>
            </w:rPrChange>
          </w:rPr>
          <w:t>,</w:t>
        </w:r>
      </w:ins>
      <w:r w:rsidRPr="000D3DF4">
        <w:rPr>
          <w:rFonts w:ascii="Times New Roman" w:eastAsia="Times New Roman" w:hAnsi="Times New Roman" w:cs="Times New Roman"/>
          <w:sz w:val="24"/>
          <w:szCs w:val="24"/>
          <w:lang w:val="es-EC"/>
          <w:rPrChange w:id="454" w:author="Diana Pazmiño" w:date="2025-11-22T14:34:00Z">
            <w:rPr>
              <w:rFonts w:ascii="Times New Roman" w:eastAsia="Times New Roman" w:hAnsi="Times New Roman" w:cs="Times New Roman"/>
              <w:sz w:val="24"/>
              <w:szCs w:val="24"/>
            </w:rPr>
          </w:rPrChange>
        </w:rPr>
        <w:t xml:space="preserve"> R</w:t>
      </w:r>
      <w:ins w:id="455" w:author="Diana Pazmiño" w:date="2025-11-22T14:34:00Z">
        <w:r w:rsidR="000D3DF4" w:rsidRPr="000D3DF4">
          <w:rPr>
            <w:rFonts w:ascii="Times New Roman" w:eastAsia="Times New Roman" w:hAnsi="Times New Roman" w:cs="Times New Roman"/>
            <w:sz w:val="24"/>
            <w:szCs w:val="24"/>
            <w:lang w:val="es-EC"/>
            <w:rPrChange w:id="456" w:author="Diana Pazmiño" w:date="2025-11-22T14:34:00Z">
              <w:rPr>
                <w:rFonts w:ascii="Times New Roman" w:eastAsia="Times New Roman" w:hAnsi="Times New Roman" w:cs="Times New Roman"/>
                <w:sz w:val="24"/>
                <w:szCs w:val="24"/>
              </w:rPr>
            </w:rPrChange>
          </w:rPr>
          <w:t>.</w:t>
        </w:r>
      </w:ins>
      <w:r w:rsidRPr="000D3DF4">
        <w:rPr>
          <w:rFonts w:ascii="Times New Roman" w:eastAsia="Times New Roman" w:hAnsi="Times New Roman" w:cs="Times New Roman"/>
          <w:sz w:val="24"/>
          <w:szCs w:val="24"/>
          <w:lang w:val="es-EC"/>
          <w:rPrChange w:id="457" w:author="Diana Pazmiño" w:date="2025-11-22T14:34:00Z">
            <w:rPr>
              <w:rFonts w:ascii="Times New Roman" w:eastAsia="Times New Roman" w:hAnsi="Times New Roman" w:cs="Times New Roman"/>
              <w:sz w:val="24"/>
              <w:szCs w:val="24"/>
            </w:rPr>
          </w:rPrChange>
        </w:rPr>
        <w:t>, Minamoto</w:t>
      </w:r>
      <w:ins w:id="458" w:author="Diana Pazmiño" w:date="2025-11-22T14:34:00Z">
        <w:r w:rsidR="000D3DF4" w:rsidRPr="000D3DF4">
          <w:rPr>
            <w:rFonts w:ascii="Times New Roman" w:eastAsia="Times New Roman" w:hAnsi="Times New Roman" w:cs="Times New Roman"/>
            <w:sz w:val="24"/>
            <w:szCs w:val="24"/>
            <w:lang w:val="es-EC"/>
            <w:rPrChange w:id="459" w:author="Diana Pazmiño" w:date="2025-11-22T14:34:00Z">
              <w:rPr>
                <w:rFonts w:ascii="Times New Roman" w:eastAsia="Times New Roman" w:hAnsi="Times New Roman" w:cs="Times New Roman"/>
                <w:sz w:val="24"/>
                <w:szCs w:val="24"/>
              </w:rPr>
            </w:rPrChange>
          </w:rPr>
          <w:t>,</w:t>
        </w:r>
      </w:ins>
      <w:r w:rsidRPr="000D3DF4">
        <w:rPr>
          <w:rFonts w:ascii="Times New Roman" w:eastAsia="Times New Roman" w:hAnsi="Times New Roman" w:cs="Times New Roman"/>
          <w:sz w:val="24"/>
          <w:szCs w:val="24"/>
          <w:lang w:val="es-EC"/>
          <w:rPrChange w:id="460" w:author="Diana Pazmiño" w:date="2025-11-22T14:34:00Z">
            <w:rPr>
              <w:rFonts w:ascii="Times New Roman" w:eastAsia="Times New Roman" w:hAnsi="Times New Roman" w:cs="Times New Roman"/>
              <w:sz w:val="24"/>
              <w:szCs w:val="24"/>
            </w:rPr>
          </w:rPrChange>
        </w:rPr>
        <w:t xml:space="preserve"> T</w:t>
      </w:r>
      <w:ins w:id="461" w:author="Diana Pazmiño" w:date="2025-11-22T14:34:00Z">
        <w:r w:rsidR="000D3DF4" w:rsidRPr="000D3DF4">
          <w:rPr>
            <w:rFonts w:ascii="Times New Roman" w:eastAsia="Times New Roman" w:hAnsi="Times New Roman" w:cs="Times New Roman"/>
            <w:sz w:val="24"/>
            <w:szCs w:val="24"/>
            <w:lang w:val="es-EC"/>
            <w:rPrChange w:id="462" w:author="Diana Pazmiño" w:date="2025-11-22T14:34:00Z">
              <w:rPr>
                <w:rFonts w:ascii="Times New Roman" w:eastAsia="Times New Roman" w:hAnsi="Times New Roman" w:cs="Times New Roman"/>
                <w:sz w:val="24"/>
                <w:szCs w:val="24"/>
              </w:rPr>
            </w:rPrChange>
          </w:rPr>
          <w:t xml:space="preserve">. </w:t>
        </w:r>
      </w:ins>
      <w:ins w:id="463" w:author="Diana Pazmiño" w:date="2025-11-22T14:35:00Z">
        <w:r w:rsidR="000D3DF4">
          <w:rPr>
            <w:rFonts w:ascii="Times New Roman" w:eastAsia="Times New Roman" w:hAnsi="Times New Roman" w:cs="Times New Roman"/>
            <w:sz w:val="24"/>
            <w:szCs w:val="24"/>
            <w:lang w:val="es-EC"/>
          </w:rPr>
          <w:t>(2020)</w:t>
        </w:r>
      </w:ins>
      <w:r w:rsidRPr="000D3DF4">
        <w:rPr>
          <w:rFonts w:ascii="Times New Roman" w:eastAsia="Times New Roman" w:hAnsi="Times New Roman" w:cs="Times New Roman"/>
          <w:sz w:val="24"/>
          <w:szCs w:val="24"/>
          <w:lang w:val="es-EC"/>
          <w:rPrChange w:id="464" w:author="Diana Pazmiño" w:date="2025-11-22T14:34:00Z">
            <w:rPr>
              <w:rFonts w:ascii="Times New Roman" w:eastAsia="Times New Roman" w:hAnsi="Times New Roman" w:cs="Times New Roman"/>
              <w:sz w:val="24"/>
              <w:szCs w:val="24"/>
            </w:rPr>
          </w:rPrChange>
        </w:rPr>
        <w:t xml:space="preserve">. </w:t>
      </w:r>
      <w:r>
        <w:rPr>
          <w:rFonts w:ascii="Times New Roman" w:eastAsia="Times New Roman" w:hAnsi="Times New Roman" w:cs="Times New Roman"/>
          <w:sz w:val="24"/>
          <w:szCs w:val="24"/>
        </w:rPr>
        <w:t xml:space="preserve">Estimating shedding and decay rates of environmental nuclear DNA with relation to water temperature and biomass. </w:t>
      </w:r>
      <w:r w:rsidRPr="00EB5D97">
        <w:rPr>
          <w:rFonts w:ascii="Times New Roman" w:eastAsia="Times New Roman" w:hAnsi="Times New Roman" w:cs="Times New Roman"/>
          <w:sz w:val="24"/>
          <w:szCs w:val="24"/>
          <w:lang w:val="es-EC"/>
          <w:rPrChange w:id="465" w:author="Diana Pazmiño" w:date="2025-11-22T10:13:00Z">
            <w:rPr>
              <w:rFonts w:ascii="Times New Roman" w:eastAsia="Times New Roman" w:hAnsi="Times New Roman" w:cs="Times New Roman"/>
              <w:sz w:val="24"/>
              <w:szCs w:val="24"/>
            </w:rPr>
          </w:rPrChange>
        </w:rPr>
        <w:t>Environmental DNA. 2020; 2: 140–151. https://doi.org/10.1002/edn3.51</w:t>
      </w:r>
    </w:p>
    <w:p w14:paraId="3E1D6575" w14:textId="77777777" w:rsidR="00F65C18" w:rsidRDefault="00F33854" w:rsidP="00D1034F">
      <w:pPr>
        <w:ind w:hanging="720"/>
        <w:contextualSpacing/>
        <w:rPr>
          <w:rFonts w:ascii="Times New Roman" w:eastAsia="Times New Roman" w:hAnsi="Times New Roman" w:cs="Times New Roman"/>
          <w:sz w:val="24"/>
          <w:szCs w:val="24"/>
        </w:rPr>
      </w:pPr>
      <w:commentRangeStart w:id="466"/>
      <w:r w:rsidRPr="009F0476">
        <w:rPr>
          <w:rFonts w:ascii="Times New Roman" w:eastAsia="Times New Roman" w:hAnsi="Times New Roman" w:cs="Times New Roman"/>
          <w:sz w:val="24"/>
          <w:szCs w:val="24"/>
          <w:highlight w:val="red"/>
          <w:lang w:val="en-US"/>
          <w:rPrChange w:id="467" w:author="Diana Pazmiño" w:date="2025-11-22T14:23:00Z">
            <w:rPr>
              <w:rFonts w:ascii="Times New Roman" w:eastAsia="Times New Roman" w:hAnsi="Times New Roman" w:cs="Times New Roman"/>
              <w:sz w:val="24"/>
              <w:szCs w:val="24"/>
            </w:rPr>
          </w:rPrChange>
        </w:rPr>
        <w:t>Jumars</w:t>
      </w:r>
      <w:commentRangeEnd w:id="466"/>
      <w:r w:rsidR="009F0476" w:rsidRPr="009F0476">
        <w:rPr>
          <w:rStyle w:val="CommentReference"/>
          <w:rFonts w:ascii="Times New Roman" w:eastAsia="Times New Roman" w:hAnsi="Times New Roman" w:cs="Times New Roman"/>
          <w:sz w:val="24"/>
          <w:szCs w:val="24"/>
          <w:highlight w:val="red"/>
          <w:lang w:val="en-US"/>
          <w:rPrChange w:id="468" w:author="Diana Pazmiño" w:date="2025-11-25T11:02:00Z">
            <w:rPr>
              <w:rStyle w:val="CommentReference"/>
            </w:rPr>
          </w:rPrChange>
        </w:rPr>
        <w:commentReference w:id="466"/>
      </w:r>
      <w:r w:rsidRPr="009F0476">
        <w:rPr>
          <w:rFonts w:ascii="Times New Roman" w:eastAsia="Times New Roman" w:hAnsi="Times New Roman" w:cs="Times New Roman"/>
          <w:sz w:val="24"/>
          <w:szCs w:val="24"/>
          <w:highlight w:val="red"/>
          <w:lang w:val="en-US"/>
          <w:rPrChange w:id="469" w:author="Diana Pazmiño" w:date="2025-11-22T14:23:00Z">
            <w:rPr>
              <w:rFonts w:ascii="Times New Roman" w:eastAsia="Times New Roman" w:hAnsi="Times New Roman" w:cs="Times New Roman"/>
              <w:sz w:val="24"/>
              <w:szCs w:val="24"/>
            </w:rPr>
          </w:rPrChange>
        </w:rPr>
        <w:t xml:space="preserve">, P. A., Dorgan, K. M., &amp; Lindsay, S. M. (2015). </w:t>
      </w:r>
      <w:r w:rsidRPr="009F0476">
        <w:rPr>
          <w:rFonts w:ascii="Times New Roman" w:eastAsia="Times New Roman" w:hAnsi="Times New Roman" w:cs="Times New Roman"/>
          <w:sz w:val="24"/>
          <w:szCs w:val="24"/>
          <w:highlight w:val="red"/>
          <w:rPrChange w:id="470" w:author="Diana Pazmiño" w:date="2025-11-22T14:23:00Z">
            <w:rPr>
              <w:rFonts w:ascii="Times New Roman" w:eastAsia="Times New Roman" w:hAnsi="Times New Roman" w:cs="Times New Roman"/>
              <w:sz w:val="24"/>
              <w:szCs w:val="24"/>
            </w:rPr>
          </w:rPrChange>
        </w:rPr>
        <w:t xml:space="preserve">Diet of Worms Emended: An Update of </w:t>
      </w:r>
      <w:proofErr w:type="spellStart"/>
      <w:r w:rsidRPr="009F0476">
        <w:rPr>
          <w:rFonts w:ascii="Times New Roman" w:eastAsia="Times New Roman" w:hAnsi="Times New Roman" w:cs="Times New Roman"/>
          <w:sz w:val="24"/>
          <w:szCs w:val="24"/>
          <w:highlight w:val="red"/>
          <w:rPrChange w:id="471" w:author="Diana Pazmiño" w:date="2025-11-22T14:23:00Z">
            <w:rPr>
              <w:rFonts w:ascii="Times New Roman" w:eastAsia="Times New Roman" w:hAnsi="Times New Roman" w:cs="Times New Roman"/>
              <w:sz w:val="24"/>
              <w:szCs w:val="24"/>
            </w:rPr>
          </w:rPrChange>
        </w:rPr>
        <w:t>Polychaete</w:t>
      </w:r>
      <w:proofErr w:type="spellEnd"/>
      <w:r w:rsidRPr="009F0476">
        <w:rPr>
          <w:rFonts w:ascii="Times New Roman" w:eastAsia="Times New Roman" w:hAnsi="Times New Roman" w:cs="Times New Roman"/>
          <w:sz w:val="24"/>
          <w:szCs w:val="24"/>
          <w:highlight w:val="red"/>
          <w:rPrChange w:id="472" w:author="Diana Pazmiño" w:date="2025-11-22T14:23:00Z">
            <w:rPr>
              <w:rFonts w:ascii="Times New Roman" w:eastAsia="Times New Roman" w:hAnsi="Times New Roman" w:cs="Times New Roman"/>
              <w:sz w:val="24"/>
              <w:szCs w:val="24"/>
            </w:rPr>
          </w:rPrChange>
        </w:rPr>
        <w:t xml:space="preserve"> Feeding Guilds. In </w:t>
      </w:r>
      <w:r w:rsidRPr="009F0476">
        <w:rPr>
          <w:rFonts w:ascii="Times New Roman" w:eastAsia="Times New Roman" w:hAnsi="Times New Roman" w:cs="Times New Roman"/>
          <w:i/>
          <w:sz w:val="24"/>
          <w:szCs w:val="24"/>
          <w:highlight w:val="red"/>
          <w:rPrChange w:id="473" w:author="Diana Pazmiño" w:date="2025-11-22T14:23:00Z">
            <w:rPr>
              <w:rFonts w:ascii="Times New Roman" w:eastAsia="Times New Roman" w:hAnsi="Times New Roman" w:cs="Times New Roman"/>
              <w:i/>
              <w:sz w:val="24"/>
              <w:szCs w:val="24"/>
            </w:rPr>
          </w:rPrChange>
        </w:rPr>
        <w:t>Annual Review of Marine Science</w:t>
      </w:r>
      <w:r w:rsidRPr="009F0476">
        <w:rPr>
          <w:rFonts w:ascii="Times New Roman" w:eastAsia="Times New Roman" w:hAnsi="Times New Roman" w:cs="Times New Roman"/>
          <w:sz w:val="24"/>
          <w:szCs w:val="24"/>
          <w:highlight w:val="red"/>
          <w:rPrChange w:id="474" w:author="Diana Pazmiño" w:date="2025-11-22T14:23:00Z">
            <w:rPr>
              <w:rFonts w:ascii="Times New Roman" w:eastAsia="Times New Roman" w:hAnsi="Times New Roman" w:cs="Times New Roman"/>
              <w:sz w:val="24"/>
              <w:szCs w:val="24"/>
            </w:rPr>
          </w:rPrChange>
        </w:rPr>
        <w:t xml:space="preserve"> (Vol. 7, Issue Volume 7, 2015, pp. 497–520). Annual Reviews. </w:t>
      </w:r>
      <w:r w:rsidRPr="009F0476">
        <w:rPr>
          <w:highlight w:val="red"/>
          <w:rPrChange w:id="475" w:author="Diana Pazmiño" w:date="2025-11-22T14:23:00Z">
            <w:rPr/>
          </w:rPrChange>
        </w:rPr>
        <w:fldChar w:fldCharType="begin"/>
      </w:r>
      <w:r w:rsidRPr="009F0476">
        <w:rPr>
          <w:highlight w:val="red"/>
          <w:rPrChange w:id="476" w:author="Diana Pazmiño" w:date="2025-11-22T14:23:00Z">
            <w:rPr/>
          </w:rPrChange>
        </w:rPr>
        <w:instrText>HYPERLINK "https://doi.org/10.1146/annurev-marine-010814-020007" \h</w:instrText>
      </w:r>
      <w:r w:rsidRPr="00305CD6">
        <w:rPr>
          <w:highlight w:val="red"/>
        </w:rPr>
      </w:r>
      <w:r w:rsidRPr="009F0476">
        <w:rPr>
          <w:highlight w:val="red"/>
          <w:rPrChange w:id="477" w:author="Diana Pazmiño" w:date="2025-11-22T14:23:00Z">
            <w:rPr/>
          </w:rPrChange>
        </w:rPr>
        <w:fldChar w:fldCharType="separate"/>
      </w:r>
      <w:r w:rsidRPr="009F0476">
        <w:rPr>
          <w:rFonts w:ascii="Times New Roman" w:eastAsia="Times New Roman" w:hAnsi="Times New Roman" w:cs="Times New Roman"/>
          <w:color w:val="1155CC"/>
          <w:sz w:val="24"/>
          <w:szCs w:val="24"/>
          <w:highlight w:val="red"/>
          <w:u w:val="single"/>
          <w:rPrChange w:id="478" w:author="Diana Pazmiño" w:date="2025-11-22T14:23:00Z">
            <w:rPr>
              <w:rFonts w:ascii="Times New Roman" w:eastAsia="Times New Roman" w:hAnsi="Times New Roman" w:cs="Times New Roman"/>
              <w:color w:val="1155CC"/>
              <w:sz w:val="24"/>
              <w:szCs w:val="24"/>
              <w:u w:val="single"/>
            </w:rPr>
          </w:rPrChange>
        </w:rPr>
        <w:t>https://doi.org/10.1146/annurev-marine-010814-020007</w:t>
      </w:r>
      <w:r w:rsidRPr="009F0476">
        <w:rPr>
          <w:highlight w:val="red"/>
          <w:rPrChange w:id="479" w:author="Diana Pazmiño" w:date="2025-11-22T14:23:00Z">
            <w:rPr/>
          </w:rPrChange>
        </w:rPr>
        <w:fldChar w:fldCharType="end"/>
      </w:r>
      <w:r>
        <w:rPr>
          <w:rFonts w:ascii="Times New Roman" w:eastAsia="Times New Roman" w:hAnsi="Times New Roman" w:cs="Times New Roman"/>
          <w:sz w:val="24"/>
          <w:szCs w:val="24"/>
        </w:rPr>
        <w:t xml:space="preserve"> </w:t>
      </w:r>
    </w:p>
    <w:p w14:paraId="08CA196A" w14:textId="50CA3B54"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Kelly</w:t>
      </w:r>
      <w:ins w:id="480" w:author="Diana Pazmiño" w:date="2025-11-22T14:35: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R</w:t>
      </w:r>
      <w:ins w:id="481" w:author="Diana Pazmiño" w:date="2025-11-22T14:35: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P</w:t>
      </w:r>
      <w:ins w:id="482" w:author="Diana Pazmiño" w:date="2025-11-22T14:35: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Gallego</w:t>
      </w:r>
      <w:ins w:id="483" w:author="Diana Pazmiño" w:date="2025-11-22T14:35: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R</w:t>
      </w:r>
      <w:ins w:id="484" w:author="Diana Pazmiño" w:date="2025-11-22T14:35: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Jacobs-Palmer</w:t>
      </w:r>
      <w:ins w:id="485" w:author="Diana Pazmiño" w:date="2025-11-22T14:35: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E. </w:t>
      </w:r>
      <w:ins w:id="486" w:author="Diana Pazmiño" w:date="2025-11-22T14:35: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2018</w:t>
      </w:r>
      <w:ins w:id="487" w:author="Diana Pazmiño" w:date="2025-11-22T14:35: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The effect of tides on nearshore environmental DNA. </w:t>
      </w:r>
      <w:proofErr w:type="spellStart"/>
      <w:r>
        <w:rPr>
          <w:rFonts w:ascii="Times New Roman" w:eastAsia="Times New Roman" w:hAnsi="Times New Roman" w:cs="Times New Roman"/>
          <w:sz w:val="24"/>
          <w:szCs w:val="24"/>
        </w:rPr>
        <w:t>PeerJ</w:t>
      </w:r>
      <w:proofErr w:type="spellEnd"/>
      <w:r>
        <w:rPr>
          <w:rFonts w:ascii="Times New Roman" w:eastAsia="Times New Roman" w:hAnsi="Times New Roman" w:cs="Times New Roman"/>
          <w:sz w:val="24"/>
          <w:szCs w:val="24"/>
        </w:rPr>
        <w:t xml:space="preserve"> 6:e4521</w:t>
      </w:r>
      <w:hyperlink r:id="rId36">
        <w:r>
          <w:rPr>
            <w:rFonts w:ascii="Times New Roman" w:eastAsia="Times New Roman" w:hAnsi="Times New Roman" w:cs="Times New Roman"/>
            <w:sz w:val="24"/>
            <w:szCs w:val="24"/>
          </w:rPr>
          <w:t xml:space="preserve"> </w:t>
        </w:r>
      </w:hyperlink>
      <w:hyperlink r:id="rId37">
        <w:r>
          <w:rPr>
            <w:rFonts w:ascii="Times New Roman" w:eastAsia="Times New Roman" w:hAnsi="Times New Roman" w:cs="Times New Roman"/>
            <w:color w:val="1155CC"/>
            <w:sz w:val="24"/>
            <w:szCs w:val="24"/>
            <w:u w:val="single"/>
          </w:rPr>
          <w:t>https://doi.org/10.7717/peerj.4521</w:t>
        </w:r>
      </w:hyperlink>
    </w:p>
    <w:p w14:paraId="4C3DBE2A" w14:textId="5CAD1F82"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Kelly, R.P., Shelton, A.O. &amp; Gallego, R. </w:t>
      </w:r>
      <w:ins w:id="488" w:author="Diana Pazmiño" w:date="2025-11-22T14:35:00Z">
        <w:r w:rsidR="000D3DF4">
          <w:rPr>
            <w:rFonts w:ascii="Times New Roman" w:eastAsia="Times New Roman" w:hAnsi="Times New Roman" w:cs="Times New Roman"/>
            <w:sz w:val="24"/>
            <w:szCs w:val="24"/>
          </w:rPr>
          <w:t xml:space="preserve">(2019). </w:t>
        </w:r>
      </w:ins>
      <w:r>
        <w:rPr>
          <w:rFonts w:ascii="Times New Roman" w:eastAsia="Times New Roman" w:hAnsi="Times New Roman" w:cs="Times New Roman"/>
          <w:sz w:val="24"/>
          <w:szCs w:val="24"/>
        </w:rPr>
        <w:t>Understanding PCR Processes to Draw Meaningful Conclusions from Environmental DNA Studies. Sci Rep 9, 12133</w:t>
      </w:r>
      <w:del w:id="489" w:author="Diana Pazmiño" w:date="2025-11-22T14:35:00Z">
        <w:r w:rsidDel="000D3DF4">
          <w:rPr>
            <w:rFonts w:ascii="Times New Roman" w:eastAsia="Times New Roman" w:hAnsi="Times New Roman" w:cs="Times New Roman"/>
            <w:sz w:val="24"/>
            <w:szCs w:val="24"/>
          </w:rPr>
          <w:delText xml:space="preserve"> (2019)</w:delText>
        </w:r>
      </w:del>
      <w:r>
        <w:rPr>
          <w:rFonts w:ascii="Times New Roman" w:eastAsia="Times New Roman" w:hAnsi="Times New Roman" w:cs="Times New Roman"/>
          <w:sz w:val="24"/>
          <w:szCs w:val="24"/>
        </w:rPr>
        <w:t>. https://doi.org/10.1038/s41598-019-48546-x</w:t>
      </w:r>
    </w:p>
    <w:p w14:paraId="77B5361C"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Lamy, T., Pitz, K. J., Chavez, F. P., Yorke, C. E., &amp; Miller, R. J. (2021). Environmental DNA reveals the fine-grained and hierarchical spatial structure of kelp forest fish communities. </w:t>
      </w:r>
      <w:r>
        <w:rPr>
          <w:rFonts w:ascii="Times New Roman" w:eastAsia="Times New Roman" w:hAnsi="Times New Roman" w:cs="Times New Roman"/>
          <w:i/>
          <w:sz w:val="24"/>
          <w:szCs w:val="24"/>
        </w:rPr>
        <w:t>Scientific Reports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11</w:t>
      </w:r>
      <w:r>
        <w:rPr>
          <w:rFonts w:ascii="Times New Roman" w:eastAsia="Times New Roman" w:hAnsi="Times New Roman" w:cs="Times New Roman"/>
          <w:sz w:val="24"/>
          <w:szCs w:val="24"/>
        </w:rPr>
        <w:t xml:space="preserve">(1), 14439. </w:t>
      </w:r>
      <w:hyperlink r:id="rId38">
        <w:r>
          <w:rPr>
            <w:rFonts w:ascii="Times New Roman" w:eastAsia="Times New Roman" w:hAnsi="Times New Roman" w:cs="Times New Roman"/>
            <w:color w:val="1155CC"/>
            <w:sz w:val="24"/>
            <w:szCs w:val="24"/>
            <w:u w:val="single"/>
          </w:rPr>
          <w:t>https://doi.org/10.1038/s41598-021-93859-5</w:t>
        </w:r>
      </w:hyperlink>
      <w:r>
        <w:rPr>
          <w:rFonts w:ascii="Times New Roman" w:eastAsia="Times New Roman" w:hAnsi="Times New Roman" w:cs="Times New Roman"/>
          <w:sz w:val="24"/>
          <w:szCs w:val="24"/>
        </w:rPr>
        <w:t xml:space="preserve"> </w:t>
      </w:r>
    </w:p>
    <w:p w14:paraId="0CD37A86" w14:textId="77777777" w:rsidR="00711C7A" w:rsidRPr="00EB5D97" w:rsidRDefault="00F33854" w:rsidP="00D1034F">
      <w:pPr>
        <w:ind w:hanging="720"/>
        <w:contextualSpacing/>
        <w:rPr>
          <w:rFonts w:ascii="Times New Roman" w:eastAsia="Times New Roman" w:hAnsi="Times New Roman" w:cs="Times New Roman"/>
          <w:sz w:val="24"/>
          <w:szCs w:val="24"/>
          <w:lang w:val="es-EC"/>
          <w:rPrChange w:id="490" w:author="Diana Pazmiño" w:date="2025-11-22T10:13:00Z">
            <w:rPr>
              <w:rFonts w:ascii="Times New Roman" w:eastAsia="Times New Roman" w:hAnsi="Times New Roman" w:cs="Times New Roman"/>
              <w:sz w:val="24"/>
              <w:szCs w:val="24"/>
            </w:rPr>
          </w:rPrChange>
        </w:rPr>
      </w:pPr>
      <w:r>
        <w:rPr>
          <w:rFonts w:ascii="Times New Roman" w:eastAsia="Times New Roman" w:hAnsi="Times New Roman" w:cs="Times New Roman"/>
          <w:sz w:val="24"/>
          <w:szCs w:val="24"/>
        </w:rPr>
        <w:t xml:space="preserve">Leray, M., Yang, J. Y., Meyer, C. P., Mills, S. C., Agudelo, N., </w:t>
      </w:r>
      <w:proofErr w:type="spellStart"/>
      <w:r>
        <w:rPr>
          <w:rFonts w:ascii="Times New Roman" w:eastAsia="Times New Roman" w:hAnsi="Times New Roman" w:cs="Times New Roman"/>
          <w:sz w:val="24"/>
          <w:szCs w:val="24"/>
        </w:rPr>
        <w:t>Ranwez</w:t>
      </w:r>
      <w:proofErr w:type="spellEnd"/>
      <w:r>
        <w:rPr>
          <w:rFonts w:ascii="Times New Roman" w:eastAsia="Times New Roman" w:hAnsi="Times New Roman" w:cs="Times New Roman"/>
          <w:sz w:val="24"/>
          <w:szCs w:val="24"/>
        </w:rPr>
        <w:t xml:space="preserve">, V., ... &amp; Machida, R. J. (2013). A new versatile primer set targeting a short fragment of the mitochondrial COI region for metabarcoding metazoan diversity: application for characterizing coral reef fish gut contents. </w:t>
      </w:r>
      <w:r w:rsidRPr="00EB5D97">
        <w:rPr>
          <w:rFonts w:ascii="Times New Roman" w:eastAsia="Times New Roman" w:hAnsi="Times New Roman" w:cs="Times New Roman"/>
          <w:sz w:val="24"/>
          <w:szCs w:val="24"/>
          <w:lang w:val="es-EC"/>
          <w:rPrChange w:id="491" w:author="Diana Pazmiño" w:date="2025-11-22T10:13:00Z">
            <w:rPr>
              <w:rFonts w:ascii="Times New Roman" w:eastAsia="Times New Roman" w:hAnsi="Times New Roman" w:cs="Times New Roman"/>
              <w:sz w:val="24"/>
              <w:szCs w:val="24"/>
            </w:rPr>
          </w:rPrChange>
        </w:rPr>
        <w:t>Frontiers in zoology, 10(1), 34.</w:t>
      </w:r>
    </w:p>
    <w:p w14:paraId="7DE9BCBD" w14:textId="5F745450" w:rsidR="00F65C18" w:rsidRDefault="00F33854" w:rsidP="00D1034F">
      <w:pPr>
        <w:ind w:hanging="720"/>
        <w:contextualSpacing/>
        <w:rPr>
          <w:rFonts w:ascii="Times New Roman" w:eastAsia="Times New Roman" w:hAnsi="Times New Roman" w:cs="Times New Roman"/>
          <w:sz w:val="24"/>
          <w:szCs w:val="24"/>
        </w:rPr>
      </w:pPr>
      <w:r w:rsidRPr="00EB5D97">
        <w:rPr>
          <w:rFonts w:ascii="Times New Roman" w:eastAsia="Times New Roman" w:hAnsi="Times New Roman" w:cs="Times New Roman"/>
          <w:sz w:val="24"/>
          <w:szCs w:val="24"/>
          <w:lang w:val="es-EC"/>
          <w:rPrChange w:id="492" w:author="Diana Pazmiño" w:date="2025-11-22T10:13:00Z">
            <w:rPr>
              <w:rFonts w:ascii="Times New Roman" w:eastAsia="Times New Roman" w:hAnsi="Times New Roman" w:cs="Times New Roman"/>
              <w:sz w:val="24"/>
              <w:szCs w:val="24"/>
            </w:rPr>
          </w:rPrChange>
        </w:rPr>
        <w:lastRenderedPageBreak/>
        <w:t xml:space="preserve">Lobo, J., Costa, P. M., Teixeira, M. A., Ferreira, M. S., Costa, M. H., &amp; Costa, F. O. (2013). </w:t>
      </w:r>
      <w:r>
        <w:rPr>
          <w:rFonts w:ascii="Times New Roman" w:eastAsia="Times New Roman" w:hAnsi="Times New Roman" w:cs="Times New Roman"/>
          <w:sz w:val="24"/>
          <w:szCs w:val="24"/>
        </w:rPr>
        <w:t>Enhanced primers for amplification of DNA barcodes from a broad range of marine metazoans. BMC ecology, 13(1), 34.</w:t>
      </w:r>
    </w:p>
    <w:p w14:paraId="0AFAA682" w14:textId="77777777" w:rsidR="00F65C18" w:rsidRDefault="00F33854" w:rsidP="00D1034F">
      <w:pPr>
        <w:ind w:hanging="720"/>
        <w:contextualSpacing/>
        <w:rPr>
          <w:rFonts w:ascii="Times New Roman" w:eastAsia="Times New Roman" w:hAnsi="Times New Roman" w:cs="Times New Roman"/>
          <w:sz w:val="24"/>
          <w:szCs w:val="24"/>
        </w:rPr>
      </w:pPr>
      <w:r w:rsidRPr="009F0476">
        <w:rPr>
          <w:rFonts w:ascii="Times New Roman" w:eastAsia="Times New Roman" w:hAnsi="Times New Roman" w:cs="Times New Roman"/>
          <w:sz w:val="24"/>
          <w:szCs w:val="24"/>
          <w:highlight w:val="red"/>
          <w:rPrChange w:id="493" w:author="Diana Pazmiño" w:date="2025-11-22T14:23:00Z">
            <w:rPr>
              <w:rFonts w:ascii="Times New Roman" w:eastAsia="Times New Roman" w:hAnsi="Times New Roman" w:cs="Times New Roman"/>
              <w:sz w:val="24"/>
              <w:szCs w:val="24"/>
            </w:rPr>
          </w:rPrChange>
        </w:rPr>
        <w:t xml:space="preserve">Marcinko, C. L. J., Allen, J. T., Poulton, A. J., Painter, S. C., &amp; Martin, A. P. (2013). Diurnal variations of dinoflagellate bioluminescence within the open-ocean north-east Atlantic. </w:t>
      </w:r>
      <w:r w:rsidRPr="009F0476">
        <w:rPr>
          <w:rFonts w:ascii="Times New Roman" w:eastAsia="Times New Roman" w:hAnsi="Times New Roman" w:cs="Times New Roman"/>
          <w:i/>
          <w:sz w:val="24"/>
          <w:szCs w:val="24"/>
          <w:highlight w:val="red"/>
          <w:rPrChange w:id="494" w:author="Diana Pazmiño" w:date="2025-11-22T14:23:00Z">
            <w:rPr>
              <w:rFonts w:ascii="Times New Roman" w:eastAsia="Times New Roman" w:hAnsi="Times New Roman" w:cs="Times New Roman"/>
              <w:i/>
              <w:sz w:val="24"/>
              <w:szCs w:val="24"/>
            </w:rPr>
          </w:rPrChange>
        </w:rPr>
        <w:t>Journal of Plankton Research</w:t>
      </w:r>
      <w:r w:rsidRPr="009F0476">
        <w:rPr>
          <w:rFonts w:ascii="Times New Roman" w:eastAsia="Times New Roman" w:hAnsi="Times New Roman" w:cs="Times New Roman"/>
          <w:sz w:val="24"/>
          <w:szCs w:val="24"/>
          <w:highlight w:val="red"/>
          <w:rPrChange w:id="495" w:author="Diana Pazmiño" w:date="2025-11-22T14:23:00Z">
            <w:rPr>
              <w:rFonts w:ascii="Times New Roman" w:eastAsia="Times New Roman" w:hAnsi="Times New Roman" w:cs="Times New Roman"/>
              <w:sz w:val="24"/>
              <w:szCs w:val="24"/>
            </w:rPr>
          </w:rPrChange>
        </w:rPr>
        <w:t xml:space="preserve">, </w:t>
      </w:r>
      <w:r w:rsidRPr="009F0476">
        <w:rPr>
          <w:rFonts w:ascii="Times New Roman" w:eastAsia="Times New Roman" w:hAnsi="Times New Roman" w:cs="Times New Roman"/>
          <w:i/>
          <w:sz w:val="24"/>
          <w:szCs w:val="24"/>
          <w:highlight w:val="red"/>
          <w:rPrChange w:id="496" w:author="Diana Pazmiño" w:date="2025-11-22T14:23:00Z">
            <w:rPr>
              <w:rFonts w:ascii="Times New Roman" w:eastAsia="Times New Roman" w:hAnsi="Times New Roman" w:cs="Times New Roman"/>
              <w:i/>
              <w:sz w:val="24"/>
              <w:szCs w:val="24"/>
            </w:rPr>
          </w:rPrChange>
        </w:rPr>
        <w:t>35</w:t>
      </w:r>
      <w:r w:rsidRPr="009F0476">
        <w:rPr>
          <w:rFonts w:ascii="Times New Roman" w:eastAsia="Times New Roman" w:hAnsi="Times New Roman" w:cs="Times New Roman"/>
          <w:sz w:val="24"/>
          <w:szCs w:val="24"/>
          <w:highlight w:val="red"/>
          <w:rPrChange w:id="497" w:author="Diana Pazmiño" w:date="2025-11-22T14:23:00Z">
            <w:rPr>
              <w:rFonts w:ascii="Times New Roman" w:eastAsia="Times New Roman" w:hAnsi="Times New Roman" w:cs="Times New Roman"/>
              <w:sz w:val="24"/>
              <w:szCs w:val="24"/>
            </w:rPr>
          </w:rPrChange>
        </w:rPr>
        <w:t xml:space="preserve">(1), 177–190. </w:t>
      </w:r>
      <w:commentRangeStart w:id="498"/>
      <w:r w:rsidRPr="009F0476">
        <w:rPr>
          <w:highlight w:val="red"/>
          <w:rPrChange w:id="499" w:author="Diana Pazmiño" w:date="2025-11-22T14:23:00Z">
            <w:rPr/>
          </w:rPrChange>
        </w:rPr>
        <w:fldChar w:fldCharType="begin"/>
      </w:r>
      <w:r w:rsidRPr="009F0476">
        <w:rPr>
          <w:highlight w:val="red"/>
          <w:rPrChange w:id="500" w:author="Diana Pazmiño" w:date="2025-11-22T14:23:00Z">
            <w:rPr/>
          </w:rPrChange>
        </w:rPr>
        <w:instrText>HYPERLINK "https://doi.org/10.1093/plankt/fbs081" \h</w:instrText>
      </w:r>
      <w:r w:rsidRPr="00305CD6">
        <w:rPr>
          <w:highlight w:val="red"/>
        </w:rPr>
      </w:r>
      <w:r w:rsidRPr="009F0476">
        <w:rPr>
          <w:highlight w:val="red"/>
          <w:rPrChange w:id="501" w:author="Diana Pazmiño" w:date="2025-11-22T14:23:00Z">
            <w:rPr/>
          </w:rPrChange>
        </w:rPr>
        <w:fldChar w:fldCharType="separate"/>
      </w:r>
      <w:r w:rsidRPr="009F0476">
        <w:rPr>
          <w:rFonts w:ascii="Times New Roman" w:eastAsia="Times New Roman" w:hAnsi="Times New Roman" w:cs="Times New Roman"/>
          <w:color w:val="1155CC"/>
          <w:sz w:val="24"/>
          <w:szCs w:val="24"/>
          <w:highlight w:val="red"/>
          <w:u w:val="single"/>
          <w:rPrChange w:id="502" w:author="Diana Pazmiño" w:date="2025-11-22T14:23:00Z">
            <w:rPr>
              <w:rFonts w:ascii="Times New Roman" w:eastAsia="Times New Roman" w:hAnsi="Times New Roman" w:cs="Times New Roman"/>
              <w:color w:val="1155CC"/>
              <w:sz w:val="24"/>
              <w:szCs w:val="24"/>
              <w:u w:val="single"/>
            </w:rPr>
          </w:rPrChange>
        </w:rPr>
        <w:t>https://doi.org/10.1093/plankt/fbs081</w:t>
      </w:r>
      <w:r w:rsidRPr="009F0476">
        <w:rPr>
          <w:highlight w:val="red"/>
          <w:rPrChange w:id="503" w:author="Diana Pazmiño" w:date="2025-11-22T14:23:00Z">
            <w:rPr/>
          </w:rPrChange>
        </w:rPr>
        <w:fldChar w:fldCharType="end"/>
      </w:r>
      <w:commentRangeEnd w:id="498"/>
      <w:r w:rsidR="009F0476">
        <w:rPr>
          <w:rStyle w:val="CommentReference"/>
          <w:rFonts w:ascii="Times New Roman" w:eastAsia="Times New Roman" w:hAnsi="Times New Roman" w:cs="Times New Roman"/>
          <w:sz w:val="24"/>
          <w:szCs w:val="24"/>
        </w:rPr>
        <w:commentReference w:id="498"/>
      </w:r>
      <w:r>
        <w:rPr>
          <w:rFonts w:ascii="Times New Roman" w:eastAsia="Times New Roman" w:hAnsi="Times New Roman" w:cs="Times New Roman"/>
          <w:sz w:val="24"/>
          <w:szCs w:val="24"/>
        </w:rPr>
        <w:t xml:space="preserve"> </w:t>
      </w:r>
    </w:p>
    <w:p w14:paraId="4CD288D7"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Marangoni, L. F. B., Davies, T., Smyth, T., Rodríguez, A., Hamann, M., Duarte, C., </w:t>
      </w:r>
      <w:proofErr w:type="spellStart"/>
      <w:r>
        <w:rPr>
          <w:rFonts w:ascii="Times New Roman" w:eastAsia="Times New Roman" w:hAnsi="Times New Roman" w:cs="Times New Roman"/>
          <w:sz w:val="24"/>
          <w:szCs w:val="24"/>
        </w:rPr>
        <w:t>Pendoley</w:t>
      </w:r>
      <w:proofErr w:type="spellEnd"/>
      <w:r>
        <w:rPr>
          <w:rFonts w:ascii="Times New Roman" w:eastAsia="Times New Roman" w:hAnsi="Times New Roman" w:cs="Times New Roman"/>
          <w:sz w:val="24"/>
          <w:szCs w:val="24"/>
        </w:rPr>
        <w:t xml:space="preserve">, K., Berge, J., Maggi, E., &amp; Levy, O. (2022). Impacts of artificial light at night in marine ecosystems—A review. </w:t>
      </w:r>
      <w:r>
        <w:rPr>
          <w:rFonts w:ascii="Times New Roman" w:eastAsia="Times New Roman" w:hAnsi="Times New Roman" w:cs="Times New Roman"/>
          <w:i/>
          <w:sz w:val="24"/>
          <w:szCs w:val="24"/>
        </w:rPr>
        <w:t>Global Change Biology</w:t>
      </w:r>
      <w:r>
        <w:rPr>
          <w:rFonts w:ascii="Times New Roman" w:eastAsia="Times New Roman" w:hAnsi="Times New Roman" w:cs="Times New Roman"/>
          <w:sz w:val="24"/>
          <w:szCs w:val="24"/>
        </w:rPr>
        <w:t>, 28, 5346–5367.</w:t>
      </w:r>
      <w:hyperlink r:id="rId39">
        <w:r>
          <w:rPr>
            <w:rFonts w:ascii="Times New Roman" w:eastAsia="Times New Roman" w:hAnsi="Times New Roman" w:cs="Times New Roman"/>
            <w:sz w:val="24"/>
            <w:szCs w:val="24"/>
          </w:rPr>
          <w:t xml:space="preserve"> </w:t>
        </w:r>
      </w:hyperlink>
      <w:hyperlink r:id="rId40">
        <w:r>
          <w:rPr>
            <w:rFonts w:ascii="Times New Roman" w:eastAsia="Times New Roman" w:hAnsi="Times New Roman" w:cs="Times New Roman"/>
            <w:color w:val="1155CC"/>
            <w:sz w:val="24"/>
            <w:szCs w:val="24"/>
            <w:u w:val="single"/>
          </w:rPr>
          <w:t>https://doi.org/10.1111/gcb.16264</w:t>
        </w:r>
      </w:hyperlink>
    </w:p>
    <w:p w14:paraId="43D8821D" w14:textId="77777777" w:rsidR="00F65C18" w:rsidRDefault="00F33854" w:rsidP="00D1034F">
      <w:pPr>
        <w:ind w:hanging="720"/>
        <w:contextualSpacing/>
        <w:rPr>
          <w:rFonts w:ascii="Times New Roman" w:eastAsia="Times New Roman" w:hAnsi="Times New Roman" w:cs="Times New Roman"/>
          <w:sz w:val="24"/>
          <w:szCs w:val="24"/>
        </w:rPr>
      </w:pPr>
      <w:commentRangeStart w:id="504"/>
      <w:r w:rsidRPr="009F0476">
        <w:rPr>
          <w:rFonts w:ascii="Times New Roman" w:eastAsia="Times New Roman" w:hAnsi="Times New Roman" w:cs="Times New Roman"/>
          <w:sz w:val="24"/>
          <w:szCs w:val="24"/>
          <w:highlight w:val="red"/>
          <w:rPrChange w:id="505" w:author="Diana Pazmiño" w:date="2025-11-22T14:29:00Z">
            <w:rPr>
              <w:rFonts w:ascii="Times New Roman" w:eastAsia="Times New Roman" w:hAnsi="Times New Roman" w:cs="Times New Roman"/>
              <w:sz w:val="24"/>
              <w:szCs w:val="24"/>
            </w:rPr>
          </w:rPrChange>
        </w:rPr>
        <w:t>Martinez</w:t>
      </w:r>
      <w:commentRangeEnd w:id="504"/>
      <w:r w:rsidR="009F0476" w:rsidRPr="009F0476">
        <w:rPr>
          <w:rStyle w:val="CommentReference"/>
          <w:rFonts w:ascii="Times New Roman" w:eastAsia="Times New Roman" w:hAnsi="Times New Roman" w:cs="Times New Roman"/>
          <w:sz w:val="24"/>
          <w:szCs w:val="24"/>
          <w:highlight w:val="red"/>
          <w:rPrChange w:id="506" w:author="Diana Pazmiño" w:date="2025-11-25T11:02:00Z">
            <w:rPr>
              <w:rStyle w:val="CommentReference"/>
            </w:rPr>
          </w:rPrChange>
        </w:rPr>
        <w:commentReference w:id="504"/>
      </w:r>
      <w:r w:rsidRPr="009F0476">
        <w:rPr>
          <w:rFonts w:ascii="Times New Roman" w:eastAsia="Times New Roman" w:hAnsi="Times New Roman" w:cs="Times New Roman"/>
          <w:sz w:val="24"/>
          <w:szCs w:val="24"/>
          <w:highlight w:val="red"/>
          <w:rPrChange w:id="507" w:author="Diana Pazmiño" w:date="2025-11-22T14:29:00Z">
            <w:rPr>
              <w:rFonts w:ascii="Times New Roman" w:eastAsia="Times New Roman" w:hAnsi="Times New Roman" w:cs="Times New Roman"/>
              <w:sz w:val="24"/>
              <w:szCs w:val="24"/>
            </w:rPr>
          </w:rPrChange>
        </w:rPr>
        <w:t xml:space="preserve"> Arbizu P (2017). _</w:t>
      </w:r>
      <w:proofErr w:type="spellStart"/>
      <w:r w:rsidRPr="009F0476">
        <w:rPr>
          <w:rFonts w:ascii="Times New Roman" w:eastAsia="Times New Roman" w:hAnsi="Times New Roman" w:cs="Times New Roman"/>
          <w:sz w:val="24"/>
          <w:szCs w:val="24"/>
          <w:highlight w:val="red"/>
          <w:rPrChange w:id="508" w:author="Diana Pazmiño" w:date="2025-11-22T14:29:00Z">
            <w:rPr>
              <w:rFonts w:ascii="Times New Roman" w:eastAsia="Times New Roman" w:hAnsi="Times New Roman" w:cs="Times New Roman"/>
              <w:sz w:val="24"/>
              <w:szCs w:val="24"/>
            </w:rPr>
          </w:rPrChange>
        </w:rPr>
        <w:t>pairwiseAdonis</w:t>
      </w:r>
      <w:proofErr w:type="spellEnd"/>
      <w:r w:rsidRPr="009F0476">
        <w:rPr>
          <w:rFonts w:ascii="Times New Roman" w:eastAsia="Times New Roman" w:hAnsi="Times New Roman" w:cs="Times New Roman"/>
          <w:sz w:val="24"/>
          <w:szCs w:val="24"/>
          <w:highlight w:val="red"/>
          <w:rPrChange w:id="509" w:author="Diana Pazmiño" w:date="2025-11-22T14:29:00Z">
            <w:rPr>
              <w:rFonts w:ascii="Times New Roman" w:eastAsia="Times New Roman" w:hAnsi="Times New Roman" w:cs="Times New Roman"/>
              <w:sz w:val="24"/>
              <w:szCs w:val="24"/>
            </w:rPr>
          </w:rPrChange>
        </w:rPr>
        <w:t>: Pairwise Multilevel Comparison using Adonis_. R package version 0.4.1, commit cb190f7668a0c82c0b0853927db239e7b9ec3e83, &lt;https://github.com/pmartinezarbizu/pairwiseAdonis&gt;.</w:t>
      </w:r>
    </w:p>
    <w:p w14:paraId="64045C7D" w14:textId="77777777" w:rsidR="00F65C18" w:rsidRPr="008629C2" w:rsidRDefault="00F33854" w:rsidP="00D1034F">
      <w:pPr>
        <w:ind w:hanging="720"/>
        <w:contextualSpacing/>
        <w:rPr>
          <w:rFonts w:ascii="Times New Roman" w:eastAsia="Times New Roman" w:hAnsi="Times New Roman" w:cs="Times New Roman"/>
          <w:sz w:val="24"/>
          <w:szCs w:val="24"/>
          <w:lang w:val="de-DE"/>
        </w:rPr>
      </w:pPr>
      <w:r>
        <w:rPr>
          <w:rFonts w:ascii="Times New Roman" w:eastAsia="Times New Roman" w:hAnsi="Times New Roman" w:cs="Times New Roman"/>
          <w:sz w:val="24"/>
          <w:szCs w:val="24"/>
        </w:rPr>
        <w:t xml:space="preserve">McFarland, W. N. (1986). Light in the Sea—Correlations with Behaviors of Fishes and Invertebrates. </w:t>
      </w:r>
      <w:r w:rsidRPr="008629C2">
        <w:rPr>
          <w:rFonts w:ascii="Times New Roman" w:eastAsia="Times New Roman" w:hAnsi="Times New Roman" w:cs="Times New Roman"/>
          <w:i/>
          <w:sz w:val="24"/>
          <w:szCs w:val="24"/>
          <w:lang w:val="de-DE"/>
        </w:rPr>
        <w:t xml:space="preserve">American </w:t>
      </w:r>
      <w:proofErr w:type="spellStart"/>
      <w:r w:rsidRPr="008629C2">
        <w:rPr>
          <w:rFonts w:ascii="Times New Roman" w:eastAsia="Times New Roman" w:hAnsi="Times New Roman" w:cs="Times New Roman"/>
          <w:i/>
          <w:sz w:val="24"/>
          <w:szCs w:val="24"/>
          <w:lang w:val="de-DE"/>
        </w:rPr>
        <w:t>Zoologist</w:t>
      </w:r>
      <w:proofErr w:type="spellEnd"/>
      <w:r w:rsidRPr="008629C2">
        <w:rPr>
          <w:rFonts w:ascii="Times New Roman" w:eastAsia="Times New Roman" w:hAnsi="Times New Roman" w:cs="Times New Roman"/>
          <w:sz w:val="24"/>
          <w:szCs w:val="24"/>
          <w:lang w:val="de-DE"/>
        </w:rPr>
        <w:t xml:space="preserve">, </w:t>
      </w:r>
      <w:r w:rsidRPr="008629C2">
        <w:rPr>
          <w:rFonts w:ascii="Times New Roman" w:eastAsia="Times New Roman" w:hAnsi="Times New Roman" w:cs="Times New Roman"/>
          <w:i/>
          <w:sz w:val="24"/>
          <w:szCs w:val="24"/>
          <w:lang w:val="de-DE"/>
        </w:rPr>
        <w:t>26</w:t>
      </w:r>
      <w:r w:rsidRPr="008629C2">
        <w:rPr>
          <w:rFonts w:ascii="Times New Roman" w:eastAsia="Times New Roman" w:hAnsi="Times New Roman" w:cs="Times New Roman"/>
          <w:sz w:val="24"/>
          <w:szCs w:val="24"/>
          <w:lang w:val="de-DE"/>
        </w:rPr>
        <w:t>(2), 389–401. https://doi.org/10.1093/icb/26.2.389</w:t>
      </w:r>
    </w:p>
    <w:p w14:paraId="165D0BF7" w14:textId="77777777" w:rsidR="00F65C18" w:rsidRDefault="00F33854" w:rsidP="00D1034F">
      <w:pPr>
        <w:ind w:hanging="720"/>
        <w:contextualSpacing/>
        <w:rPr>
          <w:rFonts w:ascii="Times New Roman" w:eastAsia="Times New Roman" w:hAnsi="Times New Roman" w:cs="Times New Roman"/>
          <w:sz w:val="24"/>
          <w:szCs w:val="24"/>
        </w:rPr>
      </w:pPr>
      <w:r w:rsidRPr="008629C2">
        <w:rPr>
          <w:rFonts w:ascii="Times New Roman" w:eastAsia="Times New Roman" w:hAnsi="Times New Roman" w:cs="Times New Roman"/>
          <w:sz w:val="24"/>
          <w:szCs w:val="24"/>
          <w:lang w:val="de-DE"/>
        </w:rPr>
        <w:t xml:space="preserve">McKnight, D. T., R. </w:t>
      </w:r>
      <w:proofErr w:type="spellStart"/>
      <w:r w:rsidRPr="008629C2">
        <w:rPr>
          <w:rFonts w:ascii="Times New Roman" w:eastAsia="Times New Roman" w:hAnsi="Times New Roman" w:cs="Times New Roman"/>
          <w:sz w:val="24"/>
          <w:szCs w:val="24"/>
          <w:lang w:val="de-DE"/>
        </w:rPr>
        <w:t>Huerlimann</w:t>
      </w:r>
      <w:proofErr w:type="spellEnd"/>
      <w:r w:rsidRPr="008629C2">
        <w:rPr>
          <w:rFonts w:ascii="Times New Roman" w:eastAsia="Times New Roman" w:hAnsi="Times New Roman" w:cs="Times New Roman"/>
          <w:sz w:val="24"/>
          <w:szCs w:val="24"/>
          <w:lang w:val="de-DE"/>
        </w:rPr>
        <w:t xml:space="preserve">, D. S. Bower, L. Schwarzkopf, R. A. Alford, and K. R. Zenger. </w:t>
      </w:r>
      <w:r>
        <w:rPr>
          <w:rFonts w:ascii="Times New Roman" w:eastAsia="Times New Roman" w:hAnsi="Times New Roman" w:cs="Times New Roman"/>
          <w:sz w:val="24"/>
          <w:szCs w:val="24"/>
        </w:rPr>
        <w:t xml:space="preserve">(2018). </w:t>
      </w:r>
      <w:proofErr w:type="spellStart"/>
      <w:r>
        <w:rPr>
          <w:rFonts w:ascii="Times New Roman" w:eastAsia="Times New Roman" w:hAnsi="Times New Roman" w:cs="Times New Roman"/>
          <w:sz w:val="24"/>
          <w:szCs w:val="24"/>
        </w:rPr>
        <w:t>microDecon</w:t>
      </w:r>
      <w:proofErr w:type="spellEnd"/>
      <w:r>
        <w:rPr>
          <w:rFonts w:ascii="Times New Roman" w:eastAsia="Times New Roman" w:hAnsi="Times New Roman" w:cs="Times New Roman"/>
          <w:sz w:val="24"/>
          <w:szCs w:val="24"/>
        </w:rPr>
        <w:t>: A highly accurate read-subtraction tool for the post-sequencing removal of contamination in metabarcoding studies.</w:t>
      </w:r>
    </w:p>
    <w:p w14:paraId="0AA0D36F" w14:textId="1E1431C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Murakami, H., Yoon, S., Kasai, 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w:t>
      </w:r>
      <w:ins w:id="510" w:author="Diana Pazmiño" w:date="2025-11-22T14:36:00Z">
        <w:r w:rsidR="000D3DF4">
          <w:rPr>
            <w:rFonts w:ascii="Times New Roman" w:eastAsia="Times New Roman" w:hAnsi="Times New Roman" w:cs="Times New Roman"/>
            <w:sz w:val="24"/>
            <w:szCs w:val="24"/>
          </w:rPr>
          <w:t xml:space="preserve">(2019). </w:t>
        </w:r>
      </w:ins>
      <w:r>
        <w:rPr>
          <w:rFonts w:ascii="Times New Roman" w:eastAsia="Times New Roman" w:hAnsi="Times New Roman" w:cs="Times New Roman"/>
          <w:sz w:val="24"/>
          <w:szCs w:val="24"/>
        </w:rPr>
        <w:t xml:space="preserve">Dispersion and degradation of environmental DNA from caged fish in a marine environment. </w:t>
      </w:r>
      <w:r>
        <w:rPr>
          <w:rFonts w:ascii="Times New Roman" w:eastAsia="Times New Roman" w:hAnsi="Times New Roman" w:cs="Times New Roman"/>
          <w:i/>
          <w:sz w:val="24"/>
          <w:szCs w:val="24"/>
        </w:rPr>
        <w:t>Fish Sci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85</w:t>
      </w:r>
      <w:r>
        <w:rPr>
          <w:rFonts w:ascii="Times New Roman" w:eastAsia="Times New Roman" w:hAnsi="Times New Roman" w:cs="Times New Roman"/>
          <w:sz w:val="24"/>
          <w:szCs w:val="24"/>
        </w:rPr>
        <w:t>, 327–337</w:t>
      </w:r>
      <w:del w:id="511" w:author="Diana Pazmiño" w:date="2025-11-22T14:36:00Z">
        <w:r w:rsidDel="000D3DF4">
          <w:rPr>
            <w:rFonts w:ascii="Times New Roman" w:eastAsia="Times New Roman" w:hAnsi="Times New Roman" w:cs="Times New Roman"/>
            <w:sz w:val="24"/>
            <w:szCs w:val="24"/>
          </w:rPr>
          <w:delText xml:space="preserve"> (2019)</w:delText>
        </w:r>
      </w:del>
      <w:r>
        <w:rPr>
          <w:rFonts w:ascii="Times New Roman" w:eastAsia="Times New Roman" w:hAnsi="Times New Roman" w:cs="Times New Roman"/>
          <w:sz w:val="24"/>
          <w:szCs w:val="24"/>
        </w:rPr>
        <w:t xml:space="preserve">. </w:t>
      </w:r>
      <w:hyperlink r:id="rId41">
        <w:r>
          <w:rPr>
            <w:rFonts w:ascii="Times New Roman" w:eastAsia="Times New Roman" w:hAnsi="Times New Roman" w:cs="Times New Roman"/>
            <w:color w:val="1155CC"/>
            <w:sz w:val="24"/>
            <w:szCs w:val="24"/>
            <w:u w:val="single"/>
          </w:rPr>
          <w:t>https://doi.org/10.1007/s12562-018-1282-6</w:t>
        </w:r>
      </w:hyperlink>
      <w:r>
        <w:rPr>
          <w:rFonts w:ascii="Times New Roman" w:eastAsia="Times New Roman" w:hAnsi="Times New Roman" w:cs="Times New Roman"/>
          <w:sz w:val="24"/>
          <w:szCs w:val="24"/>
        </w:rPr>
        <w:t xml:space="preserve"> </w:t>
      </w:r>
    </w:p>
    <w:p w14:paraId="56DBEE7D" w14:textId="45B55C66"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Nichols</w:t>
      </w:r>
      <w:ins w:id="512"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R</w:t>
      </w:r>
      <w:ins w:id="513"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V</w:t>
      </w:r>
      <w:ins w:id="514"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Vollmers</w:t>
      </w:r>
      <w:ins w:id="515"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C</w:t>
      </w:r>
      <w:ins w:id="516"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Newsom</w:t>
      </w:r>
      <w:ins w:id="517"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L</w:t>
      </w:r>
      <w:ins w:id="518"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A</w:t>
      </w:r>
      <w:ins w:id="519"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Wang</w:t>
      </w:r>
      <w:ins w:id="520"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Y</w:t>
      </w:r>
      <w:ins w:id="521"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Heintzman</w:t>
      </w:r>
      <w:ins w:id="522"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P</w:t>
      </w:r>
      <w:ins w:id="523"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D</w:t>
      </w:r>
      <w:ins w:id="524"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Leighton</w:t>
      </w:r>
      <w:ins w:id="525"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M</w:t>
      </w:r>
      <w:ins w:id="526"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Green</w:t>
      </w:r>
      <w:ins w:id="527"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R</w:t>
      </w:r>
      <w:ins w:id="528"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E</w:t>
      </w:r>
      <w:ins w:id="529"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Shapiro</w:t>
      </w:r>
      <w:ins w:id="530"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B. </w:t>
      </w:r>
      <w:ins w:id="531" w:author="Diana Pazmiño" w:date="2025-11-22T14:36:00Z">
        <w:r w:rsidR="000D3DF4">
          <w:rPr>
            <w:rFonts w:ascii="Times New Roman" w:eastAsia="Times New Roman" w:hAnsi="Times New Roman" w:cs="Times New Roman"/>
            <w:sz w:val="24"/>
            <w:szCs w:val="24"/>
          </w:rPr>
          <w:t xml:space="preserve">(2018). </w:t>
        </w:r>
      </w:ins>
      <w:r>
        <w:rPr>
          <w:rFonts w:ascii="Times New Roman" w:eastAsia="Times New Roman" w:hAnsi="Times New Roman" w:cs="Times New Roman"/>
          <w:sz w:val="24"/>
          <w:szCs w:val="24"/>
        </w:rPr>
        <w:t xml:space="preserve">Minimizing polymerase biases in metabarcoding. Mol </w:t>
      </w:r>
      <w:proofErr w:type="spellStart"/>
      <w:r>
        <w:rPr>
          <w:rFonts w:ascii="Times New Roman" w:eastAsia="Times New Roman" w:hAnsi="Times New Roman" w:cs="Times New Roman"/>
          <w:sz w:val="24"/>
          <w:szCs w:val="24"/>
        </w:rPr>
        <w:t>Ecol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Resour</w:t>
      </w:r>
      <w:proofErr w:type="spellEnd"/>
      <w:r>
        <w:rPr>
          <w:rFonts w:ascii="Times New Roman" w:eastAsia="Times New Roman" w:hAnsi="Times New Roman" w:cs="Times New Roman"/>
          <w:sz w:val="24"/>
          <w:szCs w:val="24"/>
        </w:rPr>
        <w:t>.</w:t>
      </w:r>
      <w:del w:id="532" w:author="Diana Pazmiño" w:date="2025-11-22T14:36:00Z">
        <w:r w:rsidDel="000D3DF4">
          <w:rPr>
            <w:rFonts w:ascii="Times New Roman" w:eastAsia="Times New Roman" w:hAnsi="Times New Roman" w:cs="Times New Roman"/>
            <w:sz w:val="24"/>
            <w:szCs w:val="24"/>
          </w:rPr>
          <w:delText xml:space="preserve"> 2018</w:delText>
        </w:r>
      </w:del>
      <w:r>
        <w:rPr>
          <w:rFonts w:ascii="Times New Roman" w:eastAsia="Times New Roman" w:hAnsi="Times New Roman" w:cs="Times New Roman"/>
          <w:sz w:val="24"/>
          <w:szCs w:val="24"/>
        </w:rPr>
        <w:t xml:space="preserve"> May 24.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xml:space="preserve">: 10.1111/1755-0998.12895. </w:t>
      </w:r>
    </w:p>
    <w:p w14:paraId="4E590ED8" w14:textId="357C20C0"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O’Donnell</w:t>
      </w:r>
      <w:ins w:id="533"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J</w:t>
      </w:r>
      <w:ins w:id="534"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L</w:t>
      </w:r>
      <w:ins w:id="535"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Kelly</w:t>
      </w:r>
      <w:ins w:id="536" w:author="Diana Pazmiño" w:date="2025-11-22T14:36: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R</w:t>
      </w:r>
      <w:ins w:id="537"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P</w:t>
      </w:r>
      <w:ins w:id="538"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Shelton</w:t>
      </w:r>
      <w:ins w:id="539"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A</w:t>
      </w:r>
      <w:ins w:id="540"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O</w:t>
      </w:r>
      <w:ins w:id="541"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Samhouri</w:t>
      </w:r>
      <w:proofErr w:type="spellEnd"/>
      <w:ins w:id="542"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J</w:t>
      </w:r>
      <w:ins w:id="543"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F</w:t>
      </w:r>
      <w:ins w:id="544"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Lowell</w:t>
      </w:r>
      <w:ins w:id="545"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N</w:t>
      </w:r>
      <w:ins w:id="546"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C</w:t>
      </w:r>
      <w:ins w:id="547"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Williams</w:t>
      </w:r>
      <w:ins w:id="548"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G</w:t>
      </w:r>
      <w:ins w:id="549"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D. </w:t>
      </w:r>
      <w:ins w:id="550"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2017</w:t>
      </w:r>
      <w:ins w:id="551"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Spatial distribution of environmental DNA in a nearshore marine habitat. </w:t>
      </w:r>
      <w:proofErr w:type="spellStart"/>
      <w:r>
        <w:rPr>
          <w:rFonts w:ascii="Times New Roman" w:eastAsia="Times New Roman" w:hAnsi="Times New Roman" w:cs="Times New Roman"/>
          <w:sz w:val="24"/>
          <w:szCs w:val="24"/>
        </w:rPr>
        <w:t>PeerJ</w:t>
      </w:r>
      <w:proofErr w:type="spellEnd"/>
      <w:r>
        <w:rPr>
          <w:rFonts w:ascii="Times New Roman" w:eastAsia="Times New Roman" w:hAnsi="Times New Roman" w:cs="Times New Roman"/>
          <w:sz w:val="24"/>
          <w:szCs w:val="24"/>
        </w:rPr>
        <w:t xml:space="preserve"> 5:e3044</w:t>
      </w:r>
      <w:hyperlink r:id="rId42">
        <w:r>
          <w:rPr>
            <w:rFonts w:ascii="Times New Roman" w:eastAsia="Times New Roman" w:hAnsi="Times New Roman" w:cs="Times New Roman"/>
            <w:sz w:val="24"/>
            <w:szCs w:val="24"/>
          </w:rPr>
          <w:t xml:space="preserve"> </w:t>
        </w:r>
      </w:hyperlink>
      <w:hyperlink r:id="rId43">
        <w:r>
          <w:rPr>
            <w:rFonts w:ascii="Times New Roman" w:eastAsia="Times New Roman" w:hAnsi="Times New Roman" w:cs="Times New Roman"/>
            <w:color w:val="1155CC"/>
            <w:sz w:val="24"/>
            <w:szCs w:val="24"/>
            <w:u w:val="single"/>
          </w:rPr>
          <w:t>https://doi.org/10.7717/peerj.3044</w:t>
        </w:r>
      </w:hyperlink>
      <w:r>
        <w:rPr>
          <w:rFonts w:ascii="Times New Roman" w:eastAsia="Times New Roman" w:hAnsi="Times New Roman" w:cs="Times New Roman"/>
          <w:sz w:val="24"/>
          <w:szCs w:val="24"/>
        </w:rPr>
        <w:t xml:space="preserve"> </w:t>
      </w:r>
    </w:p>
    <w:p w14:paraId="499B61B7" w14:textId="48D9C40B"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Oksanen</w:t>
      </w:r>
      <w:ins w:id="552"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J</w:t>
      </w:r>
      <w:ins w:id="553"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Simpson</w:t>
      </w:r>
      <w:ins w:id="554"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G</w:t>
      </w:r>
      <w:ins w:id="555"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Blanchet</w:t>
      </w:r>
      <w:ins w:id="556"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F</w:t>
      </w:r>
      <w:ins w:id="557"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Kindt</w:t>
      </w:r>
      <w:ins w:id="558"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R</w:t>
      </w:r>
      <w:ins w:id="559"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Legendre</w:t>
      </w:r>
      <w:ins w:id="560"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P</w:t>
      </w:r>
      <w:ins w:id="561"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Minchin</w:t>
      </w:r>
      <w:ins w:id="562"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P</w:t>
      </w:r>
      <w:ins w:id="563"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O'Hara</w:t>
      </w:r>
      <w:ins w:id="564"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R</w:t>
      </w:r>
      <w:ins w:id="565"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Solymos</w:t>
      </w:r>
      <w:ins w:id="566"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P</w:t>
      </w:r>
      <w:ins w:id="567"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Stevens</w:t>
      </w:r>
      <w:ins w:id="568"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M</w:t>
      </w:r>
      <w:ins w:id="569"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Szoecs</w:t>
      </w:r>
      <w:proofErr w:type="spellEnd"/>
      <w:ins w:id="570"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E</w:t>
      </w:r>
      <w:ins w:id="571"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Wagner</w:t>
      </w:r>
      <w:ins w:id="572" w:author="Diana Pazmiño" w:date="2025-11-22T14:37: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H</w:t>
      </w:r>
      <w:ins w:id="573"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Barbour</w:t>
      </w:r>
      <w:ins w:id="574"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M</w:t>
      </w:r>
      <w:ins w:id="575"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Bedward</w:t>
      </w:r>
      <w:ins w:id="576"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M</w:t>
      </w:r>
      <w:ins w:id="577"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Bolker</w:t>
      </w:r>
      <w:ins w:id="578"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B</w:t>
      </w:r>
      <w:ins w:id="579"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Borcard</w:t>
      </w:r>
      <w:proofErr w:type="spellEnd"/>
      <w:ins w:id="580"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D</w:t>
      </w:r>
      <w:ins w:id="581"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Borman</w:t>
      </w:r>
      <w:ins w:id="582"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T</w:t>
      </w:r>
      <w:ins w:id="583"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Carvalho</w:t>
      </w:r>
      <w:ins w:id="584"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G</w:t>
      </w:r>
      <w:ins w:id="585"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Chirico</w:t>
      </w:r>
      <w:ins w:id="586"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M</w:t>
      </w:r>
      <w:ins w:id="587"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De Caceres</w:t>
      </w:r>
      <w:ins w:id="588"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M</w:t>
      </w:r>
      <w:ins w:id="589"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Durand</w:t>
      </w:r>
      <w:ins w:id="590"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S</w:t>
      </w:r>
      <w:ins w:id="591"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Evangelista</w:t>
      </w:r>
      <w:ins w:id="592"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H</w:t>
      </w:r>
      <w:ins w:id="593"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FitzJohn</w:t>
      </w:r>
      <w:proofErr w:type="spellEnd"/>
      <w:ins w:id="594"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R</w:t>
      </w:r>
      <w:ins w:id="595"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Friendly</w:t>
      </w:r>
      <w:ins w:id="596"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M</w:t>
      </w:r>
      <w:ins w:id="597"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Furneaux</w:t>
      </w:r>
      <w:proofErr w:type="spellEnd"/>
      <w:ins w:id="598"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B</w:t>
      </w:r>
      <w:ins w:id="599"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Hannigan</w:t>
      </w:r>
      <w:ins w:id="600"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G</w:t>
      </w:r>
      <w:ins w:id="601"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Hill</w:t>
      </w:r>
      <w:ins w:id="602"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M</w:t>
      </w:r>
      <w:ins w:id="603"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Lahti</w:t>
      </w:r>
      <w:ins w:id="604"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L</w:t>
      </w:r>
      <w:ins w:id="605"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Martino</w:t>
      </w:r>
      <w:ins w:id="606" w:author="Diana Pazmiño" w:date="2025-11-22T14:38: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C</w:t>
      </w:r>
      <w:ins w:id="607"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McGlinn</w:t>
      </w:r>
      <w:ins w:id="608"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D</w:t>
      </w:r>
      <w:ins w:id="609"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Ouellette</w:t>
      </w:r>
      <w:ins w:id="610"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M</w:t>
      </w:r>
      <w:ins w:id="611"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Ribeiro Cunha</w:t>
      </w:r>
      <w:ins w:id="612"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E</w:t>
      </w:r>
      <w:ins w:id="613"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Smith</w:t>
      </w:r>
      <w:ins w:id="614"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T</w:t>
      </w:r>
      <w:ins w:id="615"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Stier</w:t>
      </w:r>
      <w:ins w:id="616"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A</w:t>
      </w:r>
      <w:ins w:id="617"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Ter Braak</w:t>
      </w:r>
      <w:ins w:id="618"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C</w:t>
      </w:r>
      <w:ins w:id="619"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Weedon</w:t>
      </w:r>
      <w:ins w:id="620"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J</w:t>
      </w:r>
      <w:ins w:id="621"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(2025). _vegan: Community Ecology Package_. </w:t>
      </w:r>
      <w:proofErr w:type="gramStart"/>
      <w:r>
        <w:rPr>
          <w:rFonts w:ascii="Times New Roman" w:eastAsia="Times New Roman" w:hAnsi="Times New Roman" w:cs="Times New Roman"/>
          <w:sz w:val="24"/>
          <w:szCs w:val="24"/>
        </w:rPr>
        <w:t>doi:10.32614/</w:t>
      </w:r>
      <w:proofErr w:type="spellStart"/>
      <w:r>
        <w:rPr>
          <w:rFonts w:ascii="Times New Roman" w:eastAsia="Times New Roman" w:hAnsi="Times New Roman" w:cs="Times New Roman"/>
          <w:sz w:val="24"/>
          <w:szCs w:val="24"/>
        </w:rPr>
        <w:t>CRAN.package.vegan</w:t>
      </w:r>
      <w:proofErr w:type="spellEnd"/>
      <w:proofErr w:type="gramEnd"/>
      <w:r>
        <w:rPr>
          <w:rFonts w:ascii="Times New Roman" w:eastAsia="Times New Roman" w:hAnsi="Times New Roman" w:cs="Times New Roman"/>
          <w:sz w:val="24"/>
          <w:szCs w:val="24"/>
        </w:rPr>
        <w:t xml:space="preserve"> &lt;https://doi.org/10.32614/CRAN.package.vegan&gt;, R package version 2.7-1, &lt;</w:t>
      </w:r>
      <w:hyperlink r:id="rId44">
        <w:r>
          <w:rPr>
            <w:rFonts w:ascii="Times New Roman" w:eastAsia="Times New Roman" w:hAnsi="Times New Roman" w:cs="Times New Roman"/>
            <w:color w:val="1155CC"/>
            <w:sz w:val="24"/>
            <w:szCs w:val="24"/>
            <w:u w:val="single"/>
          </w:rPr>
          <w:t>https://CRAN.R-project.org/package=vegan</w:t>
        </w:r>
      </w:hyperlink>
      <w:r>
        <w:rPr>
          <w:rFonts w:ascii="Times New Roman" w:eastAsia="Times New Roman" w:hAnsi="Times New Roman" w:cs="Times New Roman"/>
          <w:sz w:val="24"/>
          <w:szCs w:val="24"/>
        </w:rPr>
        <w:t>&gt;</w:t>
      </w:r>
    </w:p>
    <w:p w14:paraId="69007CE0" w14:textId="77777777" w:rsidR="00F65C18" w:rsidRDefault="00F33854" w:rsidP="00D1034F">
      <w:pPr>
        <w:ind w:hanging="720"/>
        <w:contextualSpacing/>
        <w:rPr>
          <w:rFonts w:ascii="Times New Roman" w:eastAsia="Times New Roman" w:hAnsi="Times New Roman" w:cs="Times New Roman"/>
          <w:sz w:val="24"/>
          <w:szCs w:val="24"/>
        </w:rPr>
      </w:pPr>
      <w:commentRangeStart w:id="622"/>
      <w:r w:rsidRPr="009F0476">
        <w:rPr>
          <w:rFonts w:ascii="Times New Roman" w:eastAsia="Times New Roman" w:hAnsi="Times New Roman" w:cs="Times New Roman"/>
          <w:sz w:val="24"/>
          <w:szCs w:val="24"/>
          <w:highlight w:val="red"/>
          <w:rPrChange w:id="623" w:author="Diana Pazmiño" w:date="2025-11-22T14:25:00Z">
            <w:rPr>
              <w:rFonts w:ascii="Times New Roman" w:eastAsia="Times New Roman" w:hAnsi="Times New Roman" w:cs="Times New Roman"/>
              <w:sz w:val="24"/>
              <w:szCs w:val="24"/>
            </w:rPr>
          </w:rPrChange>
        </w:rPr>
        <w:t>Sanders</w:t>
      </w:r>
      <w:commentRangeEnd w:id="622"/>
      <w:r w:rsidR="009F0476" w:rsidRPr="009F0476">
        <w:rPr>
          <w:rStyle w:val="CommentReference"/>
          <w:rFonts w:ascii="Times New Roman" w:eastAsia="Times New Roman" w:hAnsi="Times New Roman" w:cs="Times New Roman"/>
          <w:sz w:val="24"/>
          <w:szCs w:val="24"/>
          <w:highlight w:val="red"/>
          <w:rPrChange w:id="624" w:author="Diana Pazmiño" w:date="2025-11-25T11:02:00Z">
            <w:rPr>
              <w:rStyle w:val="CommentReference"/>
            </w:rPr>
          </w:rPrChange>
        </w:rPr>
        <w:commentReference w:id="622"/>
      </w:r>
      <w:r w:rsidRPr="009F0476">
        <w:rPr>
          <w:rFonts w:ascii="Times New Roman" w:eastAsia="Times New Roman" w:hAnsi="Times New Roman" w:cs="Times New Roman"/>
          <w:sz w:val="24"/>
          <w:szCs w:val="24"/>
          <w:highlight w:val="red"/>
          <w:rPrChange w:id="625" w:author="Diana Pazmiño" w:date="2025-11-22T14:25:00Z">
            <w:rPr>
              <w:rFonts w:ascii="Times New Roman" w:eastAsia="Times New Roman" w:hAnsi="Times New Roman" w:cs="Times New Roman"/>
              <w:sz w:val="24"/>
              <w:szCs w:val="24"/>
            </w:rPr>
          </w:rPrChange>
        </w:rPr>
        <w:t xml:space="preserve">, D., Hirt, M. R., Brose, U., Evans, D. M., Gaston, K. J., </w:t>
      </w:r>
      <w:proofErr w:type="spellStart"/>
      <w:r w:rsidRPr="009F0476">
        <w:rPr>
          <w:rFonts w:ascii="Times New Roman" w:eastAsia="Times New Roman" w:hAnsi="Times New Roman" w:cs="Times New Roman"/>
          <w:sz w:val="24"/>
          <w:szCs w:val="24"/>
          <w:highlight w:val="red"/>
          <w:rPrChange w:id="626" w:author="Diana Pazmiño" w:date="2025-11-22T14:25:00Z">
            <w:rPr>
              <w:rFonts w:ascii="Times New Roman" w:eastAsia="Times New Roman" w:hAnsi="Times New Roman" w:cs="Times New Roman"/>
              <w:sz w:val="24"/>
              <w:szCs w:val="24"/>
            </w:rPr>
          </w:rPrChange>
        </w:rPr>
        <w:t>Gauzens</w:t>
      </w:r>
      <w:proofErr w:type="spellEnd"/>
      <w:r w:rsidRPr="009F0476">
        <w:rPr>
          <w:rFonts w:ascii="Times New Roman" w:eastAsia="Times New Roman" w:hAnsi="Times New Roman" w:cs="Times New Roman"/>
          <w:sz w:val="24"/>
          <w:szCs w:val="24"/>
          <w:highlight w:val="red"/>
          <w:rPrChange w:id="627" w:author="Diana Pazmiño" w:date="2025-11-22T14:25:00Z">
            <w:rPr>
              <w:rFonts w:ascii="Times New Roman" w:eastAsia="Times New Roman" w:hAnsi="Times New Roman" w:cs="Times New Roman"/>
              <w:sz w:val="24"/>
              <w:szCs w:val="24"/>
            </w:rPr>
          </w:rPrChange>
        </w:rPr>
        <w:t xml:space="preserve">, B., &amp; Ryser, R. (2023). How artificial light at night may rewire ecological networks: Concepts and models. </w:t>
      </w:r>
      <w:r w:rsidRPr="009F0476">
        <w:rPr>
          <w:rFonts w:ascii="Times New Roman" w:eastAsia="Times New Roman" w:hAnsi="Times New Roman" w:cs="Times New Roman"/>
          <w:i/>
          <w:sz w:val="24"/>
          <w:szCs w:val="24"/>
          <w:highlight w:val="red"/>
          <w:rPrChange w:id="628" w:author="Diana Pazmiño" w:date="2025-11-22T14:25:00Z">
            <w:rPr>
              <w:rFonts w:ascii="Times New Roman" w:eastAsia="Times New Roman" w:hAnsi="Times New Roman" w:cs="Times New Roman"/>
              <w:i/>
              <w:sz w:val="24"/>
              <w:szCs w:val="24"/>
            </w:rPr>
          </w:rPrChange>
        </w:rPr>
        <w:t>Philosophical Transactions of the Royal Society B: Biological Sciences</w:t>
      </w:r>
      <w:r w:rsidRPr="009F0476">
        <w:rPr>
          <w:rFonts w:ascii="Times New Roman" w:eastAsia="Times New Roman" w:hAnsi="Times New Roman" w:cs="Times New Roman"/>
          <w:sz w:val="24"/>
          <w:szCs w:val="24"/>
          <w:highlight w:val="red"/>
          <w:rPrChange w:id="629" w:author="Diana Pazmiño" w:date="2025-11-22T14:25:00Z">
            <w:rPr>
              <w:rFonts w:ascii="Times New Roman" w:eastAsia="Times New Roman" w:hAnsi="Times New Roman" w:cs="Times New Roman"/>
              <w:sz w:val="24"/>
              <w:szCs w:val="24"/>
            </w:rPr>
          </w:rPrChange>
        </w:rPr>
        <w:t xml:space="preserve">, </w:t>
      </w:r>
      <w:r w:rsidRPr="009F0476">
        <w:rPr>
          <w:rFonts w:ascii="Times New Roman" w:eastAsia="Times New Roman" w:hAnsi="Times New Roman" w:cs="Times New Roman"/>
          <w:i/>
          <w:sz w:val="24"/>
          <w:szCs w:val="24"/>
          <w:highlight w:val="red"/>
          <w:rPrChange w:id="630" w:author="Diana Pazmiño" w:date="2025-11-22T14:25:00Z">
            <w:rPr>
              <w:rFonts w:ascii="Times New Roman" w:eastAsia="Times New Roman" w:hAnsi="Times New Roman" w:cs="Times New Roman"/>
              <w:i/>
              <w:sz w:val="24"/>
              <w:szCs w:val="24"/>
            </w:rPr>
          </w:rPrChange>
        </w:rPr>
        <w:t>378</w:t>
      </w:r>
      <w:r w:rsidRPr="009F0476">
        <w:rPr>
          <w:rFonts w:ascii="Times New Roman" w:eastAsia="Times New Roman" w:hAnsi="Times New Roman" w:cs="Times New Roman"/>
          <w:sz w:val="24"/>
          <w:szCs w:val="24"/>
          <w:highlight w:val="red"/>
          <w:rPrChange w:id="631" w:author="Diana Pazmiño" w:date="2025-11-22T14:25:00Z">
            <w:rPr>
              <w:rFonts w:ascii="Times New Roman" w:eastAsia="Times New Roman" w:hAnsi="Times New Roman" w:cs="Times New Roman"/>
              <w:sz w:val="24"/>
              <w:szCs w:val="24"/>
            </w:rPr>
          </w:rPrChange>
        </w:rPr>
        <w:t xml:space="preserve">(1892), 20220368. </w:t>
      </w:r>
      <w:r w:rsidRPr="009F0476">
        <w:rPr>
          <w:highlight w:val="red"/>
          <w:rPrChange w:id="632" w:author="Diana Pazmiño" w:date="2025-11-22T14:25:00Z">
            <w:rPr/>
          </w:rPrChange>
        </w:rPr>
        <w:fldChar w:fldCharType="begin"/>
      </w:r>
      <w:r w:rsidRPr="009F0476">
        <w:rPr>
          <w:highlight w:val="red"/>
          <w:rPrChange w:id="633" w:author="Diana Pazmiño" w:date="2025-11-22T14:25:00Z">
            <w:rPr/>
          </w:rPrChange>
        </w:rPr>
        <w:instrText>HYPERLINK "https://doi.org/10.1098/rstb.2022.0368" \h</w:instrText>
      </w:r>
      <w:r w:rsidRPr="00305CD6">
        <w:rPr>
          <w:highlight w:val="red"/>
        </w:rPr>
      </w:r>
      <w:r w:rsidRPr="009F0476">
        <w:rPr>
          <w:highlight w:val="red"/>
          <w:rPrChange w:id="634" w:author="Diana Pazmiño" w:date="2025-11-22T14:25:00Z">
            <w:rPr/>
          </w:rPrChange>
        </w:rPr>
        <w:fldChar w:fldCharType="separate"/>
      </w:r>
      <w:r w:rsidRPr="009F0476">
        <w:rPr>
          <w:rFonts w:ascii="Times New Roman" w:eastAsia="Times New Roman" w:hAnsi="Times New Roman" w:cs="Times New Roman"/>
          <w:color w:val="1155CC"/>
          <w:sz w:val="24"/>
          <w:szCs w:val="24"/>
          <w:highlight w:val="red"/>
          <w:u w:val="single"/>
          <w:rPrChange w:id="635" w:author="Diana Pazmiño" w:date="2025-11-22T14:25:00Z">
            <w:rPr>
              <w:rFonts w:ascii="Times New Roman" w:eastAsia="Times New Roman" w:hAnsi="Times New Roman" w:cs="Times New Roman"/>
              <w:color w:val="1155CC"/>
              <w:sz w:val="24"/>
              <w:szCs w:val="24"/>
              <w:u w:val="single"/>
            </w:rPr>
          </w:rPrChange>
        </w:rPr>
        <w:t>https://doi.org/10.1098/rstb.2022.0368</w:t>
      </w:r>
      <w:r w:rsidRPr="009F0476">
        <w:rPr>
          <w:highlight w:val="red"/>
          <w:rPrChange w:id="636" w:author="Diana Pazmiño" w:date="2025-11-22T14:25:00Z">
            <w:rPr/>
          </w:rPrChange>
        </w:rPr>
        <w:fldChar w:fldCharType="end"/>
      </w:r>
      <w:r>
        <w:rPr>
          <w:rFonts w:ascii="Times New Roman" w:eastAsia="Times New Roman" w:hAnsi="Times New Roman" w:cs="Times New Roman"/>
          <w:sz w:val="24"/>
          <w:szCs w:val="24"/>
        </w:rPr>
        <w:t xml:space="preserve"> </w:t>
      </w:r>
    </w:p>
    <w:p w14:paraId="52C37D95" w14:textId="07D4A84C" w:rsidR="00F65C18" w:rsidRDefault="00F33854" w:rsidP="00D1034F">
      <w:pPr>
        <w:ind w:hanging="720"/>
        <w:contextualSpacing/>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Sassoubre</w:t>
      </w:r>
      <w:proofErr w:type="spellEnd"/>
      <w:ins w:id="637"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L</w:t>
      </w:r>
      <w:ins w:id="638"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M</w:t>
      </w:r>
      <w:ins w:id="639"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Yamahara</w:t>
      </w:r>
      <w:proofErr w:type="spellEnd"/>
      <w:ins w:id="640"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K</w:t>
      </w:r>
      <w:ins w:id="641"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M</w:t>
      </w:r>
      <w:ins w:id="642"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Gardner</w:t>
      </w:r>
      <w:ins w:id="643"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L</w:t>
      </w:r>
      <w:ins w:id="644"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D</w:t>
      </w:r>
      <w:ins w:id="645"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Block</w:t>
      </w:r>
      <w:ins w:id="646"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B</w:t>
      </w:r>
      <w:ins w:id="647"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A</w:t>
      </w:r>
      <w:ins w:id="648"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Boehm</w:t>
      </w:r>
      <w:ins w:id="649"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A</w:t>
      </w:r>
      <w:ins w:id="650" w:author="Diana Pazmiño" w:date="2025-11-22T14:39: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B</w:t>
      </w:r>
      <w:ins w:id="651" w:author="Diana Pazmiño" w:date="2025-11-22T14:39:00Z">
        <w:r w:rsidR="000D3DF4">
          <w:rPr>
            <w:rFonts w:ascii="Times New Roman" w:eastAsia="Times New Roman" w:hAnsi="Times New Roman" w:cs="Times New Roman"/>
            <w:sz w:val="24"/>
            <w:szCs w:val="24"/>
          </w:rPr>
          <w:t>.</w:t>
        </w:r>
      </w:ins>
      <w:ins w:id="652" w:author="Diana Pazmiño" w:date="2025-11-22T14:40:00Z">
        <w:r w:rsidR="000D3DF4">
          <w:rPr>
            <w:rFonts w:ascii="Times New Roman" w:eastAsia="Times New Roman" w:hAnsi="Times New Roman" w:cs="Times New Roman"/>
            <w:sz w:val="24"/>
            <w:szCs w:val="24"/>
          </w:rPr>
          <w:t xml:space="preserve"> (2016).</w:t>
        </w:r>
      </w:ins>
      <w:del w:id="653" w:author="Diana Pazmiño" w:date="2025-11-22T14:40:00Z">
        <w:r w:rsidDel="000D3DF4">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Quantification of Environmental DNA (eDNA) Shedding and Decay Rates for Three Marine Fish. Environ Sci Technol.</w:t>
      </w:r>
      <w:del w:id="654" w:author="Diana Pazmiño" w:date="2025-11-22T14:40:00Z">
        <w:r w:rsidDel="000D3DF4">
          <w:rPr>
            <w:rFonts w:ascii="Times New Roman" w:eastAsia="Times New Roman" w:hAnsi="Times New Roman" w:cs="Times New Roman"/>
            <w:sz w:val="24"/>
            <w:szCs w:val="24"/>
          </w:rPr>
          <w:delText xml:space="preserve"> (2016).</w:delText>
        </w:r>
      </w:del>
      <w:r>
        <w:rPr>
          <w:rFonts w:ascii="Times New Roman" w:eastAsia="Times New Roman" w:hAnsi="Times New Roman" w:cs="Times New Roman"/>
          <w:sz w:val="24"/>
          <w:szCs w:val="24"/>
        </w:rPr>
        <w:t xml:space="preserve"> Oct 4;50(19):10456-10464. https://doi.org/10.1021/acs.est.6b03114</w:t>
      </w:r>
    </w:p>
    <w:p w14:paraId="30B59FA9" w14:textId="77777777" w:rsidR="00F65C18" w:rsidRDefault="00F33854" w:rsidP="00D1034F">
      <w:pPr>
        <w:ind w:hanging="720"/>
        <w:contextualSpacing/>
        <w:rPr>
          <w:rFonts w:ascii="Times New Roman" w:eastAsia="Times New Roman" w:hAnsi="Times New Roman" w:cs="Times New Roman"/>
          <w:sz w:val="24"/>
          <w:szCs w:val="24"/>
        </w:rPr>
      </w:pPr>
      <w:commentRangeStart w:id="655"/>
      <w:r w:rsidRPr="009F0476">
        <w:rPr>
          <w:rFonts w:ascii="Times New Roman" w:eastAsia="Times New Roman" w:hAnsi="Times New Roman" w:cs="Times New Roman"/>
          <w:sz w:val="24"/>
          <w:szCs w:val="24"/>
          <w:highlight w:val="red"/>
          <w:lang w:val="en-US"/>
          <w:rPrChange w:id="656" w:author="Diana Pazmiño" w:date="2025-11-22T14:26:00Z">
            <w:rPr>
              <w:rFonts w:ascii="Times New Roman" w:eastAsia="Times New Roman" w:hAnsi="Times New Roman" w:cs="Times New Roman"/>
              <w:sz w:val="24"/>
              <w:szCs w:val="24"/>
              <w:lang w:val="en-US"/>
            </w:rPr>
          </w:rPrChange>
        </w:rPr>
        <w:t>Seymoure</w:t>
      </w:r>
      <w:commentRangeEnd w:id="655"/>
      <w:r w:rsidR="009F0476" w:rsidRPr="009F0476">
        <w:rPr>
          <w:rStyle w:val="CommentReference"/>
          <w:rFonts w:ascii="Times New Roman" w:eastAsia="Times New Roman" w:hAnsi="Times New Roman" w:cs="Times New Roman"/>
          <w:sz w:val="24"/>
          <w:szCs w:val="24"/>
          <w:highlight w:val="red"/>
          <w:lang w:val="en-US"/>
          <w:rPrChange w:id="657" w:author="Diana Pazmiño" w:date="2025-11-25T11:02:00Z">
            <w:rPr>
              <w:rStyle w:val="CommentReference"/>
            </w:rPr>
          </w:rPrChange>
        </w:rPr>
        <w:commentReference w:id="655"/>
      </w:r>
      <w:r w:rsidRPr="009F0476">
        <w:rPr>
          <w:rFonts w:ascii="Times New Roman" w:eastAsia="Times New Roman" w:hAnsi="Times New Roman" w:cs="Times New Roman"/>
          <w:sz w:val="24"/>
          <w:szCs w:val="24"/>
          <w:highlight w:val="red"/>
          <w:lang w:val="en-US"/>
          <w:rPrChange w:id="658" w:author="Diana Pazmiño" w:date="2025-11-22T14:26:00Z">
            <w:rPr>
              <w:rFonts w:ascii="Times New Roman" w:eastAsia="Times New Roman" w:hAnsi="Times New Roman" w:cs="Times New Roman"/>
              <w:sz w:val="24"/>
              <w:szCs w:val="24"/>
              <w:lang w:val="en-US"/>
            </w:rPr>
          </w:rPrChange>
        </w:rPr>
        <w:t xml:space="preserve">, B., Dell, A., </w:t>
      </w:r>
      <w:proofErr w:type="spellStart"/>
      <w:r w:rsidRPr="009F0476">
        <w:rPr>
          <w:rFonts w:ascii="Times New Roman" w:eastAsia="Times New Roman" w:hAnsi="Times New Roman" w:cs="Times New Roman"/>
          <w:sz w:val="24"/>
          <w:szCs w:val="24"/>
          <w:highlight w:val="red"/>
          <w:lang w:val="en-US"/>
          <w:rPrChange w:id="659" w:author="Diana Pazmiño" w:date="2025-11-22T14:26:00Z">
            <w:rPr>
              <w:rFonts w:ascii="Times New Roman" w:eastAsia="Times New Roman" w:hAnsi="Times New Roman" w:cs="Times New Roman"/>
              <w:sz w:val="24"/>
              <w:szCs w:val="24"/>
              <w:lang w:val="en-US"/>
            </w:rPr>
          </w:rPrChange>
        </w:rPr>
        <w:t>Hölker</w:t>
      </w:r>
      <w:proofErr w:type="spellEnd"/>
      <w:r w:rsidRPr="009F0476">
        <w:rPr>
          <w:rFonts w:ascii="Times New Roman" w:eastAsia="Times New Roman" w:hAnsi="Times New Roman" w:cs="Times New Roman"/>
          <w:sz w:val="24"/>
          <w:szCs w:val="24"/>
          <w:highlight w:val="red"/>
          <w:lang w:val="en-US"/>
          <w:rPrChange w:id="660" w:author="Diana Pazmiño" w:date="2025-11-22T14:26:00Z">
            <w:rPr>
              <w:rFonts w:ascii="Times New Roman" w:eastAsia="Times New Roman" w:hAnsi="Times New Roman" w:cs="Times New Roman"/>
              <w:sz w:val="24"/>
              <w:szCs w:val="24"/>
              <w:lang w:val="en-US"/>
            </w:rPr>
          </w:rPrChange>
        </w:rPr>
        <w:t xml:space="preserve">, F., &amp; </w:t>
      </w:r>
      <w:proofErr w:type="spellStart"/>
      <w:r w:rsidRPr="009F0476">
        <w:rPr>
          <w:rFonts w:ascii="Times New Roman" w:eastAsia="Times New Roman" w:hAnsi="Times New Roman" w:cs="Times New Roman"/>
          <w:sz w:val="24"/>
          <w:szCs w:val="24"/>
          <w:highlight w:val="red"/>
          <w:lang w:val="en-US"/>
          <w:rPrChange w:id="661" w:author="Diana Pazmiño" w:date="2025-11-22T14:26:00Z">
            <w:rPr>
              <w:rFonts w:ascii="Times New Roman" w:eastAsia="Times New Roman" w:hAnsi="Times New Roman" w:cs="Times New Roman"/>
              <w:sz w:val="24"/>
              <w:szCs w:val="24"/>
              <w:lang w:val="en-US"/>
            </w:rPr>
          </w:rPrChange>
        </w:rPr>
        <w:t>Kalinkat</w:t>
      </w:r>
      <w:proofErr w:type="spellEnd"/>
      <w:r w:rsidRPr="009F0476">
        <w:rPr>
          <w:rFonts w:ascii="Times New Roman" w:eastAsia="Times New Roman" w:hAnsi="Times New Roman" w:cs="Times New Roman"/>
          <w:sz w:val="24"/>
          <w:szCs w:val="24"/>
          <w:highlight w:val="red"/>
          <w:lang w:val="en-US"/>
          <w:rPrChange w:id="662" w:author="Diana Pazmiño" w:date="2025-11-22T14:26:00Z">
            <w:rPr>
              <w:rFonts w:ascii="Times New Roman" w:eastAsia="Times New Roman" w:hAnsi="Times New Roman" w:cs="Times New Roman"/>
              <w:sz w:val="24"/>
              <w:szCs w:val="24"/>
              <w:lang w:val="en-US"/>
            </w:rPr>
          </w:rPrChange>
        </w:rPr>
        <w:t xml:space="preserve">, G. (2023). </w:t>
      </w:r>
      <w:r w:rsidRPr="009F0476">
        <w:rPr>
          <w:rFonts w:ascii="Times New Roman" w:eastAsia="Times New Roman" w:hAnsi="Times New Roman" w:cs="Times New Roman"/>
          <w:sz w:val="24"/>
          <w:szCs w:val="24"/>
          <w:highlight w:val="red"/>
          <w:rPrChange w:id="663" w:author="Diana Pazmiño" w:date="2025-11-22T14:26:00Z">
            <w:rPr>
              <w:rFonts w:ascii="Times New Roman" w:eastAsia="Times New Roman" w:hAnsi="Times New Roman" w:cs="Times New Roman"/>
              <w:sz w:val="24"/>
              <w:szCs w:val="24"/>
            </w:rPr>
          </w:rPrChange>
        </w:rPr>
        <w:t xml:space="preserve">A framework for untangling the consequences of artificial light at night on species interactions. Philosophical Transactions of the Royal Society B: Biological Sciences, 378(1892), 20220356. </w:t>
      </w:r>
      <w:r w:rsidRPr="009F0476">
        <w:rPr>
          <w:highlight w:val="red"/>
          <w:rPrChange w:id="664" w:author="Diana Pazmiño" w:date="2025-11-22T14:26:00Z">
            <w:rPr/>
          </w:rPrChange>
        </w:rPr>
        <w:fldChar w:fldCharType="begin"/>
      </w:r>
      <w:r w:rsidRPr="009F0476">
        <w:rPr>
          <w:highlight w:val="red"/>
          <w:rPrChange w:id="665" w:author="Diana Pazmiño" w:date="2025-11-22T14:26:00Z">
            <w:rPr/>
          </w:rPrChange>
        </w:rPr>
        <w:instrText>HYPERLINK "https://doi.org/10.1098/rstb.2022.0356" \h</w:instrText>
      </w:r>
      <w:r w:rsidRPr="00305CD6">
        <w:rPr>
          <w:highlight w:val="red"/>
        </w:rPr>
      </w:r>
      <w:r w:rsidRPr="009F0476">
        <w:rPr>
          <w:highlight w:val="red"/>
          <w:rPrChange w:id="666" w:author="Diana Pazmiño" w:date="2025-11-22T14:26:00Z">
            <w:rPr/>
          </w:rPrChange>
        </w:rPr>
        <w:fldChar w:fldCharType="separate"/>
      </w:r>
      <w:r w:rsidRPr="009F0476">
        <w:rPr>
          <w:rFonts w:ascii="Times New Roman" w:eastAsia="Times New Roman" w:hAnsi="Times New Roman" w:cs="Times New Roman"/>
          <w:color w:val="1155CC"/>
          <w:sz w:val="24"/>
          <w:szCs w:val="24"/>
          <w:highlight w:val="red"/>
          <w:u w:val="single"/>
          <w:rPrChange w:id="667" w:author="Diana Pazmiño" w:date="2025-11-22T14:26:00Z">
            <w:rPr>
              <w:rFonts w:ascii="Times New Roman" w:eastAsia="Times New Roman" w:hAnsi="Times New Roman" w:cs="Times New Roman"/>
              <w:color w:val="1155CC"/>
              <w:sz w:val="24"/>
              <w:szCs w:val="24"/>
              <w:u w:val="single"/>
            </w:rPr>
          </w:rPrChange>
        </w:rPr>
        <w:t>https://doi.org/10.1098/rstb.2022.0356</w:t>
      </w:r>
      <w:r w:rsidRPr="009F0476">
        <w:rPr>
          <w:highlight w:val="red"/>
          <w:rPrChange w:id="668" w:author="Diana Pazmiño" w:date="2025-11-22T14:26:00Z">
            <w:rPr/>
          </w:rPrChange>
        </w:rPr>
        <w:fldChar w:fldCharType="end"/>
      </w:r>
      <w:r>
        <w:rPr>
          <w:rFonts w:ascii="Times New Roman" w:eastAsia="Times New Roman" w:hAnsi="Times New Roman" w:cs="Times New Roman"/>
          <w:sz w:val="24"/>
          <w:szCs w:val="24"/>
        </w:rPr>
        <w:t xml:space="preserve"> </w:t>
      </w:r>
    </w:p>
    <w:p w14:paraId="42BAEAC4"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Shea, D., Frazer, N., Wadhawan, K., Bateman, A., Li, S., Miller, K. M., Short, S., &amp; Krkošek, M. (2022). Environmental DNA dispersal from Atlantic salmon farms. </w:t>
      </w:r>
      <w:r>
        <w:rPr>
          <w:rFonts w:ascii="Times New Roman" w:eastAsia="Times New Roman" w:hAnsi="Times New Roman" w:cs="Times New Roman"/>
          <w:i/>
          <w:sz w:val="24"/>
          <w:szCs w:val="24"/>
        </w:rPr>
        <w:t>Canadian Journal of Fisheries and Aquatic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79</w:t>
      </w:r>
      <w:r>
        <w:rPr>
          <w:rFonts w:ascii="Times New Roman" w:eastAsia="Times New Roman" w:hAnsi="Times New Roman" w:cs="Times New Roman"/>
          <w:sz w:val="24"/>
          <w:szCs w:val="24"/>
        </w:rPr>
        <w:t xml:space="preserve">(9), 1377–1388. </w:t>
      </w:r>
      <w:hyperlink r:id="rId45">
        <w:r>
          <w:rPr>
            <w:rFonts w:ascii="Times New Roman" w:eastAsia="Times New Roman" w:hAnsi="Times New Roman" w:cs="Times New Roman"/>
            <w:color w:val="1155CC"/>
            <w:sz w:val="24"/>
            <w:szCs w:val="24"/>
            <w:u w:val="single"/>
          </w:rPr>
          <w:t>https://doi.org/10.1139/cjfas-2021-0216</w:t>
        </w:r>
      </w:hyperlink>
    </w:p>
    <w:p w14:paraId="17CD28EA"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Shen, W., &amp; Ren, H. (2021). </w:t>
      </w:r>
      <w:proofErr w:type="spellStart"/>
      <w:r>
        <w:rPr>
          <w:rFonts w:ascii="Times New Roman" w:eastAsia="Times New Roman" w:hAnsi="Times New Roman" w:cs="Times New Roman"/>
          <w:sz w:val="24"/>
          <w:szCs w:val="24"/>
        </w:rPr>
        <w:t>TaxonKit</w:t>
      </w:r>
      <w:proofErr w:type="spellEnd"/>
      <w:r>
        <w:rPr>
          <w:rFonts w:ascii="Times New Roman" w:eastAsia="Times New Roman" w:hAnsi="Times New Roman" w:cs="Times New Roman"/>
          <w:sz w:val="24"/>
          <w:szCs w:val="24"/>
        </w:rPr>
        <w:t xml:space="preserve">: A practical and efficient NCBI taxonomy toolkit. </w:t>
      </w:r>
      <w:r>
        <w:rPr>
          <w:rFonts w:ascii="Times New Roman" w:eastAsia="Times New Roman" w:hAnsi="Times New Roman" w:cs="Times New Roman"/>
          <w:i/>
          <w:sz w:val="24"/>
          <w:szCs w:val="24"/>
        </w:rPr>
        <w:t>Special Issue on Microbiome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48</w:t>
      </w:r>
      <w:r>
        <w:rPr>
          <w:rFonts w:ascii="Times New Roman" w:eastAsia="Times New Roman" w:hAnsi="Times New Roman" w:cs="Times New Roman"/>
          <w:sz w:val="24"/>
          <w:szCs w:val="24"/>
        </w:rPr>
        <w:t xml:space="preserve">(9), 844–850. </w:t>
      </w:r>
      <w:hyperlink r:id="rId46">
        <w:r>
          <w:rPr>
            <w:rFonts w:ascii="Times New Roman" w:eastAsia="Times New Roman" w:hAnsi="Times New Roman" w:cs="Times New Roman"/>
            <w:color w:val="1155CC"/>
            <w:sz w:val="24"/>
            <w:szCs w:val="24"/>
            <w:u w:val="single"/>
          </w:rPr>
          <w:t>https://doi.org/10.1016/j.jgg.2021.03.006</w:t>
        </w:r>
      </w:hyperlink>
      <w:r>
        <w:rPr>
          <w:rFonts w:ascii="Times New Roman" w:eastAsia="Times New Roman" w:hAnsi="Times New Roman" w:cs="Times New Roman"/>
          <w:sz w:val="24"/>
          <w:szCs w:val="24"/>
        </w:rPr>
        <w:t xml:space="preserve">  </w:t>
      </w:r>
    </w:p>
    <w:p w14:paraId="34A745F7" w14:textId="77777777" w:rsidR="00F65C18" w:rsidRDefault="00F33854" w:rsidP="00D1034F">
      <w:pPr>
        <w:ind w:hanging="720"/>
        <w:contextualSpacing/>
        <w:rPr>
          <w:rFonts w:ascii="Times New Roman" w:eastAsia="Times New Roman" w:hAnsi="Times New Roman" w:cs="Times New Roman"/>
          <w:sz w:val="24"/>
          <w:szCs w:val="24"/>
        </w:rPr>
      </w:pPr>
      <w:commentRangeStart w:id="669"/>
      <w:r w:rsidRPr="009F0476">
        <w:rPr>
          <w:rFonts w:ascii="Times New Roman" w:eastAsia="Times New Roman" w:hAnsi="Times New Roman" w:cs="Times New Roman"/>
          <w:sz w:val="24"/>
          <w:szCs w:val="24"/>
          <w:highlight w:val="red"/>
          <w:rPrChange w:id="670" w:author="Diana Pazmiño" w:date="2025-11-22T14:26:00Z">
            <w:rPr>
              <w:rFonts w:ascii="Times New Roman" w:eastAsia="Times New Roman" w:hAnsi="Times New Roman" w:cs="Times New Roman"/>
              <w:sz w:val="24"/>
              <w:szCs w:val="24"/>
            </w:rPr>
          </w:rPrChange>
        </w:rPr>
        <w:t>Silva</w:t>
      </w:r>
      <w:commentRangeEnd w:id="669"/>
      <w:r w:rsidR="009F0476" w:rsidRPr="009F0476">
        <w:rPr>
          <w:rStyle w:val="CommentReference"/>
          <w:rFonts w:ascii="Times New Roman" w:eastAsia="Times New Roman" w:hAnsi="Times New Roman" w:cs="Times New Roman"/>
          <w:sz w:val="24"/>
          <w:szCs w:val="24"/>
          <w:highlight w:val="red"/>
          <w:rPrChange w:id="671" w:author="Diana Pazmiño" w:date="2025-11-25T11:02:00Z">
            <w:rPr>
              <w:rStyle w:val="CommentReference"/>
            </w:rPr>
          </w:rPrChange>
        </w:rPr>
        <w:commentReference w:id="669"/>
      </w:r>
      <w:r w:rsidRPr="009F0476">
        <w:rPr>
          <w:rFonts w:ascii="Times New Roman" w:eastAsia="Times New Roman" w:hAnsi="Times New Roman" w:cs="Times New Roman"/>
          <w:sz w:val="24"/>
          <w:szCs w:val="24"/>
          <w:highlight w:val="red"/>
          <w:rPrChange w:id="672" w:author="Diana Pazmiño" w:date="2025-11-22T14:26:00Z">
            <w:rPr>
              <w:rFonts w:ascii="Times New Roman" w:eastAsia="Times New Roman" w:hAnsi="Times New Roman" w:cs="Times New Roman"/>
              <w:sz w:val="24"/>
              <w:szCs w:val="24"/>
            </w:rPr>
          </w:rPrChange>
        </w:rPr>
        <w:t xml:space="preserve"> T. A. M., Beraud C. P. C., Lamb P.D., Rostant W., </w:t>
      </w:r>
      <w:proofErr w:type="spellStart"/>
      <w:r w:rsidRPr="009F0476">
        <w:rPr>
          <w:rFonts w:ascii="Times New Roman" w:eastAsia="Times New Roman" w:hAnsi="Times New Roman" w:cs="Times New Roman"/>
          <w:sz w:val="24"/>
          <w:szCs w:val="24"/>
          <w:highlight w:val="red"/>
          <w:rPrChange w:id="673" w:author="Diana Pazmiño" w:date="2025-11-22T14:26:00Z">
            <w:rPr>
              <w:rFonts w:ascii="Times New Roman" w:eastAsia="Times New Roman" w:hAnsi="Times New Roman" w:cs="Times New Roman"/>
              <w:sz w:val="24"/>
              <w:szCs w:val="24"/>
            </w:rPr>
          </w:rPrChange>
        </w:rPr>
        <w:t>Tidbury</w:t>
      </w:r>
      <w:proofErr w:type="spellEnd"/>
      <w:r w:rsidRPr="009F0476">
        <w:rPr>
          <w:rFonts w:ascii="Times New Roman" w:eastAsia="Times New Roman" w:hAnsi="Times New Roman" w:cs="Times New Roman"/>
          <w:sz w:val="24"/>
          <w:szCs w:val="24"/>
          <w:highlight w:val="red"/>
          <w:rPrChange w:id="674" w:author="Diana Pazmiño" w:date="2025-11-22T14:26:00Z">
            <w:rPr>
              <w:rFonts w:ascii="Times New Roman" w:eastAsia="Times New Roman" w:hAnsi="Times New Roman" w:cs="Times New Roman"/>
              <w:sz w:val="24"/>
              <w:szCs w:val="24"/>
            </w:rPr>
          </w:rPrChange>
        </w:rPr>
        <w:t xml:space="preserve"> H.J. (2025). Modelling the spatial bound of an eDNA signal in the marine environment – the effect of local conditions </w:t>
      </w:r>
      <w:r w:rsidRPr="009F0476">
        <w:rPr>
          <w:rFonts w:ascii="Times New Roman" w:eastAsia="Times New Roman" w:hAnsi="Times New Roman" w:cs="Times New Roman"/>
          <w:i/>
          <w:sz w:val="24"/>
          <w:szCs w:val="24"/>
          <w:highlight w:val="red"/>
          <w:rPrChange w:id="675" w:author="Diana Pazmiño" w:date="2025-11-22T14:26:00Z">
            <w:rPr>
              <w:rFonts w:ascii="Times New Roman" w:eastAsia="Times New Roman" w:hAnsi="Times New Roman" w:cs="Times New Roman"/>
              <w:i/>
              <w:sz w:val="24"/>
              <w:szCs w:val="24"/>
            </w:rPr>
          </w:rPrChange>
        </w:rPr>
        <w:t xml:space="preserve">Frontiers in Marine Science, </w:t>
      </w:r>
      <w:r w:rsidRPr="009F0476">
        <w:rPr>
          <w:rFonts w:ascii="Times New Roman" w:eastAsia="Times New Roman" w:hAnsi="Times New Roman" w:cs="Times New Roman"/>
          <w:sz w:val="24"/>
          <w:szCs w:val="24"/>
          <w:highlight w:val="red"/>
          <w:rPrChange w:id="676" w:author="Diana Pazmiño" w:date="2025-11-22T14:26:00Z">
            <w:rPr>
              <w:rFonts w:ascii="Times New Roman" w:eastAsia="Times New Roman" w:hAnsi="Times New Roman" w:cs="Times New Roman"/>
              <w:sz w:val="24"/>
              <w:szCs w:val="24"/>
            </w:rPr>
          </w:rPrChange>
        </w:rPr>
        <w:t xml:space="preserve">12. </w:t>
      </w:r>
      <w:r w:rsidRPr="009F0476">
        <w:rPr>
          <w:highlight w:val="red"/>
          <w:rPrChange w:id="677" w:author="Diana Pazmiño" w:date="2025-11-22T14:26:00Z">
            <w:rPr/>
          </w:rPrChange>
        </w:rPr>
        <w:fldChar w:fldCharType="begin"/>
      </w:r>
      <w:r w:rsidRPr="009F0476">
        <w:rPr>
          <w:highlight w:val="red"/>
          <w:rPrChange w:id="678" w:author="Diana Pazmiño" w:date="2025-11-22T14:26:00Z">
            <w:rPr/>
          </w:rPrChange>
        </w:rPr>
        <w:instrText>HYPERLINK "https://doi.org/10.3389/fmars.2025.1613001" \h</w:instrText>
      </w:r>
      <w:r w:rsidRPr="00305CD6">
        <w:rPr>
          <w:highlight w:val="red"/>
        </w:rPr>
      </w:r>
      <w:r w:rsidRPr="009F0476">
        <w:rPr>
          <w:highlight w:val="red"/>
          <w:rPrChange w:id="679" w:author="Diana Pazmiño" w:date="2025-11-22T14:26:00Z">
            <w:rPr/>
          </w:rPrChange>
        </w:rPr>
        <w:fldChar w:fldCharType="separate"/>
      </w:r>
      <w:r w:rsidRPr="009F0476">
        <w:rPr>
          <w:rFonts w:ascii="Times New Roman" w:eastAsia="Times New Roman" w:hAnsi="Times New Roman" w:cs="Times New Roman"/>
          <w:color w:val="1155CC"/>
          <w:sz w:val="24"/>
          <w:szCs w:val="24"/>
          <w:highlight w:val="red"/>
          <w:u w:val="single"/>
          <w:rPrChange w:id="680" w:author="Diana Pazmiño" w:date="2025-11-22T14:26:00Z">
            <w:rPr>
              <w:rFonts w:ascii="Times New Roman" w:eastAsia="Times New Roman" w:hAnsi="Times New Roman" w:cs="Times New Roman"/>
              <w:color w:val="1155CC"/>
              <w:sz w:val="24"/>
              <w:szCs w:val="24"/>
              <w:u w:val="single"/>
            </w:rPr>
          </w:rPrChange>
        </w:rPr>
        <w:t>https://doi.org/10.3389/fmars.2025.1613001</w:t>
      </w:r>
      <w:r w:rsidRPr="009F0476">
        <w:rPr>
          <w:highlight w:val="red"/>
          <w:rPrChange w:id="681" w:author="Diana Pazmiño" w:date="2025-11-22T14:26:00Z">
            <w:rPr/>
          </w:rPrChange>
        </w:rPr>
        <w:fldChar w:fldCharType="end"/>
      </w:r>
    </w:p>
    <w:p w14:paraId="1033EDF9"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Stanton, D. L., &amp; Cowart, J. R. (2024). The effects of artificial light at night (ALAN) on the circadian biology of marine animals. </w:t>
      </w:r>
      <w:r>
        <w:rPr>
          <w:rFonts w:ascii="Times New Roman" w:eastAsia="Times New Roman" w:hAnsi="Times New Roman" w:cs="Times New Roman"/>
          <w:i/>
          <w:sz w:val="24"/>
          <w:szCs w:val="24"/>
        </w:rPr>
        <w:t>Frontiers in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11-2024</w:t>
      </w:r>
      <w:r>
        <w:rPr>
          <w:rFonts w:ascii="Times New Roman" w:eastAsia="Times New Roman" w:hAnsi="Times New Roman" w:cs="Times New Roman"/>
          <w:sz w:val="24"/>
          <w:szCs w:val="24"/>
        </w:rPr>
        <w:t xml:space="preserve">. </w:t>
      </w:r>
      <w:hyperlink r:id="rId47">
        <w:r>
          <w:rPr>
            <w:rFonts w:ascii="Times New Roman" w:eastAsia="Times New Roman" w:hAnsi="Times New Roman" w:cs="Times New Roman"/>
            <w:color w:val="1155CC"/>
            <w:sz w:val="24"/>
            <w:szCs w:val="24"/>
            <w:u w:val="single"/>
          </w:rPr>
          <w:t>https://www.frontiersin.org/journals/marine-science/articles/10.3389/fmars.2024.1372889</w:t>
        </w:r>
      </w:hyperlink>
      <w:r>
        <w:rPr>
          <w:rFonts w:ascii="Times New Roman" w:eastAsia="Times New Roman" w:hAnsi="Times New Roman" w:cs="Times New Roman"/>
          <w:sz w:val="24"/>
          <w:szCs w:val="24"/>
        </w:rPr>
        <w:t xml:space="preserve"> </w:t>
      </w:r>
    </w:p>
    <w:p w14:paraId="333D29BF"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Stibor, H., &amp; Stockenreiter, M. (2023). Let there be light to interact. </w:t>
      </w:r>
      <w:r>
        <w:rPr>
          <w:rFonts w:ascii="Times New Roman" w:eastAsia="Times New Roman" w:hAnsi="Times New Roman" w:cs="Times New Roman"/>
          <w:i/>
          <w:sz w:val="24"/>
          <w:szCs w:val="24"/>
        </w:rPr>
        <w:t>Frontiers in Photobiology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1-2023</w:t>
      </w:r>
      <w:r>
        <w:rPr>
          <w:rFonts w:ascii="Times New Roman" w:eastAsia="Times New Roman" w:hAnsi="Times New Roman" w:cs="Times New Roman"/>
          <w:sz w:val="24"/>
          <w:szCs w:val="24"/>
        </w:rPr>
        <w:t xml:space="preserve">. </w:t>
      </w:r>
      <w:hyperlink r:id="rId48">
        <w:r>
          <w:rPr>
            <w:rFonts w:ascii="Times New Roman" w:eastAsia="Times New Roman" w:hAnsi="Times New Roman" w:cs="Times New Roman"/>
            <w:color w:val="1155CC"/>
            <w:sz w:val="24"/>
            <w:szCs w:val="24"/>
            <w:u w:val="single"/>
          </w:rPr>
          <w:t>https://www.frontiersin.org/journals/photobiology/articles/10.3389/fphbi.2023.1284620</w:t>
        </w:r>
      </w:hyperlink>
    </w:p>
    <w:p w14:paraId="4C775862"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Storrie, L., Hussey, N. E., MacPhee, S. A., </w:t>
      </w:r>
      <w:proofErr w:type="spellStart"/>
      <w:r>
        <w:rPr>
          <w:rFonts w:ascii="Times New Roman" w:eastAsia="Times New Roman" w:hAnsi="Times New Roman" w:cs="Times New Roman"/>
          <w:sz w:val="24"/>
          <w:szCs w:val="24"/>
        </w:rPr>
        <w:t>O’Corry</w:t>
      </w:r>
      <w:proofErr w:type="spellEnd"/>
      <w:r>
        <w:rPr>
          <w:rFonts w:ascii="Times New Roman" w:eastAsia="Times New Roman" w:hAnsi="Times New Roman" w:cs="Times New Roman"/>
          <w:sz w:val="24"/>
          <w:szCs w:val="24"/>
        </w:rPr>
        <w:t>-Crowe, G., Iacozza, J., Barber, D. G.,</w:t>
      </w:r>
      <w:del w:id="682" w:author="Diana Pazmiño" w:date="2025-11-22T14:40:00Z">
        <w:r w:rsidDel="000D3DF4">
          <w:rPr>
            <w:rFonts w:ascii="Times New Roman" w:eastAsia="Times New Roman" w:hAnsi="Times New Roman" w:cs="Times New Roman"/>
            <w:sz w:val="24"/>
            <w:szCs w:val="24"/>
          </w:rPr>
          <w:delText xml:space="preserve"> &amp;</w:delText>
        </w:r>
      </w:del>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Loseto</w:t>
      </w:r>
      <w:proofErr w:type="spellEnd"/>
      <w:r>
        <w:rPr>
          <w:rFonts w:ascii="Times New Roman" w:eastAsia="Times New Roman" w:hAnsi="Times New Roman" w:cs="Times New Roman"/>
          <w:sz w:val="24"/>
          <w:szCs w:val="24"/>
        </w:rPr>
        <w:t xml:space="preserve">, L. L. (2022). Empirically testing the influence of light regime on diel activity patterns in a marine predator reveals complex interacting factors shaping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Functional Ecology</w:t>
      </w:r>
      <w:r>
        <w:rPr>
          <w:rFonts w:ascii="Times New Roman" w:eastAsia="Times New Roman" w:hAnsi="Times New Roman" w:cs="Times New Roman"/>
          <w:sz w:val="24"/>
          <w:szCs w:val="24"/>
        </w:rPr>
        <w:t>, 36, 2727–2741.</w:t>
      </w:r>
      <w:hyperlink r:id="rId49">
        <w:r>
          <w:rPr>
            <w:rFonts w:ascii="Times New Roman" w:eastAsia="Times New Roman" w:hAnsi="Times New Roman" w:cs="Times New Roman"/>
            <w:sz w:val="24"/>
            <w:szCs w:val="24"/>
          </w:rPr>
          <w:t xml:space="preserve"> </w:t>
        </w:r>
      </w:hyperlink>
      <w:hyperlink r:id="rId50">
        <w:r>
          <w:rPr>
            <w:rFonts w:ascii="Times New Roman" w:eastAsia="Times New Roman" w:hAnsi="Times New Roman" w:cs="Times New Roman"/>
            <w:color w:val="1155CC"/>
            <w:sz w:val="24"/>
            <w:szCs w:val="24"/>
            <w:u w:val="single"/>
          </w:rPr>
          <w:t>https://doi.org/10.1111/1365-2435.14172</w:t>
        </w:r>
      </w:hyperlink>
    </w:p>
    <w:p w14:paraId="198672D5" w14:textId="77777777" w:rsidR="00F65C18" w:rsidRDefault="00F33854" w:rsidP="00D1034F">
      <w:pPr>
        <w:ind w:hanging="720"/>
        <w:contextualSpacing/>
        <w:rPr>
          <w:rFonts w:ascii="Times New Roman" w:eastAsia="Times New Roman" w:hAnsi="Times New Roman" w:cs="Times New Roman"/>
          <w:sz w:val="24"/>
          <w:szCs w:val="24"/>
        </w:rPr>
      </w:pPr>
      <w:commentRangeStart w:id="683"/>
      <w:r w:rsidRPr="009F0476">
        <w:rPr>
          <w:rFonts w:ascii="Times New Roman" w:eastAsia="Times New Roman" w:hAnsi="Times New Roman" w:cs="Times New Roman"/>
          <w:sz w:val="24"/>
          <w:szCs w:val="24"/>
          <w:highlight w:val="red"/>
          <w:rPrChange w:id="684" w:author="Diana Pazmiño" w:date="2025-11-22T14:27:00Z">
            <w:rPr>
              <w:rFonts w:ascii="Times New Roman" w:eastAsia="Times New Roman" w:hAnsi="Times New Roman" w:cs="Times New Roman"/>
              <w:sz w:val="24"/>
              <w:szCs w:val="24"/>
            </w:rPr>
          </w:rPrChange>
        </w:rPr>
        <w:t>Sweeney</w:t>
      </w:r>
      <w:commentRangeEnd w:id="683"/>
      <w:r w:rsidR="009F0476" w:rsidRPr="009F0476">
        <w:rPr>
          <w:rStyle w:val="CommentReference"/>
          <w:rFonts w:ascii="Times New Roman" w:eastAsia="Times New Roman" w:hAnsi="Times New Roman" w:cs="Times New Roman"/>
          <w:sz w:val="24"/>
          <w:szCs w:val="24"/>
          <w:highlight w:val="red"/>
          <w:rPrChange w:id="685" w:author="Diana Pazmiño" w:date="2025-11-25T11:02:00Z">
            <w:rPr>
              <w:rStyle w:val="CommentReference"/>
            </w:rPr>
          </w:rPrChange>
        </w:rPr>
        <w:commentReference w:id="683"/>
      </w:r>
      <w:r w:rsidRPr="009F0476">
        <w:rPr>
          <w:rFonts w:ascii="Times New Roman" w:eastAsia="Times New Roman" w:hAnsi="Times New Roman" w:cs="Times New Roman"/>
          <w:sz w:val="24"/>
          <w:szCs w:val="24"/>
          <w:highlight w:val="red"/>
          <w:rPrChange w:id="686" w:author="Diana Pazmiño" w:date="2025-11-22T14:27:00Z">
            <w:rPr>
              <w:rFonts w:ascii="Times New Roman" w:eastAsia="Times New Roman" w:hAnsi="Times New Roman" w:cs="Times New Roman"/>
              <w:sz w:val="24"/>
              <w:szCs w:val="24"/>
            </w:rPr>
          </w:rPrChange>
        </w:rPr>
        <w:t xml:space="preserve">, B. M., </w:t>
      </w:r>
      <w:proofErr w:type="spellStart"/>
      <w:r w:rsidRPr="009F0476">
        <w:rPr>
          <w:rFonts w:ascii="Times New Roman" w:eastAsia="Times New Roman" w:hAnsi="Times New Roman" w:cs="Times New Roman"/>
          <w:sz w:val="24"/>
          <w:szCs w:val="24"/>
          <w:highlight w:val="red"/>
          <w:rPrChange w:id="687" w:author="Diana Pazmiño" w:date="2025-11-22T14:27:00Z">
            <w:rPr>
              <w:rFonts w:ascii="Times New Roman" w:eastAsia="Times New Roman" w:hAnsi="Times New Roman" w:cs="Times New Roman"/>
              <w:sz w:val="24"/>
              <w:szCs w:val="24"/>
            </w:rPr>
          </w:rPrChange>
        </w:rPr>
        <w:t>Haxo</w:t>
      </w:r>
      <w:proofErr w:type="spellEnd"/>
      <w:r w:rsidRPr="009F0476">
        <w:rPr>
          <w:rFonts w:ascii="Times New Roman" w:eastAsia="Times New Roman" w:hAnsi="Times New Roman" w:cs="Times New Roman"/>
          <w:sz w:val="24"/>
          <w:szCs w:val="24"/>
          <w:highlight w:val="red"/>
          <w:rPrChange w:id="688" w:author="Diana Pazmiño" w:date="2025-11-22T14:27:00Z">
            <w:rPr>
              <w:rFonts w:ascii="Times New Roman" w:eastAsia="Times New Roman" w:hAnsi="Times New Roman" w:cs="Times New Roman"/>
              <w:sz w:val="24"/>
              <w:szCs w:val="24"/>
            </w:rPr>
          </w:rPrChange>
        </w:rPr>
        <w:t xml:space="preserve">, F. T., &amp; Hastings, J. W. (1959). Action Spectra for Two Effects of Light on Luminescence in </w:t>
      </w:r>
      <w:proofErr w:type="spellStart"/>
      <w:r w:rsidRPr="009F0476">
        <w:rPr>
          <w:rFonts w:ascii="Times New Roman" w:eastAsia="Times New Roman" w:hAnsi="Times New Roman" w:cs="Times New Roman"/>
          <w:sz w:val="24"/>
          <w:szCs w:val="24"/>
          <w:highlight w:val="red"/>
          <w:rPrChange w:id="689" w:author="Diana Pazmiño" w:date="2025-11-22T14:27:00Z">
            <w:rPr>
              <w:rFonts w:ascii="Times New Roman" w:eastAsia="Times New Roman" w:hAnsi="Times New Roman" w:cs="Times New Roman"/>
              <w:sz w:val="24"/>
              <w:szCs w:val="24"/>
            </w:rPr>
          </w:rPrChange>
        </w:rPr>
        <w:t>Gonyaulax</w:t>
      </w:r>
      <w:proofErr w:type="spellEnd"/>
      <w:r w:rsidRPr="009F0476">
        <w:rPr>
          <w:rFonts w:ascii="Times New Roman" w:eastAsia="Times New Roman" w:hAnsi="Times New Roman" w:cs="Times New Roman"/>
          <w:sz w:val="24"/>
          <w:szCs w:val="24"/>
          <w:highlight w:val="red"/>
          <w:rPrChange w:id="690" w:author="Diana Pazmiño" w:date="2025-11-22T14:27:00Z">
            <w:rPr>
              <w:rFonts w:ascii="Times New Roman" w:eastAsia="Times New Roman" w:hAnsi="Times New Roman" w:cs="Times New Roman"/>
              <w:sz w:val="24"/>
              <w:szCs w:val="24"/>
            </w:rPr>
          </w:rPrChange>
        </w:rPr>
        <w:t xml:space="preserve"> </w:t>
      </w:r>
      <w:proofErr w:type="spellStart"/>
      <w:r w:rsidRPr="009F0476">
        <w:rPr>
          <w:rFonts w:ascii="Times New Roman" w:eastAsia="Times New Roman" w:hAnsi="Times New Roman" w:cs="Times New Roman"/>
          <w:sz w:val="24"/>
          <w:szCs w:val="24"/>
          <w:highlight w:val="red"/>
          <w:rPrChange w:id="691" w:author="Diana Pazmiño" w:date="2025-11-22T14:27:00Z">
            <w:rPr>
              <w:rFonts w:ascii="Times New Roman" w:eastAsia="Times New Roman" w:hAnsi="Times New Roman" w:cs="Times New Roman"/>
              <w:sz w:val="24"/>
              <w:szCs w:val="24"/>
            </w:rPr>
          </w:rPrChange>
        </w:rPr>
        <w:t>polyedra</w:t>
      </w:r>
      <w:proofErr w:type="spellEnd"/>
      <w:r w:rsidRPr="009F0476">
        <w:rPr>
          <w:rFonts w:ascii="Times New Roman" w:eastAsia="Times New Roman" w:hAnsi="Times New Roman" w:cs="Times New Roman"/>
          <w:sz w:val="24"/>
          <w:szCs w:val="24"/>
          <w:highlight w:val="red"/>
          <w:rPrChange w:id="692" w:author="Diana Pazmiño" w:date="2025-11-22T14:27:00Z">
            <w:rPr>
              <w:rFonts w:ascii="Times New Roman" w:eastAsia="Times New Roman" w:hAnsi="Times New Roman" w:cs="Times New Roman"/>
              <w:sz w:val="24"/>
              <w:szCs w:val="24"/>
            </w:rPr>
          </w:rPrChange>
        </w:rPr>
        <w:t xml:space="preserve">. </w:t>
      </w:r>
      <w:r w:rsidRPr="009F0476">
        <w:rPr>
          <w:rFonts w:ascii="Times New Roman" w:eastAsia="Times New Roman" w:hAnsi="Times New Roman" w:cs="Times New Roman"/>
          <w:i/>
          <w:sz w:val="24"/>
          <w:szCs w:val="24"/>
          <w:highlight w:val="red"/>
          <w:rPrChange w:id="693" w:author="Diana Pazmiño" w:date="2025-11-22T14:27:00Z">
            <w:rPr>
              <w:rFonts w:ascii="Times New Roman" w:eastAsia="Times New Roman" w:hAnsi="Times New Roman" w:cs="Times New Roman"/>
              <w:i/>
              <w:sz w:val="24"/>
              <w:szCs w:val="24"/>
            </w:rPr>
          </w:rPrChange>
        </w:rPr>
        <w:t>Journal of General Physiology</w:t>
      </w:r>
      <w:r w:rsidRPr="009F0476">
        <w:rPr>
          <w:rFonts w:ascii="Times New Roman" w:eastAsia="Times New Roman" w:hAnsi="Times New Roman" w:cs="Times New Roman"/>
          <w:sz w:val="24"/>
          <w:szCs w:val="24"/>
          <w:highlight w:val="red"/>
          <w:rPrChange w:id="694" w:author="Diana Pazmiño" w:date="2025-11-22T14:27:00Z">
            <w:rPr>
              <w:rFonts w:ascii="Times New Roman" w:eastAsia="Times New Roman" w:hAnsi="Times New Roman" w:cs="Times New Roman"/>
              <w:sz w:val="24"/>
              <w:szCs w:val="24"/>
            </w:rPr>
          </w:rPrChange>
        </w:rPr>
        <w:t xml:space="preserve">, </w:t>
      </w:r>
      <w:r w:rsidRPr="009F0476">
        <w:rPr>
          <w:rFonts w:ascii="Times New Roman" w:eastAsia="Times New Roman" w:hAnsi="Times New Roman" w:cs="Times New Roman"/>
          <w:i/>
          <w:sz w:val="24"/>
          <w:szCs w:val="24"/>
          <w:highlight w:val="red"/>
          <w:rPrChange w:id="695" w:author="Diana Pazmiño" w:date="2025-11-22T14:27:00Z">
            <w:rPr>
              <w:rFonts w:ascii="Times New Roman" w:eastAsia="Times New Roman" w:hAnsi="Times New Roman" w:cs="Times New Roman"/>
              <w:i/>
              <w:sz w:val="24"/>
              <w:szCs w:val="24"/>
            </w:rPr>
          </w:rPrChange>
        </w:rPr>
        <w:t>43</w:t>
      </w:r>
      <w:r w:rsidRPr="009F0476">
        <w:rPr>
          <w:rFonts w:ascii="Times New Roman" w:eastAsia="Times New Roman" w:hAnsi="Times New Roman" w:cs="Times New Roman"/>
          <w:sz w:val="24"/>
          <w:szCs w:val="24"/>
          <w:highlight w:val="red"/>
          <w:rPrChange w:id="696" w:author="Diana Pazmiño" w:date="2025-11-22T14:27:00Z">
            <w:rPr>
              <w:rFonts w:ascii="Times New Roman" w:eastAsia="Times New Roman" w:hAnsi="Times New Roman" w:cs="Times New Roman"/>
              <w:sz w:val="24"/>
              <w:szCs w:val="24"/>
            </w:rPr>
          </w:rPrChange>
        </w:rPr>
        <w:t xml:space="preserve">(2), 285–299. </w:t>
      </w:r>
      <w:r w:rsidRPr="009F0476">
        <w:rPr>
          <w:highlight w:val="red"/>
          <w:rPrChange w:id="697" w:author="Diana Pazmiño" w:date="2025-11-22T14:27:00Z">
            <w:rPr/>
          </w:rPrChange>
        </w:rPr>
        <w:fldChar w:fldCharType="begin"/>
      </w:r>
      <w:r w:rsidRPr="009F0476">
        <w:rPr>
          <w:highlight w:val="red"/>
          <w:rPrChange w:id="698" w:author="Diana Pazmiño" w:date="2025-11-22T14:27:00Z">
            <w:rPr/>
          </w:rPrChange>
        </w:rPr>
        <w:instrText>HYPERLINK "https://doi.org/10.1085/jgp.43.2.285" \h</w:instrText>
      </w:r>
      <w:r w:rsidRPr="00305CD6">
        <w:rPr>
          <w:highlight w:val="red"/>
        </w:rPr>
      </w:r>
      <w:r w:rsidRPr="009F0476">
        <w:rPr>
          <w:highlight w:val="red"/>
          <w:rPrChange w:id="699" w:author="Diana Pazmiño" w:date="2025-11-22T14:27:00Z">
            <w:rPr/>
          </w:rPrChange>
        </w:rPr>
        <w:fldChar w:fldCharType="separate"/>
      </w:r>
      <w:r w:rsidRPr="009F0476">
        <w:rPr>
          <w:rFonts w:ascii="Times New Roman" w:eastAsia="Times New Roman" w:hAnsi="Times New Roman" w:cs="Times New Roman"/>
          <w:color w:val="1155CC"/>
          <w:sz w:val="24"/>
          <w:szCs w:val="24"/>
          <w:highlight w:val="red"/>
          <w:u w:val="single"/>
          <w:rPrChange w:id="700" w:author="Diana Pazmiño" w:date="2025-11-22T14:27:00Z">
            <w:rPr>
              <w:rFonts w:ascii="Times New Roman" w:eastAsia="Times New Roman" w:hAnsi="Times New Roman" w:cs="Times New Roman"/>
              <w:color w:val="1155CC"/>
              <w:sz w:val="24"/>
              <w:szCs w:val="24"/>
              <w:u w:val="single"/>
            </w:rPr>
          </w:rPrChange>
        </w:rPr>
        <w:t>https://doi.org/10.1085/jgp.43.2.285</w:t>
      </w:r>
      <w:r w:rsidRPr="009F0476">
        <w:rPr>
          <w:highlight w:val="red"/>
          <w:rPrChange w:id="701" w:author="Diana Pazmiño" w:date="2025-11-22T14:27:00Z">
            <w:rPr/>
          </w:rPrChange>
        </w:rPr>
        <w:fldChar w:fldCharType="end"/>
      </w:r>
      <w:r>
        <w:rPr>
          <w:rFonts w:ascii="Times New Roman" w:eastAsia="Times New Roman" w:hAnsi="Times New Roman" w:cs="Times New Roman"/>
          <w:sz w:val="24"/>
          <w:szCs w:val="24"/>
        </w:rPr>
        <w:t xml:space="preserve"> </w:t>
      </w:r>
    </w:p>
    <w:p w14:paraId="55F016F1" w14:textId="158C9C05" w:rsidR="00F65C18" w:rsidRPr="00EB5D97" w:rsidRDefault="00F33854" w:rsidP="00D1034F">
      <w:pPr>
        <w:ind w:hanging="720"/>
        <w:contextualSpacing/>
        <w:rPr>
          <w:rFonts w:ascii="Times New Roman" w:eastAsia="Times New Roman" w:hAnsi="Times New Roman" w:cs="Times New Roman"/>
          <w:sz w:val="24"/>
          <w:szCs w:val="24"/>
          <w:lang w:val="es-EC"/>
          <w:rPrChange w:id="702" w:author="Diana Pazmiño" w:date="2025-11-22T10:13:00Z">
            <w:rPr>
              <w:rFonts w:ascii="Times New Roman" w:eastAsia="Times New Roman" w:hAnsi="Times New Roman" w:cs="Times New Roman"/>
              <w:sz w:val="24"/>
              <w:szCs w:val="24"/>
            </w:rPr>
          </w:rPrChange>
        </w:rPr>
      </w:pPr>
      <w:proofErr w:type="spellStart"/>
      <w:r>
        <w:rPr>
          <w:rFonts w:ascii="Times New Roman" w:eastAsia="Times New Roman" w:hAnsi="Times New Roman" w:cs="Times New Roman"/>
          <w:sz w:val="24"/>
          <w:szCs w:val="24"/>
        </w:rPr>
        <w:t>Trenkel</w:t>
      </w:r>
      <w:proofErr w:type="spellEnd"/>
      <w:r>
        <w:rPr>
          <w:rFonts w:ascii="Times New Roman" w:eastAsia="Times New Roman" w:hAnsi="Times New Roman" w:cs="Times New Roman"/>
          <w:sz w:val="24"/>
          <w:szCs w:val="24"/>
        </w:rPr>
        <w:t xml:space="preserve">, V. M., M. Y. Zanni, D. Sint, R. </w:t>
      </w:r>
      <w:proofErr w:type="spellStart"/>
      <w:r>
        <w:rPr>
          <w:rFonts w:ascii="Times New Roman" w:eastAsia="Times New Roman" w:hAnsi="Times New Roman" w:cs="Times New Roman"/>
          <w:sz w:val="24"/>
          <w:szCs w:val="24"/>
        </w:rPr>
        <w:t>Faillettaz</w:t>
      </w:r>
      <w:proofErr w:type="spellEnd"/>
      <w:r>
        <w:rPr>
          <w:rFonts w:ascii="Times New Roman" w:eastAsia="Times New Roman" w:hAnsi="Times New Roman" w:cs="Times New Roman"/>
          <w:sz w:val="24"/>
          <w:szCs w:val="24"/>
        </w:rPr>
        <w:t xml:space="preserve">, P. Lorance, and C. </w:t>
      </w:r>
      <w:proofErr w:type="spellStart"/>
      <w:r>
        <w:rPr>
          <w:rFonts w:ascii="Times New Roman" w:eastAsia="Times New Roman" w:hAnsi="Times New Roman" w:cs="Times New Roman"/>
          <w:sz w:val="24"/>
          <w:szCs w:val="24"/>
        </w:rPr>
        <w:t>Albouy</w:t>
      </w:r>
      <w:proofErr w:type="spellEnd"/>
      <w:r>
        <w:rPr>
          <w:rFonts w:ascii="Times New Roman" w:eastAsia="Times New Roman" w:hAnsi="Times New Roman" w:cs="Times New Roman"/>
          <w:sz w:val="24"/>
          <w:szCs w:val="24"/>
        </w:rPr>
        <w:t xml:space="preserve">. </w:t>
      </w:r>
      <w:ins w:id="703" w:author="Diana Pazmiño" w:date="2025-11-22T14:40: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2025</w:t>
      </w:r>
      <w:ins w:id="704" w:author="Diana Pazmiño" w:date="2025-11-22T14:40: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Environmental</w:t>
      </w:r>
      <w:proofErr w:type="gramEnd"/>
      <w:r>
        <w:rPr>
          <w:rFonts w:ascii="Times New Roman" w:eastAsia="Times New Roman" w:hAnsi="Times New Roman" w:cs="Times New Roman"/>
          <w:sz w:val="24"/>
          <w:szCs w:val="24"/>
        </w:rPr>
        <w:t xml:space="preserve"> DNA for Aquatic Monitoring: Impact of Diel Vertical Migration.” </w:t>
      </w:r>
      <w:r w:rsidRPr="00EB5D97">
        <w:rPr>
          <w:rFonts w:ascii="Times New Roman" w:eastAsia="Times New Roman" w:hAnsi="Times New Roman" w:cs="Times New Roman"/>
          <w:i/>
          <w:sz w:val="24"/>
          <w:szCs w:val="24"/>
          <w:lang w:val="es-EC"/>
          <w:rPrChange w:id="705" w:author="Diana Pazmiño" w:date="2025-11-22T10:13:00Z">
            <w:rPr>
              <w:rFonts w:ascii="Times New Roman" w:eastAsia="Times New Roman" w:hAnsi="Times New Roman" w:cs="Times New Roman"/>
              <w:i/>
              <w:sz w:val="24"/>
              <w:szCs w:val="24"/>
            </w:rPr>
          </w:rPrChange>
        </w:rPr>
        <w:t>Environmental DNA</w:t>
      </w:r>
      <w:r w:rsidRPr="00EB5D97">
        <w:rPr>
          <w:rFonts w:ascii="Times New Roman" w:eastAsia="Times New Roman" w:hAnsi="Times New Roman" w:cs="Times New Roman"/>
          <w:sz w:val="24"/>
          <w:szCs w:val="24"/>
          <w:lang w:val="es-EC"/>
          <w:rPrChange w:id="706" w:author="Diana Pazmiño" w:date="2025-11-22T10:13:00Z">
            <w:rPr>
              <w:rFonts w:ascii="Times New Roman" w:eastAsia="Times New Roman" w:hAnsi="Times New Roman" w:cs="Times New Roman"/>
              <w:sz w:val="24"/>
              <w:szCs w:val="24"/>
            </w:rPr>
          </w:rPrChange>
        </w:rPr>
        <w:t xml:space="preserve"> 7, no. 5: e70187.</w:t>
      </w:r>
      <w:r>
        <w:fldChar w:fldCharType="begin"/>
      </w:r>
      <w:r w:rsidRPr="00EB5D97">
        <w:rPr>
          <w:lang w:val="es-EC"/>
          <w:rPrChange w:id="707" w:author="Diana Pazmiño" w:date="2025-11-22T10:13:00Z">
            <w:rPr/>
          </w:rPrChange>
        </w:rPr>
        <w:instrText>HYPERLINK "https://doi.org/10.1002/edn3.70187" \h</w:instrText>
      </w:r>
      <w:r>
        <w:fldChar w:fldCharType="separate"/>
      </w:r>
      <w:r w:rsidRPr="00EB5D97">
        <w:rPr>
          <w:rFonts w:ascii="Times New Roman" w:eastAsia="Times New Roman" w:hAnsi="Times New Roman" w:cs="Times New Roman"/>
          <w:sz w:val="24"/>
          <w:szCs w:val="24"/>
          <w:lang w:val="es-EC"/>
          <w:rPrChange w:id="708" w:author="Diana Pazmiño" w:date="2025-11-22T10:13:00Z">
            <w:rPr>
              <w:rFonts w:ascii="Times New Roman" w:eastAsia="Times New Roman" w:hAnsi="Times New Roman" w:cs="Times New Roman"/>
              <w:sz w:val="24"/>
              <w:szCs w:val="24"/>
            </w:rPr>
          </w:rPrChange>
        </w:rPr>
        <w:t xml:space="preserve"> </w:t>
      </w:r>
      <w:r>
        <w:fldChar w:fldCharType="end"/>
      </w:r>
      <w:r>
        <w:fldChar w:fldCharType="begin"/>
      </w:r>
      <w:r w:rsidRPr="00EB5D97">
        <w:rPr>
          <w:lang w:val="es-EC"/>
          <w:rPrChange w:id="709" w:author="Diana Pazmiño" w:date="2025-11-22T10:13:00Z">
            <w:rPr/>
          </w:rPrChange>
        </w:rPr>
        <w:instrText>HYPERLINK "https://doi.org/10.1002/edn3.70187" \h</w:instrText>
      </w:r>
      <w:r>
        <w:fldChar w:fldCharType="separate"/>
      </w:r>
      <w:r w:rsidRPr="00EB5D97">
        <w:rPr>
          <w:rFonts w:ascii="Times New Roman" w:eastAsia="Times New Roman" w:hAnsi="Times New Roman" w:cs="Times New Roman"/>
          <w:color w:val="1155CC"/>
          <w:sz w:val="24"/>
          <w:szCs w:val="24"/>
          <w:u w:val="single"/>
          <w:lang w:val="es-EC"/>
          <w:rPrChange w:id="710" w:author="Diana Pazmiño" w:date="2025-11-22T10:13:00Z">
            <w:rPr>
              <w:rFonts w:ascii="Times New Roman" w:eastAsia="Times New Roman" w:hAnsi="Times New Roman" w:cs="Times New Roman"/>
              <w:color w:val="1155CC"/>
              <w:sz w:val="24"/>
              <w:szCs w:val="24"/>
              <w:u w:val="single"/>
            </w:rPr>
          </w:rPrChange>
        </w:rPr>
        <w:t>https://doi.org/10.1002/edn3.70187</w:t>
      </w:r>
      <w:r>
        <w:fldChar w:fldCharType="end"/>
      </w:r>
      <w:r w:rsidRPr="00EB5D97">
        <w:rPr>
          <w:rFonts w:ascii="Times New Roman" w:eastAsia="Times New Roman" w:hAnsi="Times New Roman" w:cs="Times New Roman"/>
          <w:sz w:val="24"/>
          <w:szCs w:val="24"/>
          <w:lang w:val="es-EC"/>
          <w:rPrChange w:id="711" w:author="Diana Pazmiño" w:date="2025-11-22T10:13:00Z">
            <w:rPr>
              <w:rFonts w:ascii="Times New Roman" w:eastAsia="Times New Roman" w:hAnsi="Times New Roman" w:cs="Times New Roman"/>
              <w:sz w:val="24"/>
              <w:szCs w:val="24"/>
            </w:rPr>
          </w:rPrChange>
        </w:rPr>
        <w:t xml:space="preserve">. </w:t>
      </w:r>
    </w:p>
    <w:p w14:paraId="76ACF2EA" w14:textId="77777777" w:rsidR="00F65C18" w:rsidRDefault="00F33854" w:rsidP="00D1034F">
      <w:pPr>
        <w:ind w:hanging="720"/>
        <w:contextualSpacing/>
        <w:rPr>
          <w:rFonts w:ascii="Times New Roman" w:eastAsia="Times New Roman" w:hAnsi="Times New Roman" w:cs="Times New Roman"/>
          <w:sz w:val="24"/>
          <w:szCs w:val="24"/>
        </w:rPr>
      </w:pPr>
      <w:commentRangeStart w:id="712"/>
      <w:r w:rsidRPr="009F0476">
        <w:rPr>
          <w:rFonts w:ascii="Times New Roman" w:eastAsia="Times New Roman" w:hAnsi="Times New Roman" w:cs="Times New Roman"/>
          <w:sz w:val="24"/>
          <w:szCs w:val="24"/>
          <w:highlight w:val="red"/>
          <w:lang w:val="en-US"/>
          <w:rPrChange w:id="713" w:author="Diana Pazmiño" w:date="2025-11-22T14:28:00Z">
            <w:rPr>
              <w:rFonts w:ascii="Times New Roman" w:eastAsia="Times New Roman" w:hAnsi="Times New Roman" w:cs="Times New Roman"/>
              <w:sz w:val="24"/>
              <w:szCs w:val="24"/>
            </w:rPr>
          </w:rPrChange>
        </w:rPr>
        <w:lastRenderedPageBreak/>
        <w:t>TSUJI</w:t>
      </w:r>
      <w:commentRangeEnd w:id="712"/>
      <w:r w:rsidR="009F0476" w:rsidRPr="009F0476">
        <w:rPr>
          <w:rStyle w:val="CommentReference"/>
          <w:rFonts w:ascii="Times New Roman" w:eastAsia="Times New Roman" w:hAnsi="Times New Roman" w:cs="Times New Roman"/>
          <w:sz w:val="24"/>
          <w:szCs w:val="24"/>
          <w:highlight w:val="red"/>
          <w:lang w:val="en-US"/>
          <w:rPrChange w:id="714" w:author="Diana Pazmiño" w:date="2025-11-25T11:02:00Z">
            <w:rPr>
              <w:rStyle w:val="CommentReference"/>
            </w:rPr>
          </w:rPrChange>
        </w:rPr>
        <w:commentReference w:id="712"/>
      </w:r>
      <w:r w:rsidRPr="009F0476">
        <w:rPr>
          <w:rFonts w:ascii="Times New Roman" w:eastAsia="Times New Roman" w:hAnsi="Times New Roman" w:cs="Times New Roman"/>
          <w:sz w:val="24"/>
          <w:szCs w:val="24"/>
          <w:highlight w:val="red"/>
          <w:lang w:val="en-US"/>
          <w:rPrChange w:id="715" w:author="Diana Pazmiño" w:date="2025-11-22T14:28:00Z">
            <w:rPr>
              <w:rFonts w:ascii="Times New Roman" w:eastAsia="Times New Roman" w:hAnsi="Times New Roman" w:cs="Times New Roman"/>
              <w:sz w:val="24"/>
              <w:szCs w:val="24"/>
            </w:rPr>
          </w:rPrChange>
        </w:rPr>
        <w:t xml:space="preserve">, F. I., &amp; HILL, E. (1983). </w:t>
      </w:r>
      <w:r w:rsidRPr="009F0476">
        <w:rPr>
          <w:rFonts w:ascii="Times New Roman" w:eastAsia="Times New Roman" w:hAnsi="Times New Roman" w:cs="Times New Roman"/>
          <w:sz w:val="24"/>
          <w:szCs w:val="24"/>
          <w:highlight w:val="red"/>
          <w:rPrChange w:id="716" w:author="Diana Pazmiño" w:date="2025-11-22T14:28:00Z">
            <w:rPr>
              <w:rFonts w:ascii="Times New Roman" w:eastAsia="Times New Roman" w:hAnsi="Times New Roman" w:cs="Times New Roman"/>
              <w:sz w:val="24"/>
              <w:szCs w:val="24"/>
            </w:rPr>
          </w:rPrChange>
        </w:rPr>
        <w:t xml:space="preserve">REPETITIVE CYCLES OF BIOLUMINESCENCE AND SPAWNING IN THE POLYCHAETE, ODONTOSYLLIS PHOSPHOREA. </w:t>
      </w:r>
      <w:r w:rsidRPr="009F0476">
        <w:rPr>
          <w:rFonts w:ascii="Times New Roman" w:eastAsia="Times New Roman" w:hAnsi="Times New Roman" w:cs="Times New Roman"/>
          <w:i/>
          <w:sz w:val="24"/>
          <w:szCs w:val="24"/>
          <w:highlight w:val="red"/>
          <w:rPrChange w:id="717" w:author="Diana Pazmiño" w:date="2025-11-22T14:28:00Z">
            <w:rPr>
              <w:rFonts w:ascii="Times New Roman" w:eastAsia="Times New Roman" w:hAnsi="Times New Roman" w:cs="Times New Roman"/>
              <w:i/>
              <w:sz w:val="24"/>
              <w:szCs w:val="24"/>
            </w:rPr>
          </w:rPrChange>
        </w:rPr>
        <w:t>The Biological Bulletin</w:t>
      </w:r>
      <w:r w:rsidRPr="009F0476">
        <w:rPr>
          <w:rFonts w:ascii="Times New Roman" w:eastAsia="Times New Roman" w:hAnsi="Times New Roman" w:cs="Times New Roman"/>
          <w:sz w:val="24"/>
          <w:szCs w:val="24"/>
          <w:highlight w:val="red"/>
          <w:rPrChange w:id="718" w:author="Diana Pazmiño" w:date="2025-11-22T14:28:00Z">
            <w:rPr>
              <w:rFonts w:ascii="Times New Roman" w:eastAsia="Times New Roman" w:hAnsi="Times New Roman" w:cs="Times New Roman"/>
              <w:sz w:val="24"/>
              <w:szCs w:val="24"/>
            </w:rPr>
          </w:rPrChange>
        </w:rPr>
        <w:t xml:space="preserve">, </w:t>
      </w:r>
      <w:r w:rsidRPr="009F0476">
        <w:rPr>
          <w:rFonts w:ascii="Times New Roman" w:eastAsia="Times New Roman" w:hAnsi="Times New Roman" w:cs="Times New Roman"/>
          <w:i/>
          <w:sz w:val="24"/>
          <w:szCs w:val="24"/>
          <w:highlight w:val="red"/>
          <w:rPrChange w:id="719" w:author="Diana Pazmiño" w:date="2025-11-22T14:28:00Z">
            <w:rPr>
              <w:rFonts w:ascii="Times New Roman" w:eastAsia="Times New Roman" w:hAnsi="Times New Roman" w:cs="Times New Roman"/>
              <w:i/>
              <w:sz w:val="24"/>
              <w:szCs w:val="24"/>
            </w:rPr>
          </w:rPrChange>
        </w:rPr>
        <w:t>165</w:t>
      </w:r>
      <w:r w:rsidRPr="009F0476">
        <w:rPr>
          <w:rFonts w:ascii="Times New Roman" w:eastAsia="Times New Roman" w:hAnsi="Times New Roman" w:cs="Times New Roman"/>
          <w:sz w:val="24"/>
          <w:szCs w:val="24"/>
          <w:highlight w:val="red"/>
          <w:rPrChange w:id="720" w:author="Diana Pazmiño" w:date="2025-11-22T14:28:00Z">
            <w:rPr>
              <w:rFonts w:ascii="Times New Roman" w:eastAsia="Times New Roman" w:hAnsi="Times New Roman" w:cs="Times New Roman"/>
              <w:sz w:val="24"/>
              <w:szCs w:val="24"/>
            </w:rPr>
          </w:rPrChange>
        </w:rPr>
        <w:t xml:space="preserve">(2), 444–449. </w:t>
      </w:r>
      <w:r w:rsidRPr="009F0476">
        <w:rPr>
          <w:highlight w:val="red"/>
          <w:rPrChange w:id="721" w:author="Diana Pazmiño" w:date="2025-11-22T14:28:00Z">
            <w:rPr/>
          </w:rPrChange>
        </w:rPr>
        <w:fldChar w:fldCharType="begin"/>
      </w:r>
      <w:r w:rsidRPr="009F0476">
        <w:rPr>
          <w:highlight w:val="red"/>
          <w:rPrChange w:id="722" w:author="Diana Pazmiño" w:date="2025-11-22T14:28:00Z">
            <w:rPr/>
          </w:rPrChange>
        </w:rPr>
        <w:instrText>HYPERLINK "https://doi.org/10.2307/1541210" \h</w:instrText>
      </w:r>
      <w:r w:rsidRPr="00305CD6">
        <w:rPr>
          <w:highlight w:val="red"/>
        </w:rPr>
      </w:r>
      <w:r w:rsidRPr="009F0476">
        <w:rPr>
          <w:highlight w:val="red"/>
          <w:rPrChange w:id="723" w:author="Diana Pazmiño" w:date="2025-11-22T14:28:00Z">
            <w:rPr/>
          </w:rPrChange>
        </w:rPr>
        <w:fldChar w:fldCharType="separate"/>
      </w:r>
      <w:r w:rsidRPr="009F0476">
        <w:rPr>
          <w:rFonts w:ascii="Times New Roman" w:eastAsia="Times New Roman" w:hAnsi="Times New Roman" w:cs="Times New Roman"/>
          <w:color w:val="1155CC"/>
          <w:sz w:val="24"/>
          <w:szCs w:val="24"/>
          <w:highlight w:val="red"/>
          <w:u w:val="single"/>
          <w:rPrChange w:id="724" w:author="Diana Pazmiño" w:date="2025-11-22T14:28:00Z">
            <w:rPr>
              <w:rFonts w:ascii="Times New Roman" w:eastAsia="Times New Roman" w:hAnsi="Times New Roman" w:cs="Times New Roman"/>
              <w:color w:val="1155CC"/>
              <w:sz w:val="24"/>
              <w:szCs w:val="24"/>
              <w:u w:val="single"/>
            </w:rPr>
          </w:rPrChange>
        </w:rPr>
        <w:t>https://doi.org/10.2307/1541210</w:t>
      </w:r>
      <w:r w:rsidRPr="009F0476">
        <w:rPr>
          <w:highlight w:val="red"/>
          <w:rPrChange w:id="725" w:author="Diana Pazmiño" w:date="2025-11-22T14:28:00Z">
            <w:rPr/>
          </w:rPrChange>
        </w:rPr>
        <w:fldChar w:fldCharType="end"/>
      </w:r>
    </w:p>
    <w:p w14:paraId="63EFF344" w14:textId="77777777" w:rsidR="00F65C18" w:rsidRDefault="00F33854" w:rsidP="00D1034F">
      <w:pPr>
        <w:ind w:hanging="720"/>
        <w:contextualSpacing/>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Turon</w:t>
      </w:r>
      <w:proofErr w:type="spellEnd"/>
      <w:r>
        <w:rPr>
          <w:rFonts w:ascii="Times New Roman" w:eastAsia="Times New Roman" w:hAnsi="Times New Roman" w:cs="Times New Roman"/>
          <w:sz w:val="24"/>
          <w:szCs w:val="24"/>
        </w:rPr>
        <w:t xml:space="preserve">, M., Nygaard, M., Guri, G., Wangensteen, O. S., &amp; Præbel, K. (2022). Fine-scale differences in eukaryotic communities inside and outside salmon aquaculture cages revealed by eDNA metabarcoding. </w:t>
      </w:r>
      <w:r>
        <w:rPr>
          <w:rFonts w:ascii="Times New Roman" w:eastAsia="Times New Roman" w:hAnsi="Times New Roman" w:cs="Times New Roman"/>
          <w:i/>
          <w:sz w:val="24"/>
          <w:szCs w:val="24"/>
        </w:rPr>
        <w:t>Frontiers in Genetics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13-2022</w:t>
      </w:r>
      <w:r>
        <w:rPr>
          <w:rFonts w:ascii="Times New Roman" w:eastAsia="Times New Roman" w:hAnsi="Times New Roman" w:cs="Times New Roman"/>
          <w:sz w:val="24"/>
          <w:szCs w:val="24"/>
        </w:rPr>
        <w:t xml:space="preserve">. </w:t>
      </w:r>
      <w:hyperlink r:id="rId51">
        <w:r>
          <w:rPr>
            <w:rFonts w:ascii="Times New Roman" w:eastAsia="Times New Roman" w:hAnsi="Times New Roman" w:cs="Times New Roman"/>
            <w:color w:val="1155CC"/>
            <w:sz w:val="24"/>
            <w:szCs w:val="24"/>
            <w:u w:val="single"/>
          </w:rPr>
          <w:t>https://www.frontiersin.org/journals/genetics/articles/10.3389/fgene.2022.957251</w:t>
        </w:r>
      </w:hyperlink>
      <w:r>
        <w:rPr>
          <w:rFonts w:ascii="Times New Roman" w:eastAsia="Times New Roman" w:hAnsi="Times New Roman" w:cs="Times New Roman"/>
          <w:sz w:val="24"/>
          <w:szCs w:val="24"/>
        </w:rPr>
        <w:t xml:space="preserve"> </w:t>
      </w:r>
    </w:p>
    <w:p w14:paraId="07546614" w14:textId="6BC0E661"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Valsecchi</w:t>
      </w:r>
      <w:ins w:id="726" w:author="Diana Pazmiño" w:date="2025-11-22T14:40: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E</w:t>
      </w:r>
      <w:ins w:id="727" w:author="Diana Pazmiño" w:date="2025-11-22T14:40: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Bylemans</w:t>
      </w:r>
      <w:proofErr w:type="spellEnd"/>
      <w:ins w:id="728" w:author="Diana Pazmiño" w:date="2025-11-22T14:41: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J</w:t>
      </w:r>
      <w:ins w:id="729" w:author="Diana Pazmiño" w:date="2025-11-22T14:41: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Goodman</w:t>
      </w:r>
      <w:ins w:id="730" w:author="Diana Pazmiño" w:date="2025-11-22T14:41: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S</w:t>
      </w:r>
      <w:ins w:id="731" w:author="Diana Pazmiño" w:date="2025-11-22T14:41: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J</w:t>
      </w:r>
      <w:ins w:id="732" w:author="Diana Pazmiño" w:date="2025-11-22T14:41:00Z">
        <w:r w:rsidR="000D3DF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et al. </w:t>
      </w:r>
      <w:ins w:id="733" w:author="Diana Pazmiño" w:date="2025-11-22T14:41:00Z">
        <w:r w:rsidR="000D3DF4">
          <w:rPr>
            <w:rFonts w:ascii="Times New Roman" w:eastAsia="Times New Roman" w:hAnsi="Times New Roman" w:cs="Times New Roman"/>
            <w:sz w:val="24"/>
            <w:szCs w:val="24"/>
          </w:rPr>
          <w:t xml:space="preserve">(2020). </w:t>
        </w:r>
      </w:ins>
      <w:r>
        <w:rPr>
          <w:rFonts w:ascii="Times New Roman" w:eastAsia="Times New Roman" w:hAnsi="Times New Roman" w:cs="Times New Roman"/>
          <w:sz w:val="24"/>
          <w:szCs w:val="24"/>
        </w:rPr>
        <w:t>Novel universal primers for metabarcoding environmental DNA surveys of marine mammals and other marine vertebrates. Environmental DNA.</w:t>
      </w:r>
      <w:del w:id="734" w:author="Diana Pazmiño" w:date="2025-11-22T14:41:00Z">
        <w:r w:rsidDel="000D3DF4">
          <w:rPr>
            <w:rFonts w:ascii="Times New Roman" w:eastAsia="Times New Roman" w:hAnsi="Times New Roman" w:cs="Times New Roman"/>
            <w:sz w:val="24"/>
            <w:szCs w:val="24"/>
          </w:rPr>
          <w:delText xml:space="preserve"> 2020;</w:delText>
        </w:r>
      </w:del>
      <w:r>
        <w:rPr>
          <w:rFonts w:ascii="Times New Roman" w:eastAsia="Times New Roman" w:hAnsi="Times New Roman" w:cs="Times New Roman"/>
          <w:sz w:val="24"/>
          <w:szCs w:val="24"/>
        </w:rPr>
        <w:t xml:space="preserve"> 2: 460–476. </w:t>
      </w:r>
      <w:hyperlink r:id="rId52">
        <w:r>
          <w:rPr>
            <w:rFonts w:ascii="Times New Roman" w:eastAsia="Times New Roman" w:hAnsi="Times New Roman" w:cs="Times New Roman"/>
            <w:color w:val="1155CC"/>
            <w:sz w:val="24"/>
            <w:szCs w:val="24"/>
            <w:u w:val="single"/>
          </w:rPr>
          <w:t>https://doi.org/10.1002/edn3.72</w:t>
        </w:r>
      </w:hyperlink>
    </w:p>
    <w:p w14:paraId="4BDCAFBB"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Xiong, J., MacCready, P., </w:t>
      </w:r>
      <w:proofErr w:type="spellStart"/>
      <w:r>
        <w:rPr>
          <w:rFonts w:ascii="Times New Roman" w:eastAsia="Times New Roman" w:hAnsi="Times New Roman" w:cs="Times New Roman"/>
          <w:sz w:val="24"/>
          <w:szCs w:val="24"/>
        </w:rPr>
        <w:t>Brasseale</w:t>
      </w:r>
      <w:proofErr w:type="spellEnd"/>
      <w:r>
        <w:rPr>
          <w:rFonts w:ascii="Times New Roman" w:eastAsia="Times New Roman" w:hAnsi="Times New Roman" w:cs="Times New Roman"/>
          <w:sz w:val="24"/>
          <w:szCs w:val="24"/>
        </w:rPr>
        <w:t xml:space="preserve">, E., Andruszkiewicz Allan, E., Ramón-Laca, A., Parsons, K. M., Shaffer, M., &amp; Kelly, R. P. (2025). Advective Transport Drives Environmental DNA Dispersal in an Estuary. </w:t>
      </w:r>
      <w:r>
        <w:rPr>
          <w:rFonts w:ascii="Times New Roman" w:eastAsia="Times New Roman" w:hAnsi="Times New Roman" w:cs="Times New Roman"/>
          <w:i/>
          <w:sz w:val="24"/>
          <w:szCs w:val="24"/>
        </w:rPr>
        <w:t>Environmental Science &amp; Technology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59</w:t>
      </w:r>
      <w:r>
        <w:rPr>
          <w:rFonts w:ascii="Times New Roman" w:eastAsia="Times New Roman" w:hAnsi="Times New Roman" w:cs="Times New Roman"/>
          <w:sz w:val="24"/>
          <w:szCs w:val="24"/>
        </w:rPr>
        <w:t>(15), 7506–7516. https://doi.org/10.1021/acs.est.5c01286</w:t>
      </w:r>
    </w:p>
    <w:p w14:paraId="6C4E880D" w14:textId="77777777" w:rsidR="00F65C18" w:rsidRDefault="00F33854" w:rsidP="00D1034F">
      <w:pPr>
        <w:ind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Yeoh, D. E., </w:t>
      </w:r>
      <w:proofErr w:type="spellStart"/>
      <w:r>
        <w:rPr>
          <w:rFonts w:ascii="Times New Roman" w:eastAsia="Times New Roman" w:hAnsi="Times New Roman" w:cs="Times New Roman"/>
          <w:sz w:val="24"/>
          <w:szCs w:val="24"/>
        </w:rPr>
        <w:t>Valesini</w:t>
      </w:r>
      <w:proofErr w:type="spellEnd"/>
      <w:r>
        <w:rPr>
          <w:rFonts w:ascii="Times New Roman" w:eastAsia="Times New Roman" w:hAnsi="Times New Roman" w:cs="Times New Roman"/>
          <w:sz w:val="24"/>
          <w:szCs w:val="24"/>
        </w:rPr>
        <w:t xml:space="preserve">, F. J., Hallett, C. S., Abdo, D. A., &amp; Williams, J. (2017). Diel shifts in the structure and function of nearshore estuarine fish communities. </w:t>
      </w:r>
      <w:r>
        <w:rPr>
          <w:rFonts w:ascii="Times New Roman" w:eastAsia="Times New Roman" w:hAnsi="Times New Roman" w:cs="Times New Roman"/>
          <w:i/>
          <w:sz w:val="24"/>
          <w:szCs w:val="24"/>
        </w:rPr>
        <w:t>Journal of Fish Biology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90</w:t>
      </w:r>
      <w:r>
        <w:rPr>
          <w:rFonts w:ascii="Times New Roman" w:eastAsia="Times New Roman" w:hAnsi="Times New Roman" w:cs="Times New Roman"/>
          <w:sz w:val="24"/>
          <w:szCs w:val="24"/>
        </w:rPr>
        <w:t xml:space="preserve">(4), 1214–1243. </w:t>
      </w:r>
      <w:hyperlink r:id="rId53">
        <w:r>
          <w:rPr>
            <w:rFonts w:ascii="Times New Roman" w:eastAsia="Times New Roman" w:hAnsi="Times New Roman" w:cs="Times New Roman"/>
            <w:color w:val="1155CC"/>
            <w:sz w:val="24"/>
            <w:szCs w:val="24"/>
            <w:u w:val="single"/>
          </w:rPr>
          <w:t>https://doi.org/10.1111/jfb.13222</w:t>
        </w:r>
      </w:hyperlink>
    </w:p>
    <w:p w14:paraId="1BC642E0" w14:textId="77777777" w:rsidR="00F65C18" w:rsidRDefault="00F65C18" w:rsidP="00D1034F">
      <w:pPr>
        <w:rPr>
          <w:rFonts w:ascii="Times New Roman" w:eastAsia="Times New Roman" w:hAnsi="Times New Roman" w:cs="Times New Roman"/>
          <w:sz w:val="24"/>
          <w:szCs w:val="24"/>
        </w:rPr>
      </w:pPr>
    </w:p>
    <w:p w14:paraId="2000516F" w14:textId="77777777" w:rsidR="00F65C18" w:rsidRPr="00A53347" w:rsidRDefault="00F33854" w:rsidP="00D1034F">
      <w:pPr>
        <w:rPr>
          <w:rFonts w:ascii="Times New Roman" w:eastAsia="Times New Roman" w:hAnsi="Times New Roman" w:cs="Times New Roman"/>
          <w:b/>
          <w:bCs/>
          <w:sz w:val="24"/>
          <w:szCs w:val="24"/>
        </w:rPr>
      </w:pPr>
      <w:commentRangeStart w:id="735"/>
      <w:r w:rsidRPr="00A53347">
        <w:rPr>
          <w:rFonts w:ascii="Times New Roman" w:eastAsia="Times New Roman" w:hAnsi="Times New Roman" w:cs="Times New Roman"/>
          <w:b/>
          <w:bCs/>
          <w:sz w:val="24"/>
          <w:szCs w:val="24"/>
        </w:rPr>
        <w:t>Supplementary information</w:t>
      </w:r>
      <w:commentRangeEnd w:id="735"/>
      <w:r w:rsidR="00F14503" w:rsidRPr="00A53347">
        <w:rPr>
          <w:rStyle w:val="CommentReference"/>
          <w:rFonts w:ascii="Times New Roman" w:eastAsia="Times New Roman" w:hAnsi="Times New Roman" w:cs="Times New Roman"/>
          <w:b/>
          <w:sz w:val="24"/>
          <w:szCs w:val="24"/>
        </w:rPr>
        <w:commentReference w:id="735"/>
      </w:r>
    </w:p>
    <w:p w14:paraId="4740E2CB" w14:textId="640F4326" w:rsidR="00F65C18" w:rsidRDefault="00F33854" w:rsidP="006D598D">
      <w:pPr>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To ensure that sequencing depth was not a limiting factor in representing the taxonomic diversity of our samples, we evaluated sequencing effort through rarefaction (sequencing effort) curves, using the </w:t>
      </w:r>
      <w:proofErr w:type="spellStart"/>
      <w:r>
        <w:rPr>
          <w:rFonts w:ascii="Times New Roman" w:eastAsia="Times New Roman" w:hAnsi="Times New Roman" w:cs="Times New Roman"/>
          <w:i/>
          <w:sz w:val="24"/>
          <w:szCs w:val="24"/>
        </w:rPr>
        <w:t>rarecurve</w:t>
      </w:r>
      <w:proofErr w:type="spellEnd"/>
      <w:r>
        <w:rPr>
          <w:rFonts w:ascii="Times New Roman" w:eastAsia="Times New Roman" w:hAnsi="Times New Roman" w:cs="Times New Roman"/>
          <w:sz w:val="24"/>
          <w:szCs w:val="24"/>
        </w:rPr>
        <w:t xml:space="preserve"> function in the </w:t>
      </w:r>
      <w:r>
        <w:rPr>
          <w:rFonts w:ascii="Times New Roman" w:eastAsia="Times New Roman" w:hAnsi="Times New Roman" w:cs="Times New Roman"/>
          <w:i/>
          <w:sz w:val="24"/>
          <w:szCs w:val="24"/>
        </w:rPr>
        <w:t>vegan</w:t>
      </w:r>
      <w:r>
        <w:rPr>
          <w:rFonts w:ascii="Times New Roman" w:eastAsia="Times New Roman" w:hAnsi="Times New Roman" w:cs="Times New Roman"/>
          <w:sz w:val="24"/>
          <w:szCs w:val="24"/>
        </w:rPr>
        <w:t xml:space="preserve"> package (Oksanen et al., 2022) in R. In addition, we </w:t>
      </w:r>
      <w:r>
        <w:rPr>
          <w:rFonts w:ascii="Times New Roman" w:eastAsia="Times New Roman" w:hAnsi="Times New Roman" w:cs="Times New Roman"/>
          <w:sz w:val="24"/>
          <w:szCs w:val="24"/>
        </w:rPr>
        <w:lastRenderedPageBreak/>
        <w:t xml:space="preserve">assessed the adequacy of our sampling effort by constructing species accumulation (sampling effort) curves using the </w:t>
      </w:r>
      <w:proofErr w:type="spellStart"/>
      <w:r>
        <w:rPr>
          <w:rFonts w:ascii="Times New Roman" w:eastAsia="Times New Roman" w:hAnsi="Times New Roman" w:cs="Times New Roman"/>
          <w:i/>
          <w:sz w:val="24"/>
          <w:szCs w:val="24"/>
        </w:rPr>
        <w:t>specaccum</w:t>
      </w:r>
      <w:proofErr w:type="spellEnd"/>
      <w:r>
        <w:rPr>
          <w:rFonts w:ascii="Times New Roman" w:eastAsia="Times New Roman" w:hAnsi="Times New Roman" w:cs="Times New Roman"/>
          <w:sz w:val="24"/>
          <w:szCs w:val="24"/>
        </w:rPr>
        <w:t xml:space="preserve"> function in </w:t>
      </w:r>
      <w:r>
        <w:rPr>
          <w:rFonts w:ascii="Times New Roman" w:eastAsia="Times New Roman" w:hAnsi="Times New Roman" w:cs="Times New Roman"/>
          <w:i/>
          <w:sz w:val="24"/>
          <w:szCs w:val="24"/>
        </w:rPr>
        <w:t>vegan</w:t>
      </w:r>
    </w:p>
    <w:p w14:paraId="51AD7CDA" w14:textId="77777777" w:rsidR="008F6E80" w:rsidRPr="00CA6081" w:rsidRDefault="008F6E80" w:rsidP="008F6E80">
      <w:pPr>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Table S1. Primer information and bioinformatics output</w:t>
      </w:r>
    </w:p>
    <w:tbl>
      <w:tblPr>
        <w:tblW w:w="11205" w:type="dxa"/>
        <w:tblInd w:w="-915" w:type="dxa"/>
        <w:tblLayout w:type="fixed"/>
        <w:tblLook w:val="0600" w:firstRow="0" w:lastRow="0" w:firstColumn="0" w:lastColumn="0" w:noHBand="1" w:noVBand="1"/>
      </w:tblPr>
      <w:tblGrid>
        <w:gridCol w:w="2940"/>
        <w:gridCol w:w="4770"/>
        <w:gridCol w:w="3495"/>
      </w:tblGrid>
      <w:tr w:rsidR="008F6E80" w:rsidRPr="007C5090" w14:paraId="7F3D6920" w14:textId="77777777" w:rsidTr="007C5090">
        <w:tc>
          <w:tcPr>
            <w:tcW w:w="2940" w:type="dxa"/>
            <w:tcBorders>
              <w:top w:val="single" w:sz="4" w:space="0" w:color="auto"/>
              <w:bottom w:val="single" w:sz="4" w:space="0" w:color="auto"/>
            </w:tcBorders>
            <w:tcMar>
              <w:top w:w="100" w:type="dxa"/>
              <w:left w:w="100" w:type="dxa"/>
              <w:bottom w:w="100" w:type="dxa"/>
              <w:right w:w="100" w:type="dxa"/>
            </w:tcMar>
          </w:tcPr>
          <w:p w14:paraId="079B911D" w14:textId="77777777" w:rsidR="008F6E80" w:rsidRPr="007C5090" w:rsidRDefault="008F6E80" w:rsidP="007C5090">
            <w:pPr>
              <w:contextualSpacing/>
              <w:rPr>
                <w:rFonts w:ascii="Times New Roman" w:hAnsi="Times New Roman" w:cs="Times New Roman"/>
                <w:b/>
                <w:bCs/>
                <w:sz w:val="18"/>
                <w:szCs w:val="18"/>
              </w:rPr>
            </w:pPr>
            <w:r w:rsidRPr="007C5090">
              <w:rPr>
                <w:rFonts w:ascii="Times New Roman" w:hAnsi="Times New Roman" w:cs="Times New Roman"/>
                <w:b/>
                <w:bCs/>
                <w:sz w:val="18"/>
                <w:szCs w:val="18"/>
              </w:rPr>
              <w:t>Attribute</w:t>
            </w:r>
          </w:p>
        </w:tc>
        <w:tc>
          <w:tcPr>
            <w:tcW w:w="4770" w:type="dxa"/>
            <w:tcBorders>
              <w:top w:val="single" w:sz="4" w:space="0" w:color="auto"/>
              <w:bottom w:val="single" w:sz="4" w:space="0" w:color="auto"/>
            </w:tcBorders>
            <w:tcMar>
              <w:top w:w="100" w:type="dxa"/>
              <w:left w:w="100" w:type="dxa"/>
              <w:bottom w:w="100" w:type="dxa"/>
              <w:right w:w="100" w:type="dxa"/>
            </w:tcMar>
          </w:tcPr>
          <w:p w14:paraId="761AB7CF" w14:textId="77777777" w:rsidR="008F6E80" w:rsidRPr="007C5090" w:rsidRDefault="008F6E80" w:rsidP="007C5090">
            <w:pPr>
              <w:contextualSpacing/>
              <w:rPr>
                <w:rFonts w:ascii="Times New Roman" w:hAnsi="Times New Roman" w:cs="Times New Roman"/>
                <w:b/>
                <w:bCs/>
                <w:sz w:val="18"/>
                <w:szCs w:val="18"/>
              </w:rPr>
            </w:pPr>
            <w:r w:rsidRPr="007C5090">
              <w:rPr>
                <w:rFonts w:ascii="Times New Roman" w:hAnsi="Times New Roman" w:cs="Times New Roman"/>
                <w:b/>
                <w:bCs/>
                <w:sz w:val="18"/>
                <w:szCs w:val="18"/>
              </w:rPr>
              <w:t>COI (</w:t>
            </w:r>
            <w:proofErr w:type="spellStart"/>
            <w:r w:rsidRPr="007C5090">
              <w:rPr>
                <w:rFonts w:ascii="Times New Roman" w:hAnsi="Times New Roman" w:cs="Times New Roman"/>
                <w:b/>
                <w:bCs/>
                <w:sz w:val="18"/>
                <w:szCs w:val="18"/>
              </w:rPr>
              <w:t>mlCOIintF</w:t>
            </w:r>
            <w:proofErr w:type="spellEnd"/>
            <w:r w:rsidRPr="007C5090">
              <w:rPr>
                <w:rFonts w:ascii="Times New Roman" w:hAnsi="Times New Roman" w:cs="Times New Roman"/>
                <w:b/>
                <w:bCs/>
                <w:sz w:val="18"/>
                <w:szCs w:val="18"/>
              </w:rPr>
              <w:t>/LoboR1)</w:t>
            </w:r>
          </w:p>
        </w:tc>
        <w:tc>
          <w:tcPr>
            <w:tcW w:w="3495" w:type="dxa"/>
            <w:tcBorders>
              <w:top w:val="single" w:sz="4" w:space="0" w:color="auto"/>
              <w:bottom w:val="single" w:sz="4" w:space="0" w:color="auto"/>
            </w:tcBorders>
            <w:tcMar>
              <w:top w:w="100" w:type="dxa"/>
              <w:left w:w="100" w:type="dxa"/>
              <w:bottom w:w="100" w:type="dxa"/>
              <w:right w:w="100" w:type="dxa"/>
            </w:tcMar>
          </w:tcPr>
          <w:p w14:paraId="7A0A7BD4" w14:textId="77777777" w:rsidR="008F6E80" w:rsidRPr="007C5090" w:rsidRDefault="008F6E80" w:rsidP="007C5090">
            <w:pPr>
              <w:contextualSpacing/>
              <w:rPr>
                <w:rFonts w:ascii="Times New Roman" w:hAnsi="Times New Roman" w:cs="Times New Roman"/>
                <w:b/>
                <w:bCs/>
                <w:sz w:val="18"/>
                <w:szCs w:val="18"/>
              </w:rPr>
            </w:pPr>
            <w:r w:rsidRPr="007C5090">
              <w:rPr>
                <w:rFonts w:ascii="Times New Roman" w:hAnsi="Times New Roman" w:cs="Times New Roman"/>
                <w:b/>
                <w:bCs/>
                <w:sz w:val="18"/>
                <w:szCs w:val="18"/>
              </w:rPr>
              <w:t>12S (MarVer1)</w:t>
            </w:r>
          </w:p>
        </w:tc>
      </w:tr>
      <w:tr w:rsidR="008F6E80" w:rsidRPr="007C5090" w14:paraId="3ADBCFC5" w14:textId="77777777" w:rsidTr="007C5090">
        <w:tc>
          <w:tcPr>
            <w:tcW w:w="2940" w:type="dxa"/>
            <w:tcBorders>
              <w:top w:val="single" w:sz="4" w:space="0" w:color="auto"/>
            </w:tcBorders>
            <w:tcMar>
              <w:top w:w="100" w:type="dxa"/>
              <w:left w:w="100" w:type="dxa"/>
              <w:bottom w:w="100" w:type="dxa"/>
              <w:right w:w="100" w:type="dxa"/>
            </w:tcMar>
          </w:tcPr>
          <w:p w14:paraId="71F6ED3A"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Forward primer (5’-3’)</w:t>
            </w:r>
          </w:p>
        </w:tc>
        <w:tc>
          <w:tcPr>
            <w:tcW w:w="4770" w:type="dxa"/>
            <w:tcBorders>
              <w:top w:val="single" w:sz="4" w:space="0" w:color="auto"/>
            </w:tcBorders>
            <w:tcMar>
              <w:top w:w="100" w:type="dxa"/>
              <w:left w:w="100" w:type="dxa"/>
              <w:bottom w:w="100" w:type="dxa"/>
              <w:right w:w="100" w:type="dxa"/>
            </w:tcMar>
          </w:tcPr>
          <w:p w14:paraId="28F7CCF9"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GGWACWGGWTGAACWGTWTAYCCYCC</w:t>
            </w:r>
          </w:p>
        </w:tc>
        <w:tc>
          <w:tcPr>
            <w:tcW w:w="3495" w:type="dxa"/>
            <w:tcBorders>
              <w:top w:val="single" w:sz="4" w:space="0" w:color="auto"/>
            </w:tcBorders>
            <w:tcMar>
              <w:top w:w="100" w:type="dxa"/>
              <w:left w:w="100" w:type="dxa"/>
              <w:bottom w:w="100" w:type="dxa"/>
              <w:right w:w="100" w:type="dxa"/>
            </w:tcMar>
          </w:tcPr>
          <w:p w14:paraId="457F2C85"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CGTGCCAGCCACCGCG</w:t>
            </w:r>
          </w:p>
        </w:tc>
      </w:tr>
      <w:tr w:rsidR="008F6E80" w:rsidRPr="007C5090" w14:paraId="760DF18C" w14:textId="77777777" w:rsidTr="007C5090">
        <w:tc>
          <w:tcPr>
            <w:tcW w:w="2940" w:type="dxa"/>
            <w:tcMar>
              <w:top w:w="100" w:type="dxa"/>
              <w:left w:w="100" w:type="dxa"/>
              <w:bottom w:w="100" w:type="dxa"/>
              <w:right w:w="100" w:type="dxa"/>
            </w:tcMar>
          </w:tcPr>
          <w:p w14:paraId="1DBE9029"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Reverse primer (5’-3’)</w:t>
            </w:r>
          </w:p>
        </w:tc>
        <w:tc>
          <w:tcPr>
            <w:tcW w:w="4770" w:type="dxa"/>
            <w:tcMar>
              <w:top w:w="100" w:type="dxa"/>
              <w:left w:w="100" w:type="dxa"/>
              <w:bottom w:w="100" w:type="dxa"/>
              <w:right w:w="100" w:type="dxa"/>
            </w:tcMar>
          </w:tcPr>
          <w:p w14:paraId="32AD3556"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TAAACYTCWGGRTGWCCRAARAAYCA</w:t>
            </w:r>
          </w:p>
        </w:tc>
        <w:tc>
          <w:tcPr>
            <w:tcW w:w="3495" w:type="dxa"/>
            <w:tcMar>
              <w:top w:w="100" w:type="dxa"/>
              <w:left w:w="100" w:type="dxa"/>
              <w:bottom w:w="100" w:type="dxa"/>
              <w:right w:w="100" w:type="dxa"/>
            </w:tcMar>
          </w:tcPr>
          <w:p w14:paraId="39E3DFD0"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GGGTATCTAATCCYAGTTTG</w:t>
            </w:r>
          </w:p>
        </w:tc>
      </w:tr>
      <w:tr w:rsidR="008F6E80" w:rsidRPr="007C5090" w14:paraId="18306E23" w14:textId="77777777" w:rsidTr="007C5090">
        <w:tc>
          <w:tcPr>
            <w:tcW w:w="2940" w:type="dxa"/>
            <w:tcMar>
              <w:top w:w="100" w:type="dxa"/>
              <w:left w:w="100" w:type="dxa"/>
              <w:bottom w:w="100" w:type="dxa"/>
              <w:right w:w="100" w:type="dxa"/>
            </w:tcMar>
          </w:tcPr>
          <w:p w14:paraId="0FF8708A"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Amplicon length</w:t>
            </w:r>
          </w:p>
        </w:tc>
        <w:tc>
          <w:tcPr>
            <w:tcW w:w="4770" w:type="dxa"/>
            <w:tcMar>
              <w:top w:w="100" w:type="dxa"/>
              <w:left w:w="100" w:type="dxa"/>
              <w:bottom w:w="100" w:type="dxa"/>
              <w:right w:w="100" w:type="dxa"/>
            </w:tcMar>
          </w:tcPr>
          <w:p w14:paraId="4902082B"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313 bp</w:t>
            </w:r>
          </w:p>
        </w:tc>
        <w:tc>
          <w:tcPr>
            <w:tcW w:w="3495" w:type="dxa"/>
            <w:tcMar>
              <w:top w:w="100" w:type="dxa"/>
              <w:left w:w="100" w:type="dxa"/>
              <w:bottom w:w="100" w:type="dxa"/>
              <w:right w:w="100" w:type="dxa"/>
            </w:tcMar>
          </w:tcPr>
          <w:p w14:paraId="6E002FA3"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202 bp</w:t>
            </w:r>
          </w:p>
        </w:tc>
      </w:tr>
      <w:tr w:rsidR="008F6E80" w:rsidRPr="007C5090" w14:paraId="60773D4B" w14:textId="77777777" w:rsidTr="007C5090">
        <w:tc>
          <w:tcPr>
            <w:tcW w:w="2940" w:type="dxa"/>
            <w:tcMar>
              <w:top w:w="100" w:type="dxa"/>
              <w:left w:w="100" w:type="dxa"/>
              <w:bottom w:w="100" w:type="dxa"/>
              <w:right w:w="100" w:type="dxa"/>
            </w:tcMar>
          </w:tcPr>
          <w:p w14:paraId="14FDFA2D"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Target taxa</w:t>
            </w:r>
          </w:p>
        </w:tc>
        <w:tc>
          <w:tcPr>
            <w:tcW w:w="4770" w:type="dxa"/>
            <w:tcMar>
              <w:top w:w="100" w:type="dxa"/>
              <w:left w:w="100" w:type="dxa"/>
              <w:bottom w:w="100" w:type="dxa"/>
              <w:right w:w="100" w:type="dxa"/>
            </w:tcMar>
          </w:tcPr>
          <w:p w14:paraId="6E73526F"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Metazoans</w:t>
            </w:r>
          </w:p>
        </w:tc>
        <w:tc>
          <w:tcPr>
            <w:tcW w:w="3495" w:type="dxa"/>
            <w:tcMar>
              <w:top w:w="100" w:type="dxa"/>
              <w:left w:w="100" w:type="dxa"/>
              <w:bottom w:w="100" w:type="dxa"/>
              <w:right w:w="100" w:type="dxa"/>
            </w:tcMar>
          </w:tcPr>
          <w:p w14:paraId="592E4E1B"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Vertebrates</w:t>
            </w:r>
          </w:p>
        </w:tc>
      </w:tr>
      <w:tr w:rsidR="008F6E80" w:rsidRPr="007C5090" w14:paraId="443E4D57" w14:textId="77777777" w:rsidTr="007C5090">
        <w:tc>
          <w:tcPr>
            <w:tcW w:w="2940" w:type="dxa"/>
            <w:tcMar>
              <w:top w:w="100" w:type="dxa"/>
              <w:left w:w="100" w:type="dxa"/>
              <w:bottom w:w="100" w:type="dxa"/>
              <w:right w:w="100" w:type="dxa"/>
            </w:tcMar>
          </w:tcPr>
          <w:p w14:paraId="59775E21"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Number of samples</w:t>
            </w:r>
          </w:p>
        </w:tc>
        <w:tc>
          <w:tcPr>
            <w:tcW w:w="4770" w:type="dxa"/>
            <w:tcMar>
              <w:top w:w="100" w:type="dxa"/>
              <w:left w:w="100" w:type="dxa"/>
              <w:bottom w:w="100" w:type="dxa"/>
              <w:right w:w="100" w:type="dxa"/>
            </w:tcMar>
          </w:tcPr>
          <w:p w14:paraId="536309CE"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63</w:t>
            </w:r>
          </w:p>
        </w:tc>
        <w:tc>
          <w:tcPr>
            <w:tcW w:w="3495" w:type="dxa"/>
            <w:tcMar>
              <w:top w:w="100" w:type="dxa"/>
              <w:left w:w="100" w:type="dxa"/>
              <w:bottom w:w="100" w:type="dxa"/>
              <w:right w:w="100" w:type="dxa"/>
            </w:tcMar>
          </w:tcPr>
          <w:p w14:paraId="197BFA4E"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74</w:t>
            </w:r>
          </w:p>
        </w:tc>
      </w:tr>
      <w:tr w:rsidR="008F6E80" w:rsidRPr="007C5090" w14:paraId="220D1761" w14:textId="77777777" w:rsidTr="007C5090">
        <w:tc>
          <w:tcPr>
            <w:tcW w:w="2940" w:type="dxa"/>
            <w:tcMar>
              <w:top w:w="100" w:type="dxa"/>
              <w:left w:w="100" w:type="dxa"/>
              <w:bottom w:w="100" w:type="dxa"/>
              <w:right w:w="100" w:type="dxa"/>
            </w:tcMar>
          </w:tcPr>
          <w:p w14:paraId="2529D5A1"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Day (Light / No Light)</w:t>
            </w:r>
          </w:p>
        </w:tc>
        <w:tc>
          <w:tcPr>
            <w:tcW w:w="4770" w:type="dxa"/>
            <w:tcMar>
              <w:top w:w="100" w:type="dxa"/>
              <w:left w:w="100" w:type="dxa"/>
              <w:bottom w:w="100" w:type="dxa"/>
              <w:right w:w="100" w:type="dxa"/>
            </w:tcMar>
          </w:tcPr>
          <w:p w14:paraId="50F53EDB"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20 / 16</w:t>
            </w:r>
          </w:p>
        </w:tc>
        <w:tc>
          <w:tcPr>
            <w:tcW w:w="3495" w:type="dxa"/>
            <w:tcMar>
              <w:top w:w="100" w:type="dxa"/>
              <w:left w:w="100" w:type="dxa"/>
              <w:bottom w:w="100" w:type="dxa"/>
              <w:right w:w="100" w:type="dxa"/>
            </w:tcMar>
          </w:tcPr>
          <w:p w14:paraId="6B792854"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20 / 17</w:t>
            </w:r>
          </w:p>
        </w:tc>
      </w:tr>
      <w:tr w:rsidR="008F6E80" w:rsidRPr="007C5090" w14:paraId="212048F6" w14:textId="77777777" w:rsidTr="007C5090">
        <w:tc>
          <w:tcPr>
            <w:tcW w:w="2940" w:type="dxa"/>
            <w:tcMar>
              <w:top w:w="100" w:type="dxa"/>
              <w:left w:w="100" w:type="dxa"/>
              <w:bottom w:w="100" w:type="dxa"/>
              <w:right w:w="100" w:type="dxa"/>
            </w:tcMar>
          </w:tcPr>
          <w:p w14:paraId="6B469743"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Night (Light / No Light)</w:t>
            </w:r>
          </w:p>
        </w:tc>
        <w:tc>
          <w:tcPr>
            <w:tcW w:w="4770" w:type="dxa"/>
            <w:tcMar>
              <w:top w:w="100" w:type="dxa"/>
              <w:left w:w="100" w:type="dxa"/>
              <w:bottom w:w="100" w:type="dxa"/>
              <w:right w:w="100" w:type="dxa"/>
            </w:tcMar>
          </w:tcPr>
          <w:p w14:paraId="0E25D9EE"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16 / 11</w:t>
            </w:r>
          </w:p>
        </w:tc>
        <w:tc>
          <w:tcPr>
            <w:tcW w:w="3495" w:type="dxa"/>
            <w:tcMar>
              <w:top w:w="100" w:type="dxa"/>
              <w:left w:w="100" w:type="dxa"/>
              <w:bottom w:w="100" w:type="dxa"/>
              <w:right w:w="100" w:type="dxa"/>
            </w:tcMar>
          </w:tcPr>
          <w:p w14:paraId="5D264B36"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19 / 18</w:t>
            </w:r>
          </w:p>
        </w:tc>
      </w:tr>
      <w:tr w:rsidR="008F6E80" w:rsidRPr="007C5090" w14:paraId="57AE0AE1" w14:textId="77777777" w:rsidTr="007C5090">
        <w:tc>
          <w:tcPr>
            <w:tcW w:w="2940" w:type="dxa"/>
            <w:tcMar>
              <w:top w:w="100" w:type="dxa"/>
              <w:left w:w="100" w:type="dxa"/>
              <w:bottom w:w="100" w:type="dxa"/>
              <w:right w:w="100" w:type="dxa"/>
            </w:tcMar>
          </w:tcPr>
          <w:p w14:paraId="6E9BBFE2"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 xml:space="preserve">Raw reads </w:t>
            </w:r>
            <w:proofErr w:type="spellStart"/>
            <w:r w:rsidRPr="007C5090">
              <w:rPr>
                <w:rFonts w:ascii="Times New Roman" w:hAnsi="Times New Roman" w:cs="Times New Roman"/>
                <w:sz w:val="18"/>
                <w:szCs w:val="18"/>
              </w:rPr>
              <w:t>basecalled</w:t>
            </w:r>
            <w:proofErr w:type="spellEnd"/>
          </w:p>
        </w:tc>
        <w:tc>
          <w:tcPr>
            <w:tcW w:w="4770" w:type="dxa"/>
            <w:tcMar>
              <w:top w:w="100" w:type="dxa"/>
              <w:left w:w="100" w:type="dxa"/>
              <w:bottom w:w="100" w:type="dxa"/>
              <w:right w:w="100" w:type="dxa"/>
            </w:tcMar>
          </w:tcPr>
          <w:p w14:paraId="681D3BFB"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20,216,729</w:t>
            </w:r>
          </w:p>
        </w:tc>
        <w:tc>
          <w:tcPr>
            <w:tcW w:w="3495" w:type="dxa"/>
            <w:tcMar>
              <w:top w:w="100" w:type="dxa"/>
              <w:left w:w="100" w:type="dxa"/>
              <w:bottom w:w="100" w:type="dxa"/>
              <w:right w:w="100" w:type="dxa"/>
            </w:tcMar>
          </w:tcPr>
          <w:p w14:paraId="44930831"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18,458,998</w:t>
            </w:r>
          </w:p>
        </w:tc>
      </w:tr>
      <w:tr w:rsidR="008F6E80" w:rsidRPr="007C5090" w14:paraId="0E827DE6" w14:textId="77777777" w:rsidTr="007C5090">
        <w:tc>
          <w:tcPr>
            <w:tcW w:w="2940" w:type="dxa"/>
            <w:tcMar>
              <w:top w:w="100" w:type="dxa"/>
              <w:left w:w="100" w:type="dxa"/>
              <w:bottom w:w="100" w:type="dxa"/>
              <w:right w:w="100" w:type="dxa"/>
            </w:tcMar>
          </w:tcPr>
          <w:p w14:paraId="4AE433BA"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Reads retained through the pipeline</w:t>
            </w:r>
          </w:p>
        </w:tc>
        <w:tc>
          <w:tcPr>
            <w:tcW w:w="4770" w:type="dxa"/>
            <w:tcMar>
              <w:top w:w="100" w:type="dxa"/>
              <w:left w:w="100" w:type="dxa"/>
              <w:bottom w:w="100" w:type="dxa"/>
              <w:right w:w="100" w:type="dxa"/>
            </w:tcMar>
          </w:tcPr>
          <w:p w14:paraId="2FA1462E"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7,411,763</w:t>
            </w:r>
          </w:p>
        </w:tc>
        <w:tc>
          <w:tcPr>
            <w:tcW w:w="3495" w:type="dxa"/>
            <w:tcMar>
              <w:top w:w="100" w:type="dxa"/>
              <w:left w:w="100" w:type="dxa"/>
              <w:bottom w:w="100" w:type="dxa"/>
              <w:right w:w="100" w:type="dxa"/>
            </w:tcMar>
          </w:tcPr>
          <w:p w14:paraId="590E23DB"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4,715,640</w:t>
            </w:r>
          </w:p>
        </w:tc>
      </w:tr>
      <w:tr w:rsidR="008F6E80" w:rsidRPr="007C5090" w14:paraId="7EB26E77" w14:textId="77777777" w:rsidTr="007C5090">
        <w:tc>
          <w:tcPr>
            <w:tcW w:w="2940" w:type="dxa"/>
            <w:tcBorders>
              <w:bottom w:val="single" w:sz="4" w:space="0" w:color="auto"/>
            </w:tcBorders>
            <w:tcMar>
              <w:top w:w="100" w:type="dxa"/>
              <w:left w:w="100" w:type="dxa"/>
              <w:bottom w:w="100" w:type="dxa"/>
              <w:right w:w="100" w:type="dxa"/>
            </w:tcMar>
          </w:tcPr>
          <w:p w14:paraId="3F24A544"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 of reads assigned to target organisms</w:t>
            </w:r>
          </w:p>
        </w:tc>
        <w:tc>
          <w:tcPr>
            <w:tcW w:w="4770" w:type="dxa"/>
            <w:tcBorders>
              <w:bottom w:val="single" w:sz="4" w:space="0" w:color="auto"/>
            </w:tcBorders>
            <w:tcMar>
              <w:top w:w="100" w:type="dxa"/>
              <w:left w:w="100" w:type="dxa"/>
              <w:bottom w:w="100" w:type="dxa"/>
              <w:right w:w="100" w:type="dxa"/>
            </w:tcMar>
          </w:tcPr>
          <w:p w14:paraId="7BE4EAD4"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32.9%</w:t>
            </w:r>
          </w:p>
        </w:tc>
        <w:tc>
          <w:tcPr>
            <w:tcW w:w="3495" w:type="dxa"/>
            <w:tcBorders>
              <w:bottom w:val="single" w:sz="4" w:space="0" w:color="auto"/>
            </w:tcBorders>
            <w:tcMar>
              <w:top w:w="100" w:type="dxa"/>
              <w:left w:w="100" w:type="dxa"/>
              <w:bottom w:w="100" w:type="dxa"/>
              <w:right w:w="100" w:type="dxa"/>
            </w:tcMar>
          </w:tcPr>
          <w:p w14:paraId="1811D203"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70.6%</w:t>
            </w:r>
          </w:p>
        </w:tc>
      </w:tr>
    </w:tbl>
    <w:p w14:paraId="3ED466EF" w14:textId="77777777" w:rsidR="00F65C18" w:rsidRDefault="00F65C18">
      <w:pPr>
        <w:rPr>
          <w:sz w:val="24"/>
          <w:szCs w:val="24"/>
        </w:rPr>
      </w:pPr>
    </w:p>
    <w:sectPr w:rsidR="00F65C1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2" w:author="Pedro Brandão" w:date="2025-11-04T14:54:00Z" w:initials="PB">
    <w:p w14:paraId="24A43A59" w14:textId="77777777" w:rsidR="00515A76" w:rsidRDefault="00515A76" w:rsidP="00515A76">
      <w:pPr>
        <w:pStyle w:val="CommentText"/>
        <w:jc w:val="left"/>
      </w:pPr>
      <w:r>
        <w:rPr>
          <w:rStyle w:val="CommentReference"/>
        </w:rPr>
        <w:annotationRef/>
      </w:r>
      <w:r>
        <w:t>What is ALAN?</w:t>
      </w:r>
    </w:p>
  </w:comment>
  <w:comment w:id="68" w:author="Pedro Brandão" w:date="2025-11-04T15:05:00Z" w:initials="PB">
    <w:p w14:paraId="492B80DB" w14:textId="77777777" w:rsidR="00B37ED5" w:rsidRDefault="00B37ED5" w:rsidP="00B37ED5">
      <w:pPr>
        <w:pStyle w:val="CommentText"/>
        <w:jc w:val="left"/>
      </w:pPr>
      <w:r>
        <w:rPr>
          <w:rStyle w:val="CommentReference"/>
        </w:rPr>
        <w:annotationRef/>
      </w:r>
      <w:r>
        <w:t>Assuming this is a comma vs dot issue, otherwise 76 thousand times makes no sense</w:t>
      </w:r>
    </w:p>
  </w:comment>
  <w:comment w:id="69" w:author="Pedro Brandão" w:date="2025-11-04T15:58:00Z" w:initials="PB">
    <w:p w14:paraId="04DB158E" w14:textId="77777777" w:rsidR="009173D4" w:rsidRDefault="009173D4" w:rsidP="009173D4">
      <w:pPr>
        <w:pStyle w:val="CommentText"/>
        <w:jc w:val="left"/>
      </w:pPr>
      <w:r>
        <w:rPr>
          <w:rStyle w:val="CommentReference"/>
        </w:rPr>
        <w:annotationRef/>
      </w:r>
      <w:r>
        <w:t>HA. I see it below now, I think I understand…. See my comment on the e-mail and below</w:t>
      </w:r>
    </w:p>
  </w:comment>
  <w:comment w:id="71" w:author="Pedro Brandão" w:date="2025-11-04T14:56:00Z" w:initials="PB">
    <w:p w14:paraId="3A56C558" w14:textId="7A502329" w:rsidR="00515A76" w:rsidRDefault="00515A76" w:rsidP="00515A76">
      <w:pPr>
        <w:pStyle w:val="CommentText"/>
        <w:jc w:val="left"/>
      </w:pPr>
      <w:r>
        <w:rPr>
          <w:rStyle w:val="CommentReference"/>
        </w:rPr>
        <w:annotationRef/>
      </w:r>
      <w:r>
        <w:t>What are these numbers?</w:t>
      </w:r>
    </w:p>
  </w:comment>
  <w:comment w:id="72" w:author="Pedro Brandão" w:date="2025-11-04T14:56:00Z" w:initials="PB">
    <w:p w14:paraId="27FAD54F" w14:textId="77777777" w:rsidR="00515A76" w:rsidRDefault="00515A76" w:rsidP="00515A76">
      <w:pPr>
        <w:pStyle w:val="CommentText"/>
        <w:jc w:val="left"/>
      </w:pPr>
      <w:r>
        <w:rPr>
          <w:rStyle w:val="CommentReference"/>
        </w:rPr>
        <w:annotationRef/>
      </w:r>
      <w:r>
        <w:t>If unclear, just do not include in the abstract perhaps</w:t>
      </w:r>
    </w:p>
  </w:comment>
  <w:comment w:id="73" w:author="Pedro Brandão" w:date="2025-11-04T14:58:00Z" w:initials="PB">
    <w:p w14:paraId="716B052F" w14:textId="77777777" w:rsidR="00515A76" w:rsidRDefault="00515A76" w:rsidP="00515A76">
      <w:pPr>
        <w:pStyle w:val="CommentText"/>
        <w:jc w:val="left"/>
      </w:pPr>
      <w:r>
        <w:rPr>
          <w:rStyle w:val="CommentReference"/>
        </w:rPr>
        <w:annotationRef/>
      </w:r>
      <w:r>
        <w:t>This makes it seem like the observed communities were entirely different between light/ no light day/night, which is not true. Just that the responders during day and night were different, right? Cinfusing</w:t>
      </w:r>
    </w:p>
  </w:comment>
  <w:comment w:id="74" w:author="Pedro Brandão" w:date="2025-11-04T16:09:00Z" w:initials="PB">
    <w:p w14:paraId="542631AD" w14:textId="77777777" w:rsidR="00013D89" w:rsidRDefault="00013D89" w:rsidP="00013D89">
      <w:pPr>
        <w:pStyle w:val="CommentText"/>
        <w:jc w:val="left"/>
      </w:pPr>
      <w:r>
        <w:rPr>
          <w:rStyle w:val="CommentReference"/>
        </w:rPr>
        <w:annotationRef/>
      </w:r>
      <w:r>
        <w:t>I am not sure what forage species is supposed to mean. I am confused, specially when they become quite obvious in figures 3-5</w:t>
      </w:r>
    </w:p>
  </w:comment>
  <w:comment w:id="76" w:author="Diana Pazmiño" w:date="2025-11-22T10:21:00Z" w:initials="DP">
    <w:p w14:paraId="38E989EB" w14:textId="77777777" w:rsidR="00EB5D97" w:rsidRDefault="00EB5D97" w:rsidP="00EB5D97">
      <w:pPr>
        <w:jc w:val="left"/>
      </w:pPr>
      <w:r>
        <w:rPr>
          <w:rStyle w:val="CommentReference"/>
        </w:rPr>
        <w:annotationRef/>
      </w:r>
      <w:r>
        <w:rPr>
          <w:sz w:val="20"/>
          <w:szCs w:val="20"/>
        </w:rPr>
        <w:t>light?</w:t>
      </w:r>
    </w:p>
  </w:comment>
  <w:comment w:id="83" w:author="Pedro Brandão" w:date="2025-11-04T15:13:00Z" w:initials="PB">
    <w:p w14:paraId="683295F4" w14:textId="62626C2A" w:rsidR="00575253" w:rsidRDefault="00575253" w:rsidP="00575253">
      <w:pPr>
        <w:pStyle w:val="CommentText"/>
        <w:jc w:val="left"/>
      </w:pPr>
      <w:r>
        <w:rPr>
          <w:rStyle w:val="CommentReference"/>
        </w:rPr>
        <w:annotationRef/>
      </w:r>
      <w:r>
        <w:t>Not unbiassed, no sampling is unbiassed. Just a different view.</w:t>
      </w:r>
    </w:p>
  </w:comment>
  <w:comment w:id="97" w:author="Ryan Kelly" w:date="2025-11-25T11:18:00Z" w:initials="RK">
    <w:p w14:paraId="626AB0B0" w14:textId="77777777" w:rsidR="000B1DD3" w:rsidRDefault="000B1DD3" w:rsidP="00963D88">
      <w:pPr>
        <w:jc w:val="left"/>
      </w:pPr>
      <w:r>
        <w:rPr>
          <w:rStyle w:val="CommentReference"/>
        </w:rPr>
        <w:annotationRef/>
      </w:r>
      <w:r>
        <w:rPr>
          <w:sz w:val="20"/>
          <w:szCs w:val="20"/>
        </w:rPr>
        <w:t>Measuring this requires an explicit time component of the model; not sure that made it in the final version</w:t>
      </w:r>
    </w:p>
  </w:comment>
  <w:comment w:id="103" w:author="Ryan Kelly" w:date="2025-11-25T11:20:00Z" w:initials="RK">
    <w:p w14:paraId="4C3AC72F" w14:textId="77777777" w:rsidR="000E52EB" w:rsidRDefault="000E52EB" w:rsidP="00900AF4">
      <w:pPr>
        <w:jc w:val="left"/>
      </w:pPr>
      <w:r>
        <w:rPr>
          <w:rStyle w:val="CommentReference"/>
        </w:rPr>
        <w:annotationRef/>
      </w:r>
      <w:r>
        <w:rPr>
          <w:sz w:val="20"/>
          <w:szCs w:val="20"/>
        </w:rPr>
        <w:t>Note to check: if making these explicit predictions, make sure we explicitly address them in the Results and Discussion, and in this same order.</w:t>
      </w:r>
    </w:p>
  </w:comment>
  <w:comment w:id="129" w:author="Pedro Brandão" w:date="2025-11-04T15:22:00Z" w:initials="PB">
    <w:p w14:paraId="6E01700E" w14:textId="0FC901B1" w:rsidR="003C064D" w:rsidRDefault="003C064D" w:rsidP="003C064D">
      <w:pPr>
        <w:pStyle w:val="CommentText"/>
        <w:jc w:val="left"/>
      </w:pPr>
      <w:r>
        <w:rPr>
          <w:rStyle w:val="CommentReference"/>
        </w:rPr>
        <w:annotationRef/>
      </w:r>
      <w:r>
        <w:t>This figure is pretty great. Minor things:</w:t>
      </w:r>
      <w:r>
        <w:br/>
        <w:t>The arrows could be fatter to be more clear. Also, the nanopore sequencer stands out as the only picture ina cartoony figure. But I guess unless there is a cartoon of a nanopore in Biorender, it is what it is</w:t>
      </w:r>
    </w:p>
  </w:comment>
  <w:comment w:id="139" w:author="Ryan Kelly" w:date="2025-11-25T11:28:00Z" w:initials="RK">
    <w:p w14:paraId="614FBC5C" w14:textId="77777777" w:rsidR="00586129" w:rsidRDefault="00586129" w:rsidP="00586129">
      <w:pPr>
        <w:jc w:val="left"/>
      </w:pPr>
      <w:r>
        <w:rPr>
          <w:rStyle w:val="CommentReference"/>
        </w:rPr>
        <w:annotationRef/>
      </w:r>
      <w:r>
        <w:rPr>
          <w:sz w:val="20"/>
          <w:szCs w:val="20"/>
        </w:rPr>
        <w:t>I think we need more detail here, and I’m not sure how this was done. For example, how was geography used (if at all) to distinguish between closely related taxa?</w:t>
      </w:r>
    </w:p>
  </w:comment>
  <w:comment w:id="140" w:author="Ryan Kelly" w:date="2025-11-25T11:28:00Z" w:initials="RK">
    <w:p w14:paraId="4AF9ED03" w14:textId="77777777" w:rsidR="00586129" w:rsidRDefault="00586129" w:rsidP="00586129">
      <w:pPr>
        <w:jc w:val="left"/>
      </w:pPr>
      <w:r>
        <w:rPr>
          <w:rStyle w:val="CommentReference"/>
        </w:rPr>
        <w:annotationRef/>
      </w:r>
      <w:r>
        <w:rPr>
          <w:sz w:val="20"/>
          <w:szCs w:val="20"/>
        </w:rPr>
        <w:t>I’m not sure what this means</w:t>
      </w:r>
    </w:p>
  </w:comment>
  <w:comment w:id="142" w:author="Pedro Brandão" w:date="2025-11-04T15:27:00Z" w:initials="PB">
    <w:p w14:paraId="3482ACA6" w14:textId="78203B07" w:rsidR="00821A31" w:rsidRDefault="00821A31" w:rsidP="00821A31">
      <w:pPr>
        <w:pStyle w:val="CommentText"/>
        <w:jc w:val="left"/>
      </w:pPr>
      <w:r>
        <w:rPr>
          <w:rStyle w:val="CommentReference"/>
        </w:rPr>
        <w:annotationRef/>
      </w:r>
      <w:r>
        <w:rPr>
          <w:color w:val="222222"/>
          <w:highlight w:val="white"/>
        </w:rPr>
        <w:t>Cribari-Neto, F., &amp; Zeileis, A. (2010). Beta regression in R. </w:t>
      </w:r>
      <w:r>
        <w:rPr>
          <w:i/>
          <w:iCs/>
          <w:color w:val="222222"/>
          <w:highlight w:val="white"/>
        </w:rPr>
        <w:t>Journal of statistical software</w:t>
      </w:r>
      <w:r>
        <w:rPr>
          <w:color w:val="222222"/>
          <w:highlight w:val="white"/>
        </w:rPr>
        <w:t>, </w:t>
      </w:r>
      <w:r>
        <w:rPr>
          <w:i/>
          <w:iCs/>
          <w:color w:val="222222"/>
          <w:highlight w:val="white"/>
        </w:rPr>
        <w:t>34</w:t>
      </w:r>
      <w:r>
        <w:rPr>
          <w:color w:val="222222"/>
          <w:highlight w:val="white"/>
        </w:rPr>
        <w:t>(1), 1-24.</w:t>
      </w:r>
      <w:r>
        <w:t xml:space="preserve"> </w:t>
      </w:r>
    </w:p>
  </w:comment>
  <w:comment w:id="143" w:author="Pedro Brandão" w:date="2025-11-04T15:27:00Z" w:initials="PB">
    <w:p w14:paraId="01620299" w14:textId="77777777" w:rsidR="00821A31" w:rsidRDefault="00821A31" w:rsidP="00821A31">
      <w:pPr>
        <w:pStyle w:val="CommentText"/>
        <w:jc w:val="left"/>
      </w:pPr>
      <w:r>
        <w:rPr>
          <w:rStyle w:val="CommentReference"/>
        </w:rPr>
        <w:annotationRef/>
      </w:r>
      <w:r>
        <w:t>Gotta cite the package ☺️</w:t>
      </w:r>
    </w:p>
  </w:comment>
  <w:comment w:id="150" w:author="Pedro Brandão" w:date="2025-11-04T15:30:00Z" w:initials="PB">
    <w:p w14:paraId="0AFFE76A" w14:textId="6326EACF" w:rsidR="00821A31" w:rsidRDefault="00821A31" w:rsidP="00821A31">
      <w:pPr>
        <w:pStyle w:val="CommentText"/>
        <w:jc w:val="left"/>
      </w:pPr>
      <w:r>
        <w:rPr>
          <w:rStyle w:val="CommentReference"/>
        </w:rPr>
        <w:annotationRef/>
      </w:r>
      <w:r>
        <w:t>If you are gonna say this then the rarefection curves have to be shown in the supplement at least</w:t>
      </w:r>
    </w:p>
  </w:comment>
  <w:comment w:id="151" w:author="Ryan Kelly" w:date="2025-11-25T11:32:00Z" w:initials="RK">
    <w:p w14:paraId="7FD921E4" w14:textId="77777777" w:rsidR="00174F8D" w:rsidRDefault="00174F8D" w:rsidP="00DF7C58">
      <w:pPr>
        <w:jc w:val="left"/>
      </w:pPr>
      <w:r>
        <w:rPr>
          <w:rStyle w:val="CommentReference"/>
        </w:rPr>
        <w:annotationRef/>
      </w:r>
      <w:r>
        <w:rPr>
          <w:sz w:val="20"/>
          <w:szCs w:val="20"/>
        </w:rPr>
        <w:t>agreed</w:t>
      </w:r>
    </w:p>
  </w:comment>
  <w:comment w:id="152" w:author="Pedro Brandão" w:date="2025-11-04T15:31:00Z" w:initials="PB">
    <w:p w14:paraId="11F5A75E" w14:textId="33BB5EA5" w:rsidR="00821A31" w:rsidRDefault="00821A31" w:rsidP="00821A31">
      <w:pPr>
        <w:pStyle w:val="CommentText"/>
        <w:jc w:val="left"/>
      </w:pPr>
      <w:r>
        <w:rPr>
          <w:rStyle w:val="CommentReference"/>
        </w:rPr>
        <w:annotationRef/>
      </w:r>
      <w:r>
        <w:t>Gotta change the font sizes on the axis here, specially in panels c and d. I cant read them</w:t>
      </w:r>
    </w:p>
  </w:comment>
  <w:comment w:id="155" w:author="Ryan Kelly" w:date="2025-11-25T11:48:00Z" w:initials="RK">
    <w:p w14:paraId="1D01634A" w14:textId="1C7F7D9A" w:rsidR="00D32CB1" w:rsidRDefault="00D32CB1" w:rsidP="00E7427E">
      <w:pPr>
        <w:jc w:val="left"/>
      </w:pPr>
      <w:r>
        <w:rPr>
          <w:rStyle w:val="CommentReference"/>
        </w:rPr>
        <w:annotationRef/>
      </w:r>
      <w:r>
        <w:rPr>
          <w:sz w:val="20"/>
          <w:szCs w:val="20"/>
        </w:rPr>
        <w:fldChar w:fldCharType="begin"/>
      </w:r>
      <w:r>
        <w:rPr>
          <w:sz w:val="20"/>
          <w:szCs w:val="20"/>
        </w:rPr>
        <w:instrText xml:space="preserve"> HYPERLINK "mailto:gguri@uw.edu" </w:instrText>
      </w:r>
      <w:r>
        <w:rPr>
          <w:sz w:val="20"/>
          <w:szCs w:val="20"/>
        </w:rPr>
      </w:r>
      <w:bookmarkStart w:id="163" w:name="_@_1509F885F2CA3148924DB6A2CC9F854AZ"/>
      <w:r>
        <w:rPr>
          <w:sz w:val="20"/>
          <w:szCs w:val="20"/>
        </w:rPr>
        <w:fldChar w:fldCharType="separate"/>
      </w:r>
      <w:bookmarkEnd w:id="163"/>
      <w:r w:rsidRPr="00D32CB1">
        <w:rPr>
          <w:rStyle w:val="Mention"/>
          <w:noProof/>
          <w:sz w:val="20"/>
          <w:szCs w:val="20"/>
        </w:rPr>
        <w:t>@Gledis Guri</w:t>
      </w:r>
      <w:r>
        <w:rPr>
          <w:sz w:val="20"/>
          <w:szCs w:val="20"/>
        </w:rPr>
        <w:fldChar w:fldCharType="end"/>
      </w:r>
      <w:r>
        <w:rPr>
          <w:sz w:val="20"/>
          <w:szCs w:val="20"/>
        </w:rPr>
        <w:t xml:space="preserve"> I think this is all still true in the new analysis</w:t>
      </w:r>
    </w:p>
  </w:comment>
  <w:comment w:id="170" w:author="Diana Alexandra Pazmiño Jaramillo" w:date="2025-11-22T12:57:00Z" w:initials="DAPJ">
    <w:p w14:paraId="399209F2" w14:textId="1DDBA16B" w:rsidR="00A57BC5" w:rsidRDefault="00A57BC5" w:rsidP="00A57BC5">
      <w:pPr>
        <w:jc w:val="left"/>
      </w:pPr>
      <w:r>
        <w:rPr>
          <w:rStyle w:val="CommentReference"/>
        </w:rPr>
        <w:annotationRef/>
      </w:r>
      <w:r>
        <w:rPr>
          <w:sz w:val="20"/>
          <w:szCs w:val="20"/>
        </w:rPr>
        <w:t>any particular reason why forage species are not mentioned in this paragraph?</w:t>
      </w:r>
    </w:p>
  </w:comment>
  <w:comment w:id="185" w:author="Pedro Brandão" w:date="2025-11-04T15:51:00Z" w:initials="PB">
    <w:p w14:paraId="51388D6D" w14:textId="6574661F" w:rsidR="009173D4" w:rsidRDefault="009173D4" w:rsidP="009173D4">
      <w:pPr>
        <w:pStyle w:val="CommentText"/>
        <w:jc w:val="left"/>
      </w:pPr>
      <w:r>
        <w:rPr>
          <w:rStyle w:val="CommentReference"/>
        </w:rPr>
        <w:annotationRef/>
      </w:r>
      <w:r>
        <w:t>Right?</w:t>
      </w:r>
    </w:p>
  </w:comment>
  <w:comment w:id="186" w:author="Diana Alexandra Pazmiño Jaramillo" w:date="2025-11-22T12:43:00Z" w:initials="DAPJ">
    <w:p w14:paraId="2D30E6ED" w14:textId="77777777" w:rsidR="00A57BC5" w:rsidRDefault="00A57BC5" w:rsidP="00A57BC5">
      <w:pPr>
        <w:jc w:val="left"/>
      </w:pPr>
      <w:r>
        <w:rPr>
          <w:rStyle w:val="CommentReference"/>
        </w:rPr>
        <w:annotationRef/>
      </w:r>
      <w:r>
        <w:rPr>
          <w:sz w:val="20"/>
          <w:szCs w:val="20"/>
        </w:rPr>
        <w:t>NO, the text explains "</w:t>
      </w:r>
      <w:r>
        <w:rPr>
          <w:color w:val="F6F6F6"/>
          <w:sz w:val="20"/>
          <w:szCs w:val="20"/>
        </w:rPr>
        <w:t xml:space="preserve">Across both markers, the combined dataset encompassed 11 major functional and trophic groups, representing a broad spectrum of ecological roles from primary producers to apex predators (Table 2)  </w:t>
      </w:r>
      <w:r>
        <w:rPr>
          <w:sz w:val="20"/>
          <w:szCs w:val="20"/>
        </w:rPr>
        <w:t>"</w:t>
      </w:r>
    </w:p>
  </w:comment>
  <w:comment w:id="173" w:author="Pedro Brandão" w:date="2025-11-04T16:02:00Z" w:initials="PB">
    <w:p w14:paraId="500CC2E7" w14:textId="623E5235" w:rsidR="00013D89" w:rsidRDefault="00013D89" w:rsidP="00013D89">
      <w:pPr>
        <w:pStyle w:val="CommentText"/>
        <w:jc w:val="left"/>
      </w:pPr>
      <w:r>
        <w:rPr>
          <w:rStyle w:val="CommentReference"/>
        </w:rPr>
        <w:annotationRef/>
      </w:r>
      <w:r>
        <w:t>Big fan. Where is equivalent MV1 table?</w:t>
      </w:r>
    </w:p>
  </w:comment>
  <w:comment w:id="174" w:author="Gledis Guri" w:date="2025-11-10T11:00:00Z" w:initials="GG">
    <w:p w14:paraId="070FD38F" w14:textId="77777777" w:rsidR="00DF1A3C" w:rsidRDefault="00DF1A3C" w:rsidP="00DF1A3C">
      <w:pPr>
        <w:jc w:val="left"/>
      </w:pPr>
      <w:r>
        <w:rPr>
          <w:rStyle w:val="CommentReference"/>
        </w:rPr>
        <w:annotationRef/>
      </w:r>
      <w:r>
        <w:rPr>
          <w:sz w:val="20"/>
          <w:szCs w:val="20"/>
        </w:rPr>
        <w:t>Agreed! Maybe putting them side by side (COI and MV1) would be better (I am not sure if it will complicate or simplify the table)...</w:t>
      </w:r>
    </w:p>
  </w:comment>
  <w:comment w:id="175" w:author="Gledis Guri" w:date="2025-11-10T10:52:00Z" w:initials="GG">
    <w:p w14:paraId="5BF61D04" w14:textId="03A76603" w:rsidR="00DC1A23" w:rsidRDefault="00DC1A23" w:rsidP="00DC1A23">
      <w:pPr>
        <w:jc w:val="left"/>
      </w:pPr>
      <w:r>
        <w:rPr>
          <w:rStyle w:val="CommentReference"/>
        </w:rPr>
        <w:annotationRef/>
      </w:r>
      <w:r>
        <w:rPr>
          <w:sz w:val="20"/>
          <w:szCs w:val="20"/>
        </w:rPr>
        <w:t>I like it but personally I would use log ratios instead of fold changes. Especially with the very small constant it inflates the fold changes.</w:t>
      </w:r>
    </w:p>
  </w:comment>
  <w:comment w:id="188" w:author="Pedro Brandão" w:date="2025-11-04T15:49:00Z" w:initials="PB">
    <w:p w14:paraId="7AEFC766" w14:textId="69ED032A" w:rsidR="009173D4" w:rsidRDefault="009173D4" w:rsidP="009173D4">
      <w:pPr>
        <w:pStyle w:val="CommentText"/>
        <w:jc w:val="left"/>
      </w:pPr>
      <w:r>
        <w:rPr>
          <w:rStyle w:val="CommentReference"/>
        </w:rPr>
        <w:annotationRef/>
      </w:r>
      <w:r>
        <w:t>Again, all of these values. No way it is 15 THOUSAND or 2.7 THOUSAND times. Is it? Is this a . C , problem here? If so, also attention to significant figures rule</w:t>
      </w:r>
    </w:p>
  </w:comment>
  <w:comment w:id="189" w:author="Gledis Guri" w:date="2025-11-10T11:02:00Z" w:initials="GG">
    <w:p w14:paraId="15266A97" w14:textId="77777777" w:rsidR="00DF1A3C" w:rsidRDefault="00DF1A3C" w:rsidP="00DF1A3C">
      <w:pPr>
        <w:jc w:val="left"/>
      </w:pPr>
      <w:r>
        <w:rPr>
          <w:rStyle w:val="CommentReference"/>
        </w:rPr>
        <w:annotationRef/>
      </w:r>
      <w:r>
        <w:rPr>
          <w:sz w:val="20"/>
          <w:szCs w:val="20"/>
        </w:rPr>
        <w:t>Having a small constant and keeping it in log ratio might resolve this case. People freak out when they see 2000 times increase (when it just simply went from absent to present)</w:t>
      </w:r>
    </w:p>
  </w:comment>
  <w:comment w:id="192" w:author="Diana Alexandra Pazmiño Jaramillo" w:date="2025-11-22T12:52:00Z" w:initials="DAPJ">
    <w:p w14:paraId="21151997" w14:textId="77777777" w:rsidR="00A57BC5" w:rsidRDefault="00A57BC5" w:rsidP="00A57BC5">
      <w:pPr>
        <w:jc w:val="left"/>
      </w:pPr>
      <w:r>
        <w:rPr>
          <w:rStyle w:val="CommentReference"/>
        </w:rPr>
        <w:annotationRef/>
      </w:r>
      <w:r>
        <w:rPr>
          <w:sz w:val="20"/>
          <w:szCs w:val="20"/>
        </w:rPr>
        <w:t>is this number correct? Table 2 presents different trophic groups for both markers, according to the text. And Table to mentiones 5 species of mesopredators. But here, 52 species are mentioned. I am not sure if i am understanding this correctly? same for apex predators' species&gt; Table 2 mentions 4 sps, and here 14 are mentioned.</w:t>
      </w:r>
    </w:p>
  </w:comment>
  <w:comment w:id="194" w:author="Pedro Brandão" w:date="2025-11-04T16:04:00Z" w:initials="PB">
    <w:p w14:paraId="0344FFAF" w14:textId="70C1C887" w:rsidR="00013D89" w:rsidRDefault="00013D89" w:rsidP="00013D89">
      <w:pPr>
        <w:pStyle w:val="CommentText"/>
        <w:jc w:val="left"/>
      </w:pPr>
      <w:r>
        <w:rPr>
          <w:rStyle w:val="CommentReference"/>
        </w:rPr>
        <w:annotationRef/>
      </w:r>
      <w:r>
        <w:t>Only some are species, some are genus, others family, etc</w:t>
      </w:r>
    </w:p>
  </w:comment>
  <w:comment w:id="195" w:author="Diana Alexandra Pazmiño Jaramillo" w:date="2025-11-22T13:03:00Z" w:initials="DAPJ">
    <w:p w14:paraId="51AA6E8C" w14:textId="77777777" w:rsidR="00A57BC5" w:rsidRDefault="00A57BC5" w:rsidP="00A57BC5">
      <w:pPr>
        <w:jc w:val="left"/>
      </w:pPr>
      <w:r>
        <w:rPr>
          <w:rStyle w:val="CommentReference"/>
        </w:rPr>
        <w:annotationRef/>
      </w:r>
      <w:r>
        <w:rPr>
          <w:sz w:val="20"/>
          <w:szCs w:val="20"/>
        </w:rPr>
        <w:t>are these specific to COI? if so, maybe mentioning so it does not get confused with the previous paragraph that is specific to MV1</w:t>
      </w:r>
    </w:p>
  </w:comment>
  <w:comment w:id="165" w:author="Ryan Kelly" w:date="2025-11-25T11:49:00Z" w:initials="RK">
    <w:p w14:paraId="355C366D" w14:textId="337795BE" w:rsidR="00D32CB1" w:rsidRDefault="00D32CB1" w:rsidP="003513A3">
      <w:pPr>
        <w:jc w:val="left"/>
      </w:pPr>
      <w:r>
        <w:rPr>
          <w:rStyle w:val="CommentReference"/>
        </w:rPr>
        <w:annotationRef/>
      </w:r>
      <w:r>
        <w:rPr>
          <w:sz w:val="20"/>
          <w:szCs w:val="20"/>
        </w:rPr>
        <w:fldChar w:fldCharType="begin"/>
      </w:r>
      <w:r>
        <w:rPr>
          <w:sz w:val="20"/>
          <w:szCs w:val="20"/>
        </w:rPr>
        <w:instrText xml:space="preserve"> HYPERLINK "mailto:gguri@uw.edu" </w:instrText>
      </w:r>
      <w:r>
        <w:rPr>
          <w:sz w:val="20"/>
          <w:szCs w:val="20"/>
        </w:rPr>
      </w:r>
      <w:bookmarkStart w:id="212" w:name="_@_6051F93E1D155B4A8147FAFCCFD0ADF8Z"/>
      <w:r>
        <w:rPr>
          <w:sz w:val="20"/>
          <w:szCs w:val="20"/>
        </w:rPr>
        <w:fldChar w:fldCharType="separate"/>
      </w:r>
      <w:bookmarkEnd w:id="212"/>
      <w:r w:rsidRPr="00D32CB1">
        <w:rPr>
          <w:rStyle w:val="Mention"/>
          <w:noProof/>
          <w:sz w:val="20"/>
          <w:szCs w:val="20"/>
        </w:rPr>
        <w:t>@Gledis Guri</w:t>
      </w:r>
      <w:r>
        <w:rPr>
          <w:sz w:val="20"/>
          <w:szCs w:val="20"/>
        </w:rPr>
        <w:fldChar w:fldCharType="end"/>
      </w:r>
      <w:r>
        <w:rPr>
          <w:sz w:val="20"/>
          <w:szCs w:val="20"/>
        </w:rPr>
        <w:t xml:space="preserve"> Looking at this now, I think you and I need to pick out a few key stories, and then I can write them in here, but basically all of the results change relative to what’s in the paper right now.</w:t>
      </w:r>
    </w:p>
  </w:comment>
  <w:comment w:id="213" w:author="Pedro Brandão" w:date="2025-11-04T16:02:00Z" w:initials="PB">
    <w:p w14:paraId="74700514" w14:textId="62A36E6B" w:rsidR="00013D89" w:rsidRDefault="00013D89" w:rsidP="00013D89">
      <w:pPr>
        <w:pStyle w:val="CommentText"/>
        <w:jc w:val="left"/>
      </w:pPr>
      <w:r>
        <w:rPr>
          <w:rStyle w:val="CommentReference"/>
        </w:rPr>
        <w:annotationRef/>
      </w:r>
      <w:r>
        <w:t>Where is equivalent table for MV1? Or expand thi table to be COI top and MV1 bottom or something.</w:t>
      </w:r>
    </w:p>
  </w:comment>
  <w:comment w:id="214" w:author="Ryan Kelly" w:date="2025-11-25T11:46:00Z" w:initials="RK">
    <w:p w14:paraId="2B447524" w14:textId="77777777" w:rsidR="0025501B" w:rsidRDefault="0025501B" w:rsidP="004712F9">
      <w:pPr>
        <w:jc w:val="left"/>
      </w:pPr>
      <w:r>
        <w:rPr>
          <w:rStyle w:val="CommentReference"/>
        </w:rPr>
        <w:annotationRef/>
      </w:r>
      <w:r>
        <w:rPr>
          <w:sz w:val="20"/>
          <w:szCs w:val="20"/>
        </w:rPr>
        <w:t>This table is helpful to get a sense of what amplifies with these primers, but it’s not obvious whether it is amp bias or underlying abundance that drives the observations, and so I’m in favor of leaving this table out.</w:t>
      </w:r>
    </w:p>
  </w:comment>
  <w:comment w:id="217" w:author="Ryan Kelly" w:date="2025-11-25T11:45:00Z" w:initials="RK">
    <w:p w14:paraId="4767AFC9" w14:textId="7AC524BD" w:rsidR="00546E0A" w:rsidRDefault="00546E0A" w:rsidP="00260E40">
      <w:pPr>
        <w:jc w:val="left"/>
      </w:pPr>
      <w:r>
        <w:rPr>
          <w:rStyle w:val="CommentReference"/>
        </w:rPr>
        <w:annotationRef/>
      </w:r>
      <w:r>
        <w:rPr>
          <w:sz w:val="20"/>
          <w:szCs w:val="20"/>
        </w:rPr>
        <w:fldChar w:fldCharType="begin"/>
      </w:r>
      <w:r>
        <w:rPr>
          <w:sz w:val="20"/>
          <w:szCs w:val="20"/>
        </w:rPr>
        <w:instrText xml:space="preserve"> HYPERLINK "mailto:gguri@uw.edu" </w:instrText>
      </w:r>
      <w:r>
        <w:rPr>
          <w:sz w:val="20"/>
          <w:szCs w:val="20"/>
        </w:rPr>
      </w:r>
      <w:bookmarkStart w:id="219" w:name="_@_0F263BE11065E140BDF98A3A86D8FF61Z"/>
      <w:r>
        <w:rPr>
          <w:sz w:val="20"/>
          <w:szCs w:val="20"/>
        </w:rPr>
        <w:fldChar w:fldCharType="separate"/>
      </w:r>
      <w:bookmarkEnd w:id="219"/>
      <w:r w:rsidRPr="00546E0A">
        <w:rPr>
          <w:rStyle w:val="Mention"/>
          <w:noProof/>
          <w:sz w:val="20"/>
          <w:szCs w:val="20"/>
        </w:rPr>
        <w:t>@Gledis Guri</w:t>
      </w:r>
      <w:r>
        <w:rPr>
          <w:sz w:val="20"/>
          <w:szCs w:val="20"/>
        </w:rPr>
        <w:fldChar w:fldCharType="end"/>
      </w:r>
      <w:r>
        <w:rPr>
          <w:sz w:val="20"/>
          <w:szCs w:val="20"/>
        </w:rPr>
        <w:t xml:space="preserve"> I think I need you for the recalculation of these species-specific effects. In a way that is not subject to the small-number ratio problem that results in these very high numbers.</w:t>
      </w:r>
    </w:p>
  </w:comment>
  <w:comment w:id="256" w:author="Pedro Brandão" w:date="2025-11-04T16:06:00Z" w:initials="PB">
    <w:p w14:paraId="7C98D42C" w14:textId="28A3F064" w:rsidR="00013D89" w:rsidRDefault="00013D89" w:rsidP="00013D89">
      <w:pPr>
        <w:pStyle w:val="CommentText"/>
        <w:jc w:val="left"/>
      </w:pPr>
      <w:r>
        <w:rPr>
          <w:rStyle w:val="CommentReference"/>
        </w:rPr>
        <w:annotationRef/>
      </w:r>
      <w:r>
        <w:t>Both markers? If so, say it</w:t>
      </w:r>
    </w:p>
  </w:comment>
  <w:comment w:id="257" w:author="Pedro Brandão" w:date="2025-11-04T16:07:00Z" w:initials="PB">
    <w:p w14:paraId="5C6D2DD6" w14:textId="77777777" w:rsidR="00013D89" w:rsidRDefault="00013D89" w:rsidP="00013D89">
      <w:pPr>
        <w:pStyle w:val="CommentText"/>
        <w:jc w:val="left"/>
      </w:pPr>
      <w:r>
        <w:rPr>
          <w:rStyle w:val="CommentReference"/>
        </w:rPr>
        <w:annotationRef/>
      </w:r>
      <w:r>
        <w:t>Same for Fig 3, 4 and 5</w:t>
      </w:r>
    </w:p>
  </w:comment>
  <w:comment w:id="250" w:author="Pedro Brandão" w:date="2025-11-04T16:20:00Z" w:initials="PB">
    <w:p w14:paraId="59EDE5EC" w14:textId="77777777" w:rsidR="001E2973" w:rsidRDefault="001E2973" w:rsidP="001E2973">
      <w:pPr>
        <w:pStyle w:val="CommentText"/>
        <w:jc w:val="left"/>
      </w:pPr>
      <w:r>
        <w:rPr>
          <w:rStyle w:val="CommentReference"/>
        </w:rPr>
        <w:annotationRef/>
      </w:r>
      <w:r>
        <w:t xml:space="preserve">Thoughts on labelling some of the bubbles here? The most extreme proeminent ones at elast so it is not cluttered? Otherwise I can literally take no conclusions from these. </w:t>
      </w:r>
    </w:p>
  </w:comment>
  <w:comment w:id="269" w:author="Diana Alexandra Pazmiño Jaramillo" w:date="2025-11-22T13:27:00Z" w:initials="DAPJ">
    <w:p w14:paraId="51B7F5EB" w14:textId="77777777" w:rsidR="00FA3F9C" w:rsidRDefault="00FA3F9C" w:rsidP="00FA3F9C">
      <w:pPr>
        <w:jc w:val="left"/>
      </w:pPr>
      <w:r>
        <w:rPr>
          <w:rStyle w:val="CommentReference"/>
        </w:rPr>
        <w:annotationRef/>
      </w:r>
      <w:r>
        <w:rPr>
          <w:sz w:val="20"/>
          <w:szCs w:val="20"/>
        </w:rPr>
        <w:t xml:space="preserve">not sure where exactly to cite Fig 5. Maybe before table 3 ? </w:t>
      </w:r>
    </w:p>
  </w:comment>
  <w:comment w:id="270" w:author="Ryan Kelly" w:date="2025-11-25T11:44:00Z" w:initials="RK">
    <w:p w14:paraId="1C948FCE" w14:textId="77777777" w:rsidR="00F6226B" w:rsidRDefault="00F6226B" w:rsidP="00B70BD2">
      <w:pPr>
        <w:jc w:val="left"/>
      </w:pPr>
      <w:r>
        <w:rPr>
          <w:rStyle w:val="CommentReference"/>
        </w:rPr>
        <w:annotationRef/>
      </w:r>
      <w:r>
        <w:rPr>
          <w:sz w:val="20"/>
          <w:szCs w:val="20"/>
        </w:rPr>
        <w:t>I love the bubble diagrams as a way of illustrating the data, but I just can’t get behind using read abundance as an outcome variable because of the problems of amp bias and compositionally. I wish I could think of a way to square those ideas, but I cannot.</w:t>
      </w:r>
    </w:p>
  </w:comment>
  <w:comment w:id="273" w:author="Ryan Kelly" w:date="2025-11-25T11:50:00Z" w:initials="RK">
    <w:p w14:paraId="21F9B87C" w14:textId="77777777" w:rsidR="00CB49CE" w:rsidRDefault="00CB49CE" w:rsidP="00B65A69">
      <w:pPr>
        <w:jc w:val="left"/>
      </w:pPr>
      <w:r>
        <w:rPr>
          <w:rStyle w:val="CommentReference"/>
        </w:rPr>
        <w:annotationRef/>
      </w:r>
      <w:r>
        <w:rPr>
          <w:sz w:val="20"/>
          <w:szCs w:val="20"/>
        </w:rPr>
        <w:t>Need to revisit these results after the new analysis.</w:t>
      </w:r>
    </w:p>
  </w:comment>
  <w:comment w:id="274" w:author="Ryan Kelly" w:date="2025-11-25T11:51:00Z" w:initials="RK">
    <w:p w14:paraId="4D9E909E" w14:textId="77777777" w:rsidR="0031230F" w:rsidRDefault="0031230F" w:rsidP="00592B46">
      <w:pPr>
        <w:jc w:val="left"/>
      </w:pPr>
      <w:r>
        <w:rPr>
          <w:rStyle w:val="CommentReference"/>
        </w:rPr>
        <w:annotationRef/>
      </w:r>
      <w:r>
        <w:rPr>
          <w:sz w:val="20"/>
          <w:szCs w:val="20"/>
        </w:rPr>
        <w:t>I think these are all still true, but the numbers will need to change.</w:t>
      </w:r>
    </w:p>
  </w:comment>
  <w:comment w:id="295" w:author="Ryan Kelly" w:date="2025-11-25T11:51:00Z" w:initials="RK">
    <w:p w14:paraId="35C48601" w14:textId="77777777" w:rsidR="00952B41" w:rsidRDefault="00952B41" w:rsidP="009746A2">
      <w:pPr>
        <w:jc w:val="left"/>
      </w:pPr>
      <w:r>
        <w:rPr>
          <w:rStyle w:val="CommentReference"/>
        </w:rPr>
        <w:annotationRef/>
      </w:r>
      <w:r>
        <w:rPr>
          <w:sz w:val="20"/>
          <w:szCs w:val="20"/>
        </w:rPr>
        <w:t>I suspect these are small-sample-size artifacts; revisit using new analysis.</w:t>
      </w:r>
    </w:p>
  </w:comment>
  <w:comment w:id="307" w:author="Pedro Brandão" w:date="2025-11-04T16:25:00Z" w:initials="PB">
    <w:p w14:paraId="325C22F1" w14:textId="1CB894DC" w:rsidR="001E2973" w:rsidRDefault="001E2973" w:rsidP="001E2973">
      <w:pPr>
        <w:pStyle w:val="CommentText"/>
        <w:jc w:val="left"/>
      </w:pPr>
      <w:r>
        <w:rPr>
          <w:rStyle w:val="CommentReference"/>
        </w:rPr>
        <w:annotationRef/>
      </w:r>
      <w:r>
        <w:t>Repeat from the intro…. Maybe trim from the intro?</w:t>
      </w:r>
    </w:p>
  </w:comment>
  <w:comment w:id="330" w:author="Diana Alexandra Pazmiño Jaramillo" w:date="2025-11-22T13:37:00Z" w:initials="DAPJ">
    <w:p w14:paraId="7BCF503B" w14:textId="77777777" w:rsidR="009F0476" w:rsidRDefault="009F0476" w:rsidP="009F0476">
      <w:pPr>
        <w:jc w:val="left"/>
      </w:pPr>
      <w:r>
        <w:rPr>
          <w:rStyle w:val="CommentReference"/>
        </w:rPr>
        <w:annotationRef/>
      </w:r>
      <w:r>
        <w:rPr>
          <w:sz w:val="20"/>
          <w:szCs w:val="20"/>
        </w:rPr>
        <w:t>i mentiones in the methods that this citation is not on the reference list</w:t>
      </w:r>
    </w:p>
  </w:comment>
  <w:comment w:id="335" w:author="Diana Alexandra Pazmiño Jaramillo" w:date="2025-11-22T14:02:00Z" w:initials="DAPJ">
    <w:p w14:paraId="4FBAE136" w14:textId="77777777" w:rsidR="009F0476" w:rsidRDefault="009F0476" w:rsidP="009F0476">
      <w:pPr>
        <w:jc w:val="left"/>
      </w:pPr>
      <w:r>
        <w:rPr>
          <w:rStyle w:val="CommentReference"/>
        </w:rPr>
        <w:annotationRef/>
      </w:r>
      <w:r>
        <w:rPr>
          <w:sz w:val="20"/>
          <w:szCs w:val="20"/>
        </w:rPr>
        <w:t>is currently not on the reference list</w:t>
      </w:r>
    </w:p>
    <w:p w14:paraId="4F5EB4AD" w14:textId="77777777" w:rsidR="009F0476" w:rsidRDefault="009F0476" w:rsidP="009F0476">
      <w:pPr>
        <w:jc w:val="left"/>
      </w:pPr>
      <w:r>
        <w:rPr>
          <w:sz w:val="20"/>
          <w:szCs w:val="20"/>
        </w:rPr>
        <w:t>Longcore, T.,  Rich, C.</w:t>
      </w:r>
    </w:p>
    <w:p w14:paraId="7F462570" w14:textId="77777777" w:rsidR="009F0476" w:rsidRDefault="009F0476" w:rsidP="009F0476">
      <w:pPr>
        <w:jc w:val="left"/>
      </w:pPr>
      <w:r>
        <w:rPr>
          <w:sz w:val="20"/>
          <w:szCs w:val="20"/>
        </w:rPr>
        <w:t>Ecological light pollution</w:t>
      </w:r>
    </w:p>
    <w:p w14:paraId="37CEE1E9" w14:textId="77777777" w:rsidR="009F0476" w:rsidRDefault="009F0476" w:rsidP="009F0476">
      <w:pPr>
        <w:jc w:val="left"/>
      </w:pPr>
      <w:r>
        <w:rPr>
          <w:sz w:val="20"/>
          <w:szCs w:val="20"/>
        </w:rPr>
        <w:t>Front. Ecol. Environ., 2 (4) (2004), pp. 191-198, 10.1890/1540-9295(2004)002[0191:ELP]2.0.CO;2</w:t>
      </w:r>
    </w:p>
  </w:comment>
  <w:comment w:id="334" w:author="Ryan Kelly" w:date="2025-11-25T11:56:00Z" w:initials="RK">
    <w:p w14:paraId="52A5953D" w14:textId="77777777" w:rsidR="000C4431" w:rsidRDefault="000C4431" w:rsidP="00CF7339">
      <w:pPr>
        <w:jc w:val="left"/>
      </w:pPr>
      <w:r>
        <w:rPr>
          <w:rStyle w:val="CommentReference"/>
        </w:rPr>
        <w:annotationRef/>
      </w:r>
      <w:r>
        <w:rPr>
          <w:sz w:val="20"/>
          <w:szCs w:val="20"/>
        </w:rPr>
        <w:t>To me, this kind of comes out of nowhere. The paper was about organismal responses to light; whether this is good or bad from a policy perspective — or what one might do about it — never came up until now. I would omit this.</w:t>
      </w:r>
    </w:p>
  </w:comment>
  <w:comment w:id="366" w:author="Diana Alexandra Pazmiño Jaramillo" w:date="2025-11-22T14:05:00Z" w:initials="DAPJ">
    <w:p w14:paraId="5DAF0794" w14:textId="54B67609" w:rsidR="009F0476" w:rsidRDefault="009F0476" w:rsidP="009F0476">
      <w:pPr>
        <w:jc w:val="left"/>
      </w:pPr>
      <w:r>
        <w:rPr>
          <w:rStyle w:val="CommentReference"/>
        </w:rPr>
        <w:annotationRef/>
      </w:r>
      <w:r>
        <w:rPr>
          <w:sz w:val="20"/>
          <w:szCs w:val="20"/>
        </w:rPr>
        <w:t>not cited anywhere in the text</w:t>
      </w:r>
    </w:p>
  </w:comment>
  <w:comment w:id="387" w:author="Diana Alexandra Pazmiño Jaramillo" w:date="2025-11-22T14:06:00Z" w:initials="DAPJ">
    <w:p w14:paraId="10C9B590" w14:textId="77777777" w:rsidR="009F0476" w:rsidRDefault="009F0476" w:rsidP="009F0476">
      <w:pPr>
        <w:jc w:val="left"/>
      </w:pPr>
      <w:r>
        <w:rPr>
          <w:rStyle w:val="CommentReference"/>
        </w:rPr>
        <w:annotationRef/>
      </w:r>
      <w:r>
        <w:rPr>
          <w:sz w:val="20"/>
          <w:szCs w:val="20"/>
        </w:rPr>
        <w:t>not cited anywhere in the text</w:t>
      </w:r>
    </w:p>
  </w:comment>
  <w:comment w:id="393" w:author="Diana Alexandra Pazmiño Jaramillo" w:date="2025-11-22T14:06:00Z" w:initials="DAPJ">
    <w:p w14:paraId="6221CA89" w14:textId="77777777" w:rsidR="009F0476" w:rsidRDefault="009F0476" w:rsidP="009F0476">
      <w:pPr>
        <w:jc w:val="left"/>
      </w:pPr>
      <w:r>
        <w:rPr>
          <w:rStyle w:val="CommentReference"/>
        </w:rPr>
        <w:annotationRef/>
      </w:r>
      <w:r>
        <w:rPr>
          <w:sz w:val="20"/>
          <w:szCs w:val="20"/>
        </w:rPr>
        <w:t>not cited anywhere in the text</w:t>
      </w:r>
    </w:p>
  </w:comment>
  <w:comment w:id="421" w:author="Diana Pazmiño" w:date="2025-11-22T14:22:00Z" w:initials="DP">
    <w:p w14:paraId="7207ACD8" w14:textId="77777777" w:rsidR="009F0476" w:rsidRDefault="009F0476" w:rsidP="009F0476">
      <w:pPr>
        <w:jc w:val="left"/>
      </w:pPr>
      <w:r>
        <w:rPr>
          <w:rStyle w:val="CommentReference"/>
        </w:rPr>
        <w:annotationRef/>
      </w:r>
      <w:r>
        <w:rPr>
          <w:sz w:val="20"/>
          <w:szCs w:val="20"/>
        </w:rPr>
        <w:t>not cited anywhere in the text</w:t>
      </w:r>
    </w:p>
  </w:comment>
  <w:comment w:id="430" w:author="Diana Pazmiño" w:date="2025-11-22T14:23:00Z" w:initials="DP">
    <w:p w14:paraId="0A3866FA" w14:textId="77777777" w:rsidR="009F0476" w:rsidRDefault="009F0476" w:rsidP="009F0476">
      <w:pPr>
        <w:jc w:val="left"/>
      </w:pPr>
      <w:r>
        <w:rPr>
          <w:rStyle w:val="CommentReference"/>
        </w:rPr>
        <w:annotationRef/>
      </w:r>
      <w:r>
        <w:rPr>
          <w:sz w:val="20"/>
          <w:szCs w:val="20"/>
        </w:rPr>
        <w:t>not cited anywhere in the text</w:t>
      </w:r>
    </w:p>
  </w:comment>
  <w:comment w:id="466" w:author="Diana Pazmiño" w:date="2025-11-22T14:23:00Z" w:initials="DP">
    <w:p w14:paraId="1AF7201A" w14:textId="77777777" w:rsidR="009F0476" w:rsidRDefault="009F0476" w:rsidP="009F0476">
      <w:pPr>
        <w:jc w:val="left"/>
      </w:pPr>
      <w:r>
        <w:rPr>
          <w:rStyle w:val="CommentReference"/>
        </w:rPr>
        <w:annotationRef/>
      </w:r>
      <w:r>
        <w:rPr>
          <w:sz w:val="20"/>
          <w:szCs w:val="20"/>
        </w:rPr>
        <w:t>not cited anywhere in the text</w:t>
      </w:r>
    </w:p>
  </w:comment>
  <w:comment w:id="498" w:author="Diana Pazmiño" w:date="2025-11-22T14:23:00Z" w:initials="DP">
    <w:p w14:paraId="4F4C7A40" w14:textId="77777777" w:rsidR="009F0476" w:rsidRDefault="009F0476" w:rsidP="009F0476">
      <w:pPr>
        <w:jc w:val="left"/>
      </w:pPr>
      <w:r>
        <w:rPr>
          <w:rStyle w:val="CommentReference"/>
        </w:rPr>
        <w:annotationRef/>
      </w:r>
      <w:r>
        <w:rPr>
          <w:sz w:val="20"/>
          <w:szCs w:val="20"/>
        </w:rPr>
        <w:t>not cited anywhere in the text</w:t>
      </w:r>
    </w:p>
  </w:comment>
  <w:comment w:id="504" w:author="Diana Pazmiño" w:date="2025-11-22T14:29:00Z" w:initials="DP">
    <w:p w14:paraId="6B21BC93" w14:textId="77777777" w:rsidR="009F0476" w:rsidRDefault="009F0476" w:rsidP="009F0476">
      <w:pPr>
        <w:jc w:val="left"/>
      </w:pPr>
      <w:r>
        <w:rPr>
          <w:rStyle w:val="CommentReference"/>
        </w:rPr>
        <w:annotationRef/>
      </w:r>
      <w:r>
        <w:rPr>
          <w:sz w:val="20"/>
          <w:szCs w:val="20"/>
        </w:rPr>
        <w:t>not cited anywhere in the text</w:t>
      </w:r>
    </w:p>
  </w:comment>
  <w:comment w:id="622" w:author="Diana Pazmiño" w:date="2025-11-22T14:26:00Z" w:initials="DP">
    <w:p w14:paraId="413E3488" w14:textId="346E8973" w:rsidR="009F0476" w:rsidRDefault="009F0476" w:rsidP="009F0476">
      <w:pPr>
        <w:jc w:val="left"/>
      </w:pPr>
      <w:r>
        <w:rPr>
          <w:rStyle w:val="CommentReference"/>
        </w:rPr>
        <w:annotationRef/>
      </w:r>
      <w:r>
        <w:rPr>
          <w:sz w:val="20"/>
          <w:szCs w:val="20"/>
        </w:rPr>
        <w:t>not cited anywhere in the text</w:t>
      </w:r>
    </w:p>
  </w:comment>
  <w:comment w:id="655" w:author="Diana Pazmiño" w:date="2025-11-22T14:26:00Z" w:initials="DP">
    <w:p w14:paraId="789DD525" w14:textId="77777777" w:rsidR="009F0476" w:rsidRDefault="009F0476" w:rsidP="009F0476">
      <w:pPr>
        <w:jc w:val="left"/>
      </w:pPr>
      <w:r>
        <w:rPr>
          <w:rStyle w:val="CommentReference"/>
        </w:rPr>
        <w:annotationRef/>
      </w:r>
      <w:r>
        <w:rPr>
          <w:sz w:val="20"/>
          <w:szCs w:val="20"/>
        </w:rPr>
        <w:t>not cited anywhere in the text</w:t>
      </w:r>
    </w:p>
  </w:comment>
  <w:comment w:id="669" w:author="Diana Pazmiño" w:date="2025-11-22T14:26:00Z" w:initials="DP">
    <w:p w14:paraId="1064B0DB" w14:textId="77777777" w:rsidR="009F0476" w:rsidRDefault="009F0476" w:rsidP="009F0476">
      <w:pPr>
        <w:jc w:val="left"/>
      </w:pPr>
      <w:r>
        <w:rPr>
          <w:rStyle w:val="CommentReference"/>
        </w:rPr>
        <w:annotationRef/>
      </w:r>
      <w:r>
        <w:rPr>
          <w:sz w:val="20"/>
          <w:szCs w:val="20"/>
        </w:rPr>
        <w:t>not cited anywhere in the text</w:t>
      </w:r>
    </w:p>
  </w:comment>
  <w:comment w:id="683" w:author="Diana Pazmiño" w:date="2025-11-22T14:27:00Z" w:initials="DP">
    <w:p w14:paraId="6D71063F" w14:textId="77777777" w:rsidR="009F0476" w:rsidRDefault="009F0476" w:rsidP="009F0476">
      <w:pPr>
        <w:jc w:val="left"/>
      </w:pPr>
      <w:r>
        <w:rPr>
          <w:rStyle w:val="CommentReference"/>
        </w:rPr>
        <w:annotationRef/>
      </w:r>
      <w:r>
        <w:rPr>
          <w:sz w:val="20"/>
          <w:szCs w:val="20"/>
        </w:rPr>
        <w:t>not cited anywhere in the text</w:t>
      </w:r>
    </w:p>
  </w:comment>
  <w:comment w:id="712" w:author="Diana Pazmiño" w:date="2025-11-22T14:28:00Z" w:initials="DP">
    <w:p w14:paraId="63F06E19" w14:textId="77777777" w:rsidR="009F0476" w:rsidRDefault="009F0476" w:rsidP="009F0476">
      <w:pPr>
        <w:jc w:val="left"/>
      </w:pPr>
      <w:r>
        <w:rPr>
          <w:rStyle w:val="CommentReference"/>
        </w:rPr>
        <w:annotationRef/>
      </w:r>
      <w:r>
        <w:rPr>
          <w:sz w:val="20"/>
          <w:szCs w:val="20"/>
        </w:rPr>
        <w:t>not cited anywhere in the text</w:t>
      </w:r>
    </w:p>
  </w:comment>
  <w:comment w:id="735" w:author="Pedro Brandão" w:date="2025-11-04T16:10:00Z" w:initials="PB">
    <w:p w14:paraId="7A7AEB5F" w14:textId="164291D4" w:rsidR="00F14503" w:rsidRDefault="00F14503" w:rsidP="00F14503">
      <w:pPr>
        <w:pStyle w:val="CommentText"/>
        <w:jc w:val="left"/>
      </w:pPr>
      <w:r>
        <w:rPr>
          <w:rStyle w:val="CommentReference"/>
        </w:rPr>
        <w:annotationRef/>
      </w:r>
      <w:r>
        <w:t>Ok, show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A43A59" w15:done="1"/>
  <w15:commentEx w15:paraId="492B80DB" w15:done="0"/>
  <w15:commentEx w15:paraId="04DB158E" w15:paraIdParent="492B80DB" w15:done="0"/>
  <w15:commentEx w15:paraId="3A56C558" w15:done="0"/>
  <w15:commentEx w15:paraId="27FAD54F" w15:paraIdParent="3A56C558" w15:done="0"/>
  <w15:commentEx w15:paraId="716B052F" w15:done="0"/>
  <w15:commentEx w15:paraId="542631AD" w15:done="0"/>
  <w15:commentEx w15:paraId="38E989EB" w15:done="0"/>
  <w15:commentEx w15:paraId="683295F4" w15:done="0"/>
  <w15:commentEx w15:paraId="626AB0B0" w15:done="0"/>
  <w15:commentEx w15:paraId="4C3AC72F" w15:done="0"/>
  <w15:commentEx w15:paraId="6E01700E" w15:done="0"/>
  <w15:commentEx w15:paraId="614FBC5C" w15:done="0"/>
  <w15:commentEx w15:paraId="4AF9ED03" w15:done="0"/>
  <w15:commentEx w15:paraId="3482ACA6" w15:done="0"/>
  <w15:commentEx w15:paraId="01620299" w15:paraIdParent="3482ACA6" w15:done="0"/>
  <w15:commentEx w15:paraId="0AFFE76A" w15:done="0"/>
  <w15:commentEx w15:paraId="7FD921E4" w15:paraIdParent="0AFFE76A" w15:done="0"/>
  <w15:commentEx w15:paraId="11F5A75E" w15:done="0"/>
  <w15:commentEx w15:paraId="1D01634A" w15:done="1"/>
  <w15:commentEx w15:paraId="399209F2" w15:done="0"/>
  <w15:commentEx w15:paraId="51388D6D" w15:done="0"/>
  <w15:commentEx w15:paraId="2D30E6ED" w15:paraIdParent="51388D6D" w15:done="0"/>
  <w15:commentEx w15:paraId="500CC2E7" w15:done="0"/>
  <w15:commentEx w15:paraId="070FD38F" w15:paraIdParent="500CC2E7" w15:done="0"/>
  <w15:commentEx w15:paraId="5BF61D04" w15:done="0"/>
  <w15:commentEx w15:paraId="7AEFC766" w15:done="0"/>
  <w15:commentEx w15:paraId="15266A97" w15:paraIdParent="7AEFC766" w15:done="0"/>
  <w15:commentEx w15:paraId="21151997" w15:done="0"/>
  <w15:commentEx w15:paraId="0344FFAF" w15:done="0"/>
  <w15:commentEx w15:paraId="51AA6E8C" w15:done="0"/>
  <w15:commentEx w15:paraId="355C366D" w15:done="1"/>
  <w15:commentEx w15:paraId="74700514" w15:done="0"/>
  <w15:commentEx w15:paraId="2B447524" w15:done="0"/>
  <w15:commentEx w15:paraId="4767AFC9" w15:done="0"/>
  <w15:commentEx w15:paraId="7C98D42C" w15:done="0"/>
  <w15:commentEx w15:paraId="5C6D2DD6" w15:paraIdParent="7C98D42C" w15:done="0"/>
  <w15:commentEx w15:paraId="59EDE5EC" w15:done="0"/>
  <w15:commentEx w15:paraId="51B7F5EB" w15:done="0"/>
  <w15:commentEx w15:paraId="1C948FCE" w15:done="0"/>
  <w15:commentEx w15:paraId="21F9B87C" w15:done="0"/>
  <w15:commentEx w15:paraId="4D9E909E" w15:done="0"/>
  <w15:commentEx w15:paraId="35C48601" w15:done="0"/>
  <w15:commentEx w15:paraId="325C22F1" w15:done="0"/>
  <w15:commentEx w15:paraId="7BCF503B" w15:done="0"/>
  <w15:commentEx w15:paraId="37CEE1E9" w15:done="0"/>
  <w15:commentEx w15:paraId="52A5953D" w15:done="0"/>
  <w15:commentEx w15:paraId="5DAF0794" w15:done="0"/>
  <w15:commentEx w15:paraId="10C9B590" w15:done="0"/>
  <w15:commentEx w15:paraId="6221CA89" w15:done="0"/>
  <w15:commentEx w15:paraId="7207ACD8" w15:done="0"/>
  <w15:commentEx w15:paraId="0A3866FA" w15:done="0"/>
  <w15:commentEx w15:paraId="1AF7201A" w15:done="0"/>
  <w15:commentEx w15:paraId="4F4C7A40" w15:done="0"/>
  <w15:commentEx w15:paraId="6B21BC93" w15:done="0"/>
  <w15:commentEx w15:paraId="413E3488" w15:done="0"/>
  <w15:commentEx w15:paraId="789DD525" w15:done="0"/>
  <w15:commentEx w15:paraId="1064B0DB" w15:done="0"/>
  <w15:commentEx w15:paraId="6D71063F" w15:done="0"/>
  <w15:commentEx w15:paraId="63F06E19" w15:done="0"/>
  <w15:commentEx w15:paraId="7A7AEB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8452E0" w16cex:dateUtc="2025-11-04T22:54:00Z"/>
  <w16cex:commentExtensible w16cex:durableId="27D56ADC" w16cex:dateUtc="2025-11-04T23:05:00Z"/>
  <w16cex:commentExtensible w16cex:durableId="3DD603C2" w16cex:dateUtc="2025-11-04T23:58:00Z"/>
  <w16cex:commentExtensible w16cex:durableId="2DA1F9E3" w16cex:dateUtc="2025-11-04T22:56:00Z"/>
  <w16cex:commentExtensible w16cex:durableId="5BC8BDF2" w16cex:dateUtc="2025-11-04T22:56:00Z"/>
  <w16cex:commentExtensible w16cex:durableId="04C3F77E" w16cex:dateUtc="2025-11-04T22:58:00Z"/>
  <w16cex:commentExtensible w16cex:durableId="1772CE31" w16cex:dateUtc="2025-11-05T00:09:00Z"/>
  <w16cex:commentExtensible w16cex:durableId="5C3B2F34" w16cex:dateUtc="2025-11-22T16:21:00Z"/>
  <w16cex:commentExtensible w16cex:durableId="42760E47" w16cex:dateUtc="2025-11-04T23:13:00Z"/>
  <w16cex:commentExtensible w16cex:durableId="2CD00F22" w16cex:dateUtc="2025-11-25T19:18:00Z"/>
  <w16cex:commentExtensible w16cex:durableId="2CD00F97" w16cex:dateUtc="2025-11-25T19:20:00Z"/>
  <w16cex:commentExtensible w16cex:durableId="1DF792F1" w16cex:dateUtc="2025-11-04T23:22:00Z"/>
  <w16cex:commentExtensible w16cex:durableId="2CD01163" w16cex:dateUtc="2025-11-25T19:28:00Z"/>
  <w16cex:commentExtensible w16cex:durableId="2CD0116F" w16cex:dateUtc="2025-11-25T19:28:00Z"/>
  <w16cex:commentExtensible w16cex:durableId="74881D8D" w16cex:dateUtc="2025-11-04T23:27:00Z"/>
  <w16cex:commentExtensible w16cex:durableId="04538A2F" w16cex:dateUtc="2025-11-04T23:27:00Z"/>
  <w16cex:commentExtensible w16cex:durableId="283CCD2A" w16cex:dateUtc="2025-11-04T23:30:00Z"/>
  <w16cex:commentExtensible w16cex:durableId="2CD01255" w16cex:dateUtc="2025-11-25T19:32:00Z"/>
  <w16cex:commentExtensible w16cex:durableId="7CF14BE9" w16cex:dateUtc="2025-11-04T23:31:00Z"/>
  <w16cex:commentExtensible w16cex:durableId="2CD01611" w16cex:dateUtc="2025-11-25T19:48:00Z"/>
  <w16cex:commentExtensible w16cex:durableId="56DEFA41" w16cex:dateUtc="2025-11-22T18:57:00Z"/>
  <w16cex:commentExtensible w16cex:durableId="28141882" w16cex:dateUtc="2025-11-04T23:51:00Z"/>
  <w16cex:commentExtensible w16cex:durableId="09C69556" w16cex:dateUtc="2025-11-22T18:43:00Z"/>
  <w16cex:commentExtensible w16cex:durableId="74D285C0" w16cex:dateUtc="2025-11-05T00:02:00Z"/>
  <w16cex:commentExtensible w16cex:durableId="4118AA38" w16cex:dateUtc="2025-11-10T19:00:00Z"/>
  <w16cex:commentExtensible w16cex:durableId="6B644007" w16cex:dateUtc="2025-11-10T18:52:00Z"/>
  <w16cex:commentExtensible w16cex:durableId="2A2F6A6B" w16cex:dateUtc="2025-11-04T23:49:00Z"/>
  <w16cex:commentExtensible w16cex:durableId="0A606C88" w16cex:dateUtc="2025-11-10T19:02:00Z"/>
  <w16cex:commentExtensible w16cex:durableId="4C4C13EC" w16cex:dateUtc="2025-11-22T18:52:00Z"/>
  <w16cex:commentExtensible w16cex:durableId="0703E247" w16cex:dateUtc="2025-11-05T00:04:00Z"/>
  <w16cex:commentExtensible w16cex:durableId="54FC1C6E" w16cex:dateUtc="2025-11-22T19:03:00Z"/>
  <w16cex:commentExtensible w16cex:durableId="2CD01640" w16cex:dateUtc="2025-11-25T19:49:00Z"/>
  <w16cex:commentExtensible w16cex:durableId="4B756FB1" w16cex:dateUtc="2025-11-05T00:02:00Z"/>
  <w16cex:commentExtensible w16cex:durableId="2CD0159C" w16cex:dateUtc="2025-11-25T19:46:00Z"/>
  <w16cex:commentExtensible w16cex:durableId="2CD01568" w16cex:dateUtc="2025-11-25T19:45:00Z"/>
  <w16cex:commentExtensible w16cex:durableId="192461EC" w16cex:dateUtc="2025-11-05T00:06:00Z"/>
  <w16cex:commentExtensible w16cex:durableId="6B7A8600" w16cex:dateUtc="2025-11-05T00:07:00Z"/>
  <w16cex:commentExtensible w16cex:durableId="09360DA6" w16cex:dateUtc="2025-11-05T00:20:00Z"/>
  <w16cex:commentExtensible w16cex:durableId="606B61CC" w16cex:dateUtc="2025-11-22T19:27:00Z"/>
  <w16cex:commentExtensible w16cex:durableId="2CD01530" w16cex:dateUtc="2025-11-25T19:44:00Z"/>
  <w16cex:commentExtensible w16cex:durableId="2CD01677" w16cex:dateUtc="2025-11-25T19:50:00Z"/>
  <w16cex:commentExtensible w16cex:durableId="2CD016AC" w16cex:dateUtc="2025-11-25T19:51:00Z"/>
  <w16cex:commentExtensible w16cex:durableId="2CD016DF" w16cex:dateUtc="2025-11-25T19:51:00Z"/>
  <w16cex:commentExtensible w16cex:durableId="2A841757" w16cex:dateUtc="2025-11-05T00:25:00Z"/>
  <w16cex:commentExtensible w16cex:durableId="4B34B456" w16cex:dateUtc="2025-11-22T19:37:00Z"/>
  <w16cex:commentExtensible w16cex:durableId="1C383334" w16cex:dateUtc="2025-11-22T20:02:00Z"/>
  <w16cex:commentExtensible w16cex:durableId="2CD017F3" w16cex:dateUtc="2025-11-25T19:56:00Z"/>
  <w16cex:commentExtensible w16cex:durableId="4585999C" w16cex:dateUtc="2025-11-22T20:05:00Z"/>
  <w16cex:commentExtensible w16cex:durableId="617A4147" w16cex:dateUtc="2025-11-22T20:06:00Z"/>
  <w16cex:commentExtensible w16cex:durableId="5DB013C0" w16cex:dateUtc="2025-11-22T20:06:00Z"/>
  <w16cex:commentExtensible w16cex:durableId="035E8FD5" w16cex:dateUtc="2025-11-22T20:22:00Z"/>
  <w16cex:commentExtensible w16cex:durableId="2A6A8BD1" w16cex:dateUtc="2025-11-22T20:23:00Z"/>
  <w16cex:commentExtensible w16cex:durableId="37BA8012" w16cex:dateUtc="2025-11-22T20:23:00Z"/>
  <w16cex:commentExtensible w16cex:durableId="4873AD58" w16cex:dateUtc="2025-11-22T20:23:00Z"/>
  <w16cex:commentExtensible w16cex:durableId="4795CEE1" w16cex:dateUtc="2025-11-22T20:29:00Z"/>
  <w16cex:commentExtensible w16cex:durableId="7E651AA0" w16cex:dateUtc="2025-11-22T20:26:00Z"/>
  <w16cex:commentExtensible w16cex:durableId="208525A8" w16cex:dateUtc="2025-11-22T20:26:00Z"/>
  <w16cex:commentExtensible w16cex:durableId="149B9684" w16cex:dateUtc="2025-11-22T20:26:00Z"/>
  <w16cex:commentExtensible w16cex:durableId="443A77AB" w16cex:dateUtc="2025-11-22T20:27:00Z"/>
  <w16cex:commentExtensible w16cex:durableId="7DA99ABC" w16cex:dateUtc="2025-11-22T20:28:00Z"/>
  <w16cex:commentExtensible w16cex:durableId="14372BE6" w16cex:dateUtc="2025-11-05T0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A43A59" w16cid:durableId="528452E0"/>
  <w16cid:commentId w16cid:paraId="492B80DB" w16cid:durableId="27D56ADC"/>
  <w16cid:commentId w16cid:paraId="04DB158E" w16cid:durableId="3DD603C2"/>
  <w16cid:commentId w16cid:paraId="3A56C558" w16cid:durableId="2DA1F9E3"/>
  <w16cid:commentId w16cid:paraId="27FAD54F" w16cid:durableId="5BC8BDF2"/>
  <w16cid:commentId w16cid:paraId="716B052F" w16cid:durableId="04C3F77E"/>
  <w16cid:commentId w16cid:paraId="542631AD" w16cid:durableId="1772CE31"/>
  <w16cid:commentId w16cid:paraId="38E989EB" w16cid:durableId="5C3B2F34"/>
  <w16cid:commentId w16cid:paraId="683295F4" w16cid:durableId="42760E47"/>
  <w16cid:commentId w16cid:paraId="626AB0B0" w16cid:durableId="2CD00F22"/>
  <w16cid:commentId w16cid:paraId="4C3AC72F" w16cid:durableId="2CD00F97"/>
  <w16cid:commentId w16cid:paraId="6E01700E" w16cid:durableId="1DF792F1"/>
  <w16cid:commentId w16cid:paraId="614FBC5C" w16cid:durableId="2CD01163"/>
  <w16cid:commentId w16cid:paraId="4AF9ED03" w16cid:durableId="2CD0116F"/>
  <w16cid:commentId w16cid:paraId="3482ACA6" w16cid:durableId="74881D8D"/>
  <w16cid:commentId w16cid:paraId="01620299" w16cid:durableId="04538A2F"/>
  <w16cid:commentId w16cid:paraId="0AFFE76A" w16cid:durableId="283CCD2A"/>
  <w16cid:commentId w16cid:paraId="7FD921E4" w16cid:durableId="2CD01255"/>
  <w16cid:commentId w16cid:paraId="11F5A75E" w16cid:durableId="7CF14BE9"/>
  <w16cid:commentId w16cid:paraId="1D01634A" w16cid:durableId="2CD01611"/>
  <w16cid:commentId w16cid:paraId="399209F2" w16cid:durableId="56DEFA41"/>
  <w16cid:commentId w16cid:paraId="51388D6D" w16cid:durableId="28141882"/>
  <w16cid:commentId w16cid:paraId="2D30E6ED" w16cid:durableId="09C69556"/>
  <w16cid:commentId w16cid:paraId="500CC2E7" w16cid:durableId="74D285C0"/>
  <w16cid:commentId w16cid:paraId="070FD38F" w16cid:durableId="4118AA38"/>
  <w16cid:commentId w16cid:paraId="5BF61D04" w16cid:durableId="6B644007"/>
  <w16cid:commentId w16cid:paraId="7AEFC766" w16cid:durableId="2A2F6A6B"/>
  <w16cid:commentId w16cid:paraId="15266A97" w16cid:durableId="0A606C88"/>
  <w16cid:commentId w16cid:paraId="21151997" w16cid:durableId="4C4C13EC"/>
  <w16cid:commentId w16cid:paraId="0344FFAF" w16cid:durableId="0703E247"/>
  <w16cid:commentId w16cid:paraId="51AA6E8C" w16cid:durableId="54FC1C6E"/>
  <w16cid:commentId w16cid:paraId="355C366D" w16cid:durableId="2CD01640"/>
  <w16cid:commentId w16cid:paraId="74700514" w16cid:durableId="4B756FB1"/>
  <w16cid:commentId w16cid:paraId="2B447524" w16cid:durableId="2CD0159C"/>
  <w16cid:commentId w16cid:paraId="4767AFC9" w16cid:durableId="2CD01568"/>
  <w16cid:commentId w16cid:paraId="7C98D42C" w16cid:durableId="192461EC"/>
  <w16cid:commentId w16cid:paraId="5C6D2DD6" w16cid:durableId="6B7A8600"/>
  <w16cid:commentId w16cid:paraId="59EDE5EC" w16cid:durableId="09360DA6"/>
  <w16cid:commentId w16cid:paraId="51B7F5EB" w16cid:durableId="606B61CC"/>
  <w16cid:commentId w16cid:paraId="1C948FCE" w16cid:durableId="2CD01530"/>
  <w16cid:commentId w16cid:paraId="21F9B87C" w16cid:durableId="2CD01677"/>
  <w16cid:commentId w16cid:paraId="4D9E909E" w16cid:durableId="2CD016AC"/>
  <w16cid:commentId w16cid:paraId="35C48601" w16cid:durableId="2CD016DF"/>
  <w16cid:commentId w16cid:paraId="325C22F1" w16cid:durableId="2A841757"/>
  <w16cid:commentId w16cid:paraId="7BCF503B" w16cid:durableId="4B34B456"/>
  <w16cid:commentId w16cid:paraId="37CEE1E9" w16cid:durableId="1C383334"/>
  <w16cid:commentId w16cid:paraId="52A5953D" w16cid:durableId="2CD017F3"/>
  <w16cid:commentId w16cid:paraId="5DAF0794" w16cid:durableId="4585999C"/>
  <w16cid:commentId w16cid:paraId="10C9B590" w16cid:durableId="617A4147"/>
  <w16cid:commentId w16cid:paraId="6221CA89" w16cid:durableId="5DB013C0"/>
  <w16cid:commentId w16cid:paraId="7207ACD8" w16cid:durableId="035E8FD5"/>
  <w16cid:commentId w16cid:paraId="0A3866FA" w16cid:durableId="2A6A8BD1"/>
  <w16cid:commentId w16cid:paraId="1AF7201A" w16cid:durableId="37BA8012"/>
  <w16cid:commentId w16cid:paraId="4F4C7A40" w16cid:durableId="4873AD58"/>
  <w16cid:commentId w16cid:paraId="6B21BC93" w16cid:durableId="4795CEE1"/>
  <w16cid:commentId w16cid:paraId="413E3488" w16cid:durableId="7E651AA0"/>
  <w16cid:commentId w16cid:paraId="789DD525" w16cid:durableId="208525A8"/>
  <w16cid:commentId w16cid:paraId="1064B0DB" w16cid:durableId="149B9684"/>
  <w16cid:commentId w16cid:paraId="6D71063F" w16cid:durableId="443A77AB"/>
  <w16cid:commentId w16cid:paraId="63F06E19" w16cid:durableId="7DA99ABC"/>
  <w16cid:commentId w16cid:paraId="7A7AEB5F" w16cid:durableId="14372B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559FC" w14:textId="77777777" w:rsidR="008269EE" w:rsidRDefault="008269EE">
      <w:pPr>
        <w:spacing w:line="240" w:lineRule="auto"/>
      </w:pPr>
      <w:r>
        <w:separator/>
      </w:r>
    </w:p>
  </w:endnote>
  <w:endnote w:type="continuationSeparator" w:id="0">
    <w:p w14:paraId="4BD2852A" w14:textId="77777777" w:rsidR="008269EE" w:rsidRDefault="008269EE">
      <w:pPr>
        <w:spacing w:line="240" w:lineRule="auto"/>
      </w:pPr>
      <w:r>
        <w:continuationSeparator/>
      </w:r>
    </w:p>
  </w:endnote>
  <w:endnote w:type="continuationNotice" w:id="1">
    <w:p w14:paraId="7934E0C9" w14:textId="77777777" w:rsidR="008269EE" w:rsidRDefault="008269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26C37BE-2C53-F248-9753-19B1A1069548}"/>
    <w:embedBold r:id="rId2" w:fontKey="{CE830263-329F-4D41-9452-43D8F6BCF35F}"/>
    <w:embedItalic r:id="rId3" w:fontKey="{F55FE96B-024C-1F49-91DB-F2C83B49C863}"/>
  </w:font>
  <w:font w:name="Symbol">
    <w:panose1 w:val="05050102010706020507"/>
    <w:charset w:val="02"/>
    <w:family w:val="decorative"/>
    <w:pitch w:val="variable"/>
    <w:sig w:usb0="00000000" w:usb1="10000000" w:usb2="00000000" w:usb3="00000000" w:csb0="80000000" w:csb1="00000000"/>
    <w:embedRegular r:id="rId4" w:fontKey="{CD7F4488-5B8F-D147-9055-7D6450F42F1A}"/>
  </w:font>
  <w:font w:name="Courier New">
    <w:panose1 w:val="02070309020205020404"/>
    <w:charset w:val="00"/>
    <w:family w:val="modern"/>
    <w:pitch w:val="fixed"/>
    <w:sig w:usb0="E0002AFF" w:usb1="C0007843" w:usb2="00000009" w:usb3="00000000" w:csb0="000001FF" w:csb1="00000000"/>
    <w:embedRegular r:id="rId5" w:fontKey="{9256A6AB-2C6A-104C-BB94-ABEC8AED87A4}"/>
  </w:font>
  <w:font w:name="Wingdings">
    <w:panose1 w:val="05000000000000000000"/>
    <w:charset w:val="4D"/>
    <w:family w:val="decorative"/>
    <w:pitch w:val="variable"/>
    <w:sig w:usb0="00000003" w:usb1="00000000" w:usb2="00000000" w:usb3="00000000" w:csb0="80000001" w:csb1="00000000"/>
    <w:embedRegular r:id="rId6" w:fontKey="{82A83DDD-CD5D-364A-80C9-7F80184A6684}"/>
  </w:font>
  <w:font w:name="Arial">
    <w:panose1 w:val="020B0604020202020204"/>
    <w:charset w:val="00"/>
    <w:family w:val="swiss"/>
    <w:pitch w:val="variable"/>
    <w:sig w:usb0="E0002AFF" w:usb1="C0007843" w:usb2="00000009" w:usb3="00000000" w:csb0="000001FF" w:csb1="00000000"/>
    <w:embedRegular r:id="rId7" w:fontKey="{9C820273-7539-9146-9C80-924D0F458D81}"/>
    <w:embedBold r:id="rId8" w:fontKey="{FBEB16C3-E4DE-1E43-BA49-7F7E8B405D25}"/>
    <w:embedItalic r:id="rId9" w:fontKey="{163DCDA3-D117-F74B-AF8A-04E4D9B8E662}"/>
  </w:font>
  <w:font w:name="Gungsuh">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embedRegular r:id="rId10" w:fontKey="{A9D54AE0-CE4A-B641-B36D-01FFE6A45F1F}"/>
    <w:embedItalic r:id="rId11" w:fontKey="{34EA1D78-966B-254D-AAE8-E6358FC08C8A}"/>
  </w:font>
  <w:font w:name="Calibri">
    <w:panose1 w:val="020F0502020204030204"/>
    <w:charset w:val="00"/>
    <w:family w:val="swiss"/>
    <w:pitch w:val="variable"/>
    <w:sig w:usb0="E0002AFF" w:usb1="C000247B" w:usb2="00000009" w:usb3="00000000" w:csb0="000001FF" w:csb1="00000000"/>
    <w:embedRegular r:id="rId12" w:fontKey="{86F2DF21-4DA8-B842-97DD-010044478E9C}"/>
  </w:font>
  <w:font w:name="Cambria">
    <w:panose1 w:val="02040503050406030204"/>
    <w:charset w:val="00"/>
    <w:family w:val="roman"/>
    <w:pitch w:val="variable"/>
    <w:sig w:usb0="E00002FF" w:usb1="400004FF" w:usb2="00000000" w:usb3="00000000" w:csb0="0000019F" w:csb1="00000000"/>
    <w:embedRegular r:id="rId13" w:fontKey="{47E965E7-029D-C349-98E3-1EC7506246E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492DE" w14:textId="77777777" w:rsidR="008269EE" w:rsidRDefault="008269EE">
      <w:pPr>
        <w:spacing w:line="240" w:lineRule="auto"/>
      </w:pPr>
      <w:r>
        <w:separator/>
      </w:r>
    </w:p>
  </w:footnote>
  <w:footnote w:type="continuationSeparator" w:id="0">
    <w:p w14:paraId="53C3597A" w14:textId="77777777" w:rsidR="008269EE" w:rsidRDefault="008269EE">
      <w:pPr>
        <w:spacing w:line="240" w:lineRule="auto"/>
      </w:pPr>
      <w:r>
        <w:continuationSeparator/>
      </w:r>
    </w:p>
  </w:footnote>
  <w:footnote w:type="continuationNotice" w:id="1">
    <w:p w14:paraId="7C330725" w14:textId="77777777" w:rsidR="008269EE" w:rsidRDefault="008269E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20393"/>
    <w:multiLevelType w:val="multilevel"/>
    <w:tmpl w:val="BC0C9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1E783B"/>
    <w:multiLevelType w:val="multilevel"/>
    <w:tmpl w:val="5F34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E2460D"/>
    <w:multiLevelType w:val="multilevel"/>
    <w:tmpl w:val="65FCC97A"/>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C3C597B"/>
    <w:multiLevelType w:val="hybridMultilevel"/>
    <w:tmpl w:val="31A031C6"/>
    <w:lvl w:ilvl="0" w:tplc="92E4D7EC">
      <w:start w:val="1"/>
      <w:numFmt w:val="low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924532817">
    <w:abstractNumId w:val="0"/>
  </w:num>
  <w:num w:numId="2" w16cid:durableId="540477743">
    <w:abstractNumId w:val="3"/>
  </w:num>
  <w:num w:numId="3" w16cid:durableId="1664892869">
    <w:abstractNumId w:val="1"/>
  </w:num>
  <w:num w:numId="4" w16cid:durableId="182611759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ana Pazmiño">
    <w15:presenceInfo w15:providerId="AD" w15:userId="S::dapazmino@usfq.edu.ec::c974a551-1350-4b08-9806-a4e1b4e531b8"/>
  </w15:person>
  <w15:person w15:author="Ryan Kelly">
    <w15:presenceInfo w15:providerId="AD" w15:userId="S::rpkelly@uw.edu::bdd078d1-2c18-4ae4-92e7-09a089cd5dac"/>
  </w15:person>
  <w15:person w15:author="Pedro Brandão">
    <w15:presenceInfo w15:providerId="Windows Live" w15:userId="a225a870ef539331"/>
  </w15:person>
  <w15:person w15:author="Diana Alexandra Pazmiño Jaramillo">
    <w15:presenceInfo w15:providerId="AD" w15:userId="S::dapazmino@usfq.edu.ec::c974a551-1350-4b08-9806-a4e1b4e531b8"/>
  </w15:person>
  <w15:person w15:author="Gledis Guri">
    <w15:presenceInfo w15:providerId="AD" w15:userId="S::gguri@uw.edu::83df82f3-47dd-4c7f-8014-681978acda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C18"/>
    <w:rsid w:val="00007104"/>
    <w:rsid w:val="00013D89"/>
    <w:rsid w:val="00021C5B"/>
    <w:rsid w:val="000254DB"/>
    <w:rsid w:val="00033174"/>
    <w:rsid w:val="00035B5E"/>
    <w:rsid w:val="00042A0D"/>
    <w:rsid w:val="00052943"/>
    <w:rsid w:val="00060A8D"/>
    <w:rsid w:val="000633A4"/>
    <w:rsid w:val="000657B3"/>
    <w:rsid w:val="000745BE"/>
    <w:rsid w:val="00074D4B"/>
    <w:rsid w:val="00091832"/>
    <w:rsid w:val="000A1965"/>
    <w:rsid w:val="000A6B8D"/>
    <w:rsid w:val="000B1DD3"/>
    <w:rsid w:val="000C3E54"/>
    <w:rsid w:val="000C3F4A"/>
    <w:rsid w:val="000C4431"/>
    <w:rsid w:val="000D3DF4"/>
    <w:rsid w:val="000D7270"/>
    <w:rsid w:val="000E52EB"/>
    <w:rsid w:val="000E5B6A"/>
    <w:rsid w:val="000F08FD"/>
    <w:rsid w:val="00104425"/>
    <w:rsid w:val="0012037D"/>
    <w:rsid w:val="001253DC"/>
    <w:rsid w:val="0014105C"/>
    <w:rsid w:val="00142520"/>
    <w:rsid w:val="00174F8D"/>
    <w:rsid w:val="00177FFE"/>
    <w:rsid w:val="001A462C"/>
    <w:rsid w:val="001E1165"/>
    <w:rsid w:val="001E2973"/>
    <w:rsid w:val="001E4857"/>
    <w:rsid w:val="001F418E"/>
    <w:rsid w:val="002013DB"/>
    <w:rsid w:val="00202C10"/>
    <w:rsid w:val="002156E5"/>
    <w:rsid w:val="0021595A"/>
    <w:rsid w:val="00215BEC"/>
    <w:rsid w:val="00220BBC"/>
    <w:rsid w:val="00222459"/>
    <w:rsid w:val="002233A6"/>
    <w:rsid w:val="00232CAD"/>
    <w:rsid w:val="00235567"/>
    <w:rsid w:val="00254ADA"/>
    <w:rsid w:val="0025501B"/>
    <w:rsid w:val="0025509F"/>
    <w:rsid w:val="00265372"/>
    <w:rsid w:val="00281EB2"/>
    <w:rsid w:val="00293553"/>
    <w:rsid w:val="002A09C8"/>
    <w:rsid w:val="002A1769"/>
    <w:rsid w:val="002B0EEA"/>
    <w:rsid w:val="002B4584"/>
    <w:rsid w:val="002D1E9C"/>
    <w:rsid w:val="002F1142"/>
    <w:rsid w:val="002F202E"/>
    <w:rsid w:val="002F289F"/>
    <w:rsid w:val="002F318D"/>
    <w:rsid w:val="00301EFE"/>
    <w:rsid w:val="00305CD6"/>
    <w:rsid w:val="0030645E"/>
    <w:rsid w:val="0031230F"/>
    <w:rsid w:val="003239D1"/>
    <w:rsid w:val="00325017"/>
    <w:rsid w:val="00344DE5"/>
    <w:rsid w:val="0035633F"/>
    <w:rsid w:val="0036183E"/>
    <w:rsid w:val="00371BA1"/>
    <w:rsid w:val="00390FE4"/>
    <w:rsid w:val="0039153D"/>
    <w:rsid w:val="00394D78"/>
    <w:rsid w:val="00395CB1"/>
    <w:rsid w:val="003B2BC9"/>
    <w:rsid w:val="003B3078"/>
    <w:rsid w:val="003C064D"/>
    <w:rsid w:val="003D1719"/>
    <w:rsid w:val="003E52B3"/>
    <w:rsid w:val="003E7888"/>
    <w:rsid w:val="003F5BB5"/>
    <w:rsid w:val="003F6DDB"/>
    <w:rsid w:val="0040042A"/>
    <w:rsid w:val="00403E0D"/>
    <w:rsid w:val="0040536C"/>
    <w:rsid w:val="004425B5"/>
    <w:rsid w:val="0044392B"/>
    <w:rsid w:val="00467792"/>
    <w:rsid w:val="00474501"/>
    <w:rsid w:val="00475AF3"/>
    <w:rsid w:val="00480529"/>
    <w:rsid w:val="004867B4"/>
    <w:rsid w:val="0049631D"/>
    <w:rsid w:val="00496D4B"/>
    <w:rsid w:val="00497DFF"/>
    <w:rsid w:val="004C19D6"/>
    <w:rsid w:val="004C457F"/>
    <w:rsid w:val="004E2461"/>
    <w:rsid w:val="004E75E6"/>
    <w:rsid w:val="004F7D06"/>
    <w:rsid w:val="00514DB3"/>
    <w:rsid w:val="00515A76"/>
    <w:rsid w:val="00527F3E"/>
    <w:rsid w:val="005369F6"/>
    <w:rsid w:val="00537F59"/>
    <w:rsid w:val="00540F61"/>
    <w:rsid w:val="00546E0A"/>
    <w:rsid w:val="00575253"/>
    <w:rsid w:val="00586129"/>
    <w:rsid w:val="005E0BBD"/>
    <w:rsid w:val="005E0D69"/>
    <w:rsid w:val="005E2F44"/>
    <w:rsid w:val="005F57DC"/>
    <w:rsid w:val="00600D47"/>
    <w:rsid w:val="00605E6C"/>
    <w:rsid w:val="006103A2"/>
    <w:rsid w:val="00610695"/>
    <w:rsid w:val="00612363"/>
    <w:rsid w:val="00613B8F"/>
    <w:rsid w:val="00667E1B"/>
    <w:rsid w:val="00671494"/>
    <w:rsid w:val="0067393B"/>
    <w:rsid w:val="006828C2"/>
    <w:rsid w:val="00693A3E"/>
    <w:rsid w:val="006974C4"/>
    <w:rsid w:val="006A3613"/>
    <w:rsid w:val="006B3E5A"/>
    <w:rsid w:val="006C64C3"/>
    <w:rsid w:val="006D0050"/>
    <w:rsid w:val="006D3E75"/>
    <w:rsid w:val="006D598D"/>
    <w:rsid w:val="006E0E0F"/>
    <w:rsid w:val="006F1B24"/>
    <w:rsid w:val="006F5002"/>
    <w:rsid w:val="0070725D"/>
    <w:rsid w:val="00711C7A"/>
    <w:rsid w:val="00722619"/>
    <w:rsid w:val="00722A6F"/>
    <w:rsid w:val="00722E81"/>
    <w:rsid w:val="007308D9"/>
    <w:rsid w:val="007328EB"/>
    <w:rsid w:val="00733686"/>
    <w:rsid w:val="0074753B"/>
    <w:rsid w:val="00772D6B"/>
    <w:rsid w:val="007A0799"/>
    <w:rsid w:val="007A4149"/>
    <w:rsid w:val="007B3689"/>
    <w:rsid w:val="007C5090"/>
    <w:rsid w:val="007C6192"/>
    <w:rsid w:val="007D0158"/>
    <w:rsid w:val="007D5868"/>
    <w:rsid w:val="007E3553"/>
    <w:rsid w:val="007F0B0E"/>
    <w:rsid w:val="007F30DB"/>
    <w:rsid w:val="00821A31"/>
    <w:rsid w:val="00822BD2"/>
    <w:rsid w:val="008269EE"/>
    <w:rsid w:val="008301CA"/>
    <w:rsid w:val="00842ECA"/>
    <w:rsid w:val="008452A3"/>
    <w:rsid w:val="008629C2"/>
    <w:rsid w:val="00874A50"/>
    <w:rsid w:val="008777FB"/>
    <w:rsid w:val="00884F01"/>
    <w:rsid w:val="00890B26"/>
    <w:rsid w:val="00895AF3"/>
    <w:rsid w:val="00896694"/>
    <w:rsid w:val="008F6E80"/>
    <w:rsid w:val="00915635"/>
    <w:rsid w:val="0091627E"/>
    <w:rsid w:val="009173D4"/>
    <w:rsid w:val="009403B4"/>
    <w:rsid w:val="00942A5D"/>
    <w:rsid w:val="00952B41"/>
    <w:rsid w:val="00954199"/>
    <w:rsid w:val="00961D26"/>
    <w:rsid w:val="0097558F"/>
    <w:rsid w:val="009F0476"/>
    <w:rsid w:val="00A02BA3"/>
    <w:rsid w:val="00A37F95"/>
    <w:rsid w:val="00A44E3E"/>
    <w:rsid w:val="00A522AB"/>
    <w:rsid w:val="00A53347"/>
    <w:rsid w:val="00A57722"/>
    <w:rsid w:val="00A57BC5"/>
    <w:rsid w:val="00A67464"/>
    <w:rsid w:val="00A674F7"/>
    <w:rsid w:val="00A70D3B"/>
    <w:rsid w:val="00A7518C"/>
    <w:rsid w:val="00A77BD3"/>
    <w:rsid w:val="00AA6702"/>
    <w:rsid w:val="00AA78D9"/>
    <w:rsid w:val="00AC3391"/>
    <w:rsid w:val="00AE582D"/>
    <w:rsid w:val="00AF5903"/>
    <w:rsid w:val="00AF6438"/>
    <w:rsid w:val="00B03764"/>
    <w:rsid w:val="00B077CF"/>
    <w:rsid w:val="00B078DE"/>
    <w:rsid w:val="00B10A63"/>
    <w:rsid w:val="00B17CD6"/>
    <w:rsid w:val="00B20C73"/>
    <w:rsid w:val="00B25F2E"/>
    <w:rsid w:val="00B275FA"/>
    <w:rsid w:val="00B3542E"/>
    <w:rsid w:val="00B37ED5"/>
    <w:rsid w:val="00B411B4"/>
    <w:rsid w:val="00B5107E"/>
    <w:rsid w:val="00B5592F"/>
    <w:rsid w:val="00B5699D"/>
    <w:rsid w:val="00B66218"/>
    <w:rsid w:val="00B674BF"/>
    <w:rsid w:val="00B73A0F"/>
    <w:rsid w:val="00B902D1"/>
    <w:rsid w:val="00BB6646"/>
    <w:rsid w:val="00BB664A"/>
    <w:rsid w:val="00BC3A8E"/>
    <w:rsid w:val="00BD7413"/>
    <w:rsid w:val="00C72468"/>
    <w:rsid w:val="00C73EBF"/>
    <w:rsid w:val="00C81699"/>
    <w:rsid w:val="00C8287D"/>
    <w:rsid w:val="00C87A5F"/>
    <w:rsid w:val="00CA06A2"/>
    <w:rsid w:val="00CA0EA6"/>
    <w:rsid w:val="00CA6081"/>
    <w:rsid w:val="00CB49CE"/>
    <w:rsid w:val="00CC55E0"/>
    <w:rsid w:val="00CE0054"/>
    <w:rsid w:val="00CF4EEF"/>
    <w:rsid w:val="00D05376"/>
    <w:rsid w:val="00D07130"/>
    <w:rsid w:val="00D1034F"/>
    <w:rsid w:val="00D2507A"/>
    <w:rsid w:val="00D27E3E"/>
    <w:rsid w:val="00D32CB1"/>
    <w:rsid w:val="00D4634B"/>
    <w:rsid w:val="00D737E5"/>
    <w:rsid w:val="00D90CF0"/>
    <w:rsid w:val="00DA1C42"/>
    <w:rsid w:val="00DA434F"/>
    <w:rsid w:val="00DC1A23"/>
    <w:rsid w:val="00DC20EC"/>
    <w:rsid w:val="00DE16D6"/>
    <w:rsid w:val="00DE1D13"/>
    <w:rsid w:val="00DF1A3C"/>
    <w:rsid w:val="00DF644E"/>
    <w:rsid w:val="00E06546"/>
    <w:rsid w:val="00E275AD"/>
    <w:rsid w:val="00E332CF"/>
    <w:rsid w:val="00E7270E"/>
    <w:rsid w:val="00E777D0"/>
    <w:rsid w:val="00E851FF"/>
    <w:rsid w:val="00E9768E"/>
    <w:rsid w:val="00E97EBE"/>
    <w:rsid w:val="00EA0C3B"/>
    <w:rsid w:val="00EA3346"/>
    <w:rsid w:val="00EA3DA2"/>
    <w:rsid w:val="00EB5D97"/>
    <w:rsid w:val="00EB6A50"/>
    <w:rsid w:val="00ED1296"/>
    <w:rsid w:val="00ED3C9A"/>
    <w:rsid w:val="00EE4E0F"/>
    <w:rsid w:val="00EF2171"/>
    <w:rsid w:val="00F008E2"/>
    <w:rsid w:val="00F0103C"/>
    <w:rsid w:val="00F04B06"/>
    <w:rsid w:val="00F13CB1"/>
    <w:rsid w:val="00F14503"/>
    <w:rsid w:val="00F21D09"/>
    <w:rsid w:val="00F25EFF"/>
    <w:rsid w:val="00F33854"/>
    <w:rsid w:val="00F35227"/>
    <w:rsid w:val="00F3703A"/>
    <w:rsid w:val="00F44ABF"/>
    <w:rsid w:val="00F459E6"/>
    <w:rsid w:val="00F51A8B"/>
    <w:rsid w:val="00F570AF"/>
    <w:rsid w:val="00F61626"/>
    <w:rsid w:val="00F6226B"/>
    <w:rsid w:val="00F65C18"/>
    <w:rsid w:val="00F71DDD"/>
    <w:rsid w:val="00FA2516"/>
    <w:rsid w:val="00FA3F9C"/>
    <w:rsid w:val="00FA55DC"/>
    <w:rsid w:val="00FB10B7"/>
    <w:rsid w:val="00FB4E12"/>
    <w:rsid w:val="00FC4B8D"/>
    <w:rsid w:val="00FE36E2"/>
    <w:rsid w:val="00FE681B"/>
    <w:rsid w:val="00FF2063"/>
    <w:rsid w:val="00FF41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390B2"/>
  <w15:docId w15:val="{5A957F05-02A7-4623-8E8F-3D9F0B676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de-DE" w:bidi="ar-SA"/>
      </w:rPr>
    </w:rPrDefault>
    <w:pPrDefault>
      <w:pPr>
        <w:spacing w:after="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3703A"/>
    <w:rPr>
      <w:b/>
      <w:bCs/>
    </w:rPr>
  </w:style>
  <w:style w:type="character" w:customStyle="1" w:styleId="CommentSubjectChar">
    <w:name w:val="Comment Subject Char"/>
    <w:basedOn w:val="CommentTextChar"/>
    <w:link w:val="CommentSubject"/>
    <w:uiPriority w:val="99"/>
    <w:semiHidden/>
    <w:rsid w:val="00F3703A"/>
    <w:rPr>
      <w:b/>
      <w:bCs/>
      <w:sz w:val="20"/>
      <w:szCs w:val="20"/>
    </w:rPr>
  </w:style>
  <w:style w:type="character" w:styleId="Strong">
    <w:name w:val="Strong"/>
    <w:basedOn w:val="DefaultParagraphFont"/>
    <w:uiPriority w:val="22"/>
    <w:qFormat/>
    <w:rsid w:val="006D3E75"/>
    <w:rPr>
      <w:b/>
      <w:bCs/>
    </w:rPr>
  </w:style>
  <w:style w:type="paragraph" w:styleId="NoSpacing">
    <w:name w:val="No Spacing"/>
    <w:uiPriority w:val="1"/>
    <w:qFormat/>
    <w:rsid w:val="003239D1"/>
    <w:pPr>
      <w:spacing w:line="240" w:lineRule="auto"/>
    </w:pPr>
  </w:style>
  <w:style w:type="table" w:styleId="TableGrid">
    <w:name w:val="Table Grid"/>
    <w:basedOn w:val="TableNormal"/>
    <w:uiPriority w:val="39"/>
    <w:rsid w:val="00961D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2BD2"/>
    <w:pPr>
      <w:ind w:left="720"/>
      <w:contextualSpacing/>
    </w:pPr>
  </w:style>
  <w:style w:type="paragraph" w:styleId="NormalWeb">
    <w:name w:val="Normal (Web)"/>
    <w:basedOn w:val="Normal"/>
    <w:uiPriority w:val="99"/>
    <w:unhideWhenUsed/>
    <w:rsid w:val="00722A6F"/>
    <w:pPr>
      <w:spacing w:before="100" w:beforeAutospacing="1" w:after="100" w:afterAutospacing="1" w:line="240" w:lineRule="auto"/>
    </w:pPr>
    <w:rPr>
      <w:rFonts w:ascii="Times New Roman" w:eastAsia="Times New Roman" w:hAnsi="Times New Roman" w:cs="Times New Roman"/>
      <w:sz w:val="24"/>
      <w:szCs w:val="24"/>
      <w:lang w:val="de-DE"/>
    </w:rPr>
  </w:style>
  <w:style w:type="character" w:customStyle="1" w:styleId="katex-mathml">
    <w:name w:val="katex-mathml"/>
    <w:basedOn w:val="DefaultParagraphFont"/>
    <w:rsid w:val="00722A6F"/>
  </w:style>
  <w:style w:type="character" w:customStyle="1" w:styleId="mord">
    <w:name w:val="mord"/>
    <w:basedOn w:val="DefaultParagraphFont"/>
    <w:rsid w:val="00722A6F"/>
  </w:style>
  <w:style w:type="character" w:customStyle="1" w:styleId="vlist-s">
    <w:name w:val="vlist-s"/>
    <w:basedOn w:val="DefaultParagraphFont"/>
    <w:rsid w:val="00722A6F"/>
  </w:style>
  <w:style w:type="character" w:styleId="Hyperlink">
    <w:name w:val="Hyperlink"/>
    <w:basedOn w:val="DefaultParagraphFont"/>
    <w:uiPriority w:val="99"/>
    <w:unhideWhenUsed/>
    <w:rsid w:val="00D1034F"/>
    <w:rPr>
      <w:color w:val="0000FF" w:themeColor="hyperlink"/>
      <w:u w:val="single"/>
    </w:rPr>
  </w:style>
  <w:style w:type="character" w:styleId="UnresolvedMention">
    <w:name w:val="Unresolved Mention"/>
    <w:basedOn w:val="DefaultParagraphFont"/>
    <w:uiPriority w:val="99"/>
    <w:semiHidden/>
    <w:unhideWhenUsed/>
    <w:rsid w:val="00D1034F"/>
    <w:rPr>
      <w:color w:val="605E5C"/>
      <w:shd w:val="clear" w:color="auto" w:fill="E1DFDD"/>
    </w:rPr>
  </w:style>
  <w:style w:type="paragraph" w:styleId="Revision">
    <w:name w:val="Revision"/>
    <w:hidden/>
    <w:uiPriority w:val="99"/>
    <w:semiHidden/>
    <w:rsid w:val="00BD7413"/>
    <w:pPr>
      <w:spacing w:after="0" w:line="240" w:lineRule="auto"/>
      <w:jc w:val="left"/>
    </w:pPr>
  </w:style>
  <w:style w:type="paragraph" w:styleId="Header">
    <w:name w:val="header"/>
    <w:basedOn w:val="Normal"/>
    <w:link w:val="HeaderChar"/>
    <w:uiPriority w:val="99"/>
    <w:unhideWhenUsed/>
    <w:rsid w:val="00DF1A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A3C"/>
  </w:style>
  <w:style w:type="paragraph" w:styleId="Footer">
    <w:name w:val="footer"/>
    <w:basedOn w:val="Normal"/>
    <w:link w:val="FooterChar"/>
    <w:uiPriority w:val="99"/>
    <w:unhideWhenUsed/>
    <w:rsid w:val="00DF1A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A3C"/>
  </w:style>
  <w:style w:type="character" w:styleId="Mention">
    <w:name w:val="Mention"/>
    <w:basedOn w:val="DefaultParagraphFont"/>
    <w:uiPriority w:val="99"/>
    <w:unhideWhenUsed/>
    <w:rsid w:val="00497DFF"/>
    <w:rPr>
      <w:color w:val="2B579A"/>
      <w:shd w:val="clear" w:color="auto" w:fill="E1DFDD"/>
    </w:rPr>
  </w:style>
  <w:style w:type="character" w:styleId="PlaceholderText">
    <w:name w:val="Placeholder Text"/>
    <w:basedOn w:val="DefaultParagraphFont"/>
    <w:uiPriority w:val="99"/>
    <w:semiHidden/>
    <w:rsid w:val="00305C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272137">
      <w:bodyDiv w:val="1"/>
      <w:marLeft w:val="0"/>
      <w:marRight w:val="0"/>
      <w:marTop w:val="0"/>
      <w:marBottom w:val="0"/>
      <w:divBdr>
        <w:top w:val="none" w:sz="0" w:space="0" w:color="auto"/>
        <w:left w:val="none" w:sz="0" w:space="0" w:color="auto"/>
        <w:bottom w:val="none" w:sz="0" w:space="0" w:color="auto"/>
        <w:right w:val="none" w:sz="0" w:space="0" w:color="auto"/>
      </w:divBdr>
    </w:div>
    <w:div w:id="1170409602">
      <w:bodyDiv w:val="1"/>
      <w:marLeft w:val="0"/>
      <w:marRight w:val="0"/>
      <w:marTop w:val="0"/>
      <w:marBottom w:val="0"/>
      <w:divBdr>
        <w:top w:val="none" w:sz="0" w:space="0" w:color="auto"/>
        <w:left w:val="none" w:sz="0" w:space="0" w:color="auto"/>
        <w:bottom w:val="none" w:sz="0" w:space="0" w:color="auto"/>
        <w:right w:val="none" w:sz="0" w:space="0" w:color="auto"/>
      </w:divBdr>
    </w:div>
    <w:div w:id="1416243056">
      <w:bodyDiv w:val="1"/>
      <w:marLeft w:val="0"/>
      <w:marRight w:val="0"/>
      <w:marTop w:val="0"/>
      <w:marBottom w:val="0"/>
      <w:divBdr>
        <w:top w:val="none" w:sz="0" w:space="0" w:color="auto"/>
        <w:left w:val="none" w:sz="0" w:space="0" w:color="auto"/>
        <w:bottom w:val="none" w:sz="0" w:space="0" w:color="auto"/>
        <w:right w:val="none" w:sz="0" w:space="0" w:color="auto"/>
      </w:divBdr>
    </w:div>
    <w:div w:id="1547788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hyperlink" Target="https://doi.org/10.1016/j.marpolbul.2023.115105" TargetMode="External"/><Relationship Id="rId39" Type="http://schemas.openxmlformats.org/officeDocument/2006/relationships/hyperlink" Target="https://doi.org/10.1111/gcb.16264" TargetMode="External"/><Relationship Id="rId21" Type="http://schemas.openxmlformats.org/officeDocument/2006/relationships/hyperlink" Target="https://doi.org/10.1111/1365-2664.12024" TargetMode="External"/><Relationship Id="rId34" Type="http://schemas.openxmlformats.org/officeDocument/2006/relationships/hyperlink" Target="https://doi.org/10.1098/rsbl.2020.0810" TargetMode="External"/><Relationship Id="rId42" Type="http://schemas.openxmlformats.org/officeDocument/2006/relationships/hyperlink" Target="https://doi.org/10.7717/peerj.3044" TargetMode="External"/><Relationship Id="rId47" Type="http://schemas.openxmlformats.org/officeDocument/2006/relationships/hyperlink" Target="https://www.frontiersin.org/journals/marine-science/articles/10.3389/fmars.2024.1372889" TargetMode="External"/><Relationship Id="rId50" Type="http://schemas.openxmlformats.org/officeDocument/2006/relationships/hyperlink" Target="https://doi.org/10.1111/1365-2435.14172" TargetMode="External"/><Relationship Id="rId55"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tiff"/><Relationship Id="rId29" Type="http://schemas.openxmlformats.org/officeDocument/2006/relationships/hyperlink" Target="https://doi.org/10.1371/journal.pone.0245314" TargetMode="External"/><Relationship Id="rId11" Type="http://schemas.openxmlformats.org/officeDocument/2006/relationships/comments" Target="comments.xml"/><Relationship Id="rId24" Type="http://schemas.openxmlformats.org/officeDocument/2006/relationships/hyperlink" Target="https://doi.org/10.1038/s41598-025-12916-5" TargetMode="External"/><Relationship Id="rId32" Type="http://schemas.openxmlformats.org/officeDocument/2006/relationships/hyperlink" Target="https://www.frontiersin.org/journals/marine-science/articles/10.3389/fmars.2023.1219993" TargetMode="External"/><Relationship Id="rId37" Type="http://schemas.openxmlformats.org/officeDocument/2006/relationships/hyperlink" Target="https://doi.org/10.7717/peerj.4521" TargetMode="External"/><Relationship Id="rId40" Type="http://schemas.openxmlformats.org/officeDocument/2006/relationships/hyperlink" Target="https://doi.org/10.1111/gcb.16264" TargetMode="External"/><Relationship Id="rId45" Type="http://schemas.openxmlformats.org/officeDocument/2006/relationships/hyperlink" Target="https://doi.org/10.1139/cjfas-2021-0216" TargetMode="External"/><Relationship Id="rId53" Type="http://schemas.openxmlformats.org/officeDocument/2006/relationships/hyperlink" Target="https://doi.org/10.1111/jfb.13222" TargetMode="External"/><Relationship Id="rId5" Type="http://schemas.openxmlformats.org/officeDocument/2006/relationships/numbering" Target="numbering.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doi.org/10.1007/s10531-020-01980-0" TargetMode="External"/><Relationship Id="rId27" Type="http://schemas.openxmlformats.org/officeDocument/2006/relationships/hyperlink" Target="https://www.frontiersin.org/journals/marine-science/articles/10.3389/fmars.2020.00552" TargetMode="External"/><Relationship Id="rId30" Type="http://schemas.openxmlformats.org/officeDocument/2006/relationships/hyperlink" Target="https://www.frontiersin.org/journals/marine-science/articles/10.3389/fmars.2022.1004410" TargetMode="External"/><Relationship Id="rId35" Type="http://schemas.openxmlformats.org/officeDocument/2006/relationships/hyperlink" Target="https://doi.org/10.1101/2025.06.13.659655" TargetMode="External"/><Relationship Id="rId43" Type="http://schemas.openxmlformats.org/officeDocument/2006/relationships/hyperlink" Target="https://doi.org/10.7717/peerj.3044" TargetMode="External"/><Relationship Id="rId48" Type="http://schemas.openxmlformats.org/officeDocument/2006/relationships/hyperlink" Target="https://www.frontiersin.org/journals/photobiology/articles/10.3389/fphbi.2023.1284620"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frontiersin.org/journals/genetics/articles/10.3389/fgene.2022.957251"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yperlink" Target="https://doi.org/10.1002/lol2.10213" TargetMode="External"/><Relationship Id="rId33" Type="http://schemas.openxmlformats.org/officeDocument/2006/relationships/hyperlink" Target="https://doi.org/10.1038/s42003-022-03472-z" TargetMode="External"/><Relationship Id="rId38" Type="http://schemas.openxmlformats.org/officeDocument/2006/relationships/hyperlink" Target="https://doi.org/10.1038/s41598-021-93859-5" TargetMode="External"/><Relationship Id="rId46" Type="http://schemas.openxmlformats.org/officeDocument/2006/relationships/hyperlink" Target="https://doi.org/10.1016/j.jgg.2021.03.006" TargetMode="External"/><Relationship Id="rId20" Type="http://schemas.openxmlformats.org/officeDocument/2006/relationships/hyperlink" Target="https://doi.org/10.1111/1365-2664.12024" TargetMode="External"/><Relationship Id="rId41" Type="http://schemas.openxmlformats.org/officeDocument/2006/relationships/hyperlink" Target="https://doi.org/10.1007/s12562-018-1282-6"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jpg"/><Relationship Id="rId23" Type="http://schemas.openxmlformats.org/officeDocument/2006/relationships/hyperlink" Target="https://doi.org/10.1016/j.scitotenv.2016.10.037" TargetMode="External"/><Relationship Id="rId28" Type="http://schemas.openxmlformats.org/officeDocument/2006/relationships/hyperlink" Target="https://doi.org/10.1016/j.scitotenv.2021.151666" TargetMode="External"/><Relationship Id="rId36" Type="http://schemas.openxmlformats.org/officeDocument/2006/relationships/hyperlink" Target="https://doi.org/10.7717/peerj.4521" TargetMode="External"/><Relationship Id="rId49" Type="http://schemas.openxmlformats.org/officeDocument/2006/relationships/hyperlink" Target="https://doi.org/10.1111/1365-2435.14172" TargetMode="External"/><Relationship Id="rId57" Type="http://schemas.microsoft.com/office/2019/05/relationships/documenttasks" Target="documenttasks/documenttasks1.xml"/><Relationship Id="rId10" Type="http://schemas.openxmlformats.org/officeDocument/2006/relationships/endnotes" Target="endnotes.xml"/><Relationship Id="rId31" Type="http://schemas.openxmlformats.org/officeDocument/2006/relationships/hyperlink" Target="https://www.frontiersin.org/journals/ecology-and-evolution/articles/10.3389/fevo.2021.574877" TargetMode="External"/><Relationship Id="rId44" Type="http://schemas.openxmlformats.org/officeDocument/2006/relationships/hyperlink" Target="https://cran.r-project.org/package=vegan" TargetMode="External"/><Relationship Id="rId52" Type="http://schemas.openxmlformats.org/officeDocument/2006/relationships/hyperlink" Target="https://doi.org/10.1002/edn3.7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ocumenttasks/documenttasks1.xml><?xml version="1.0" encoding="utf-8"?>
<t:Tasks xmlns:t="http://schemas.microsoft.com/office/tasks/2019/documenttasks" xmlns:oel="http://schemas.microsoft.com/office/2019/extlst">
  <t:Task id="{0F21128D-FF89-9B4A-AC59-9026E272EE3A}">
    <t:Anchor>
      <t:Comment id="751834472"/>
    </t:Anchor>
    <t:History>
      <t:Event id="{138F8B8C-0AC7-644E-9458-DD0178977CCC}" time="2025-11-25T19:45:44.091Z">
        <t:Attribution userId="S::rpkelly@uw.edu::bdd078d1-2c18-4ae4-92e7-09a089cd5dac" userProvider="AD" userName="Ryan Kelly"/>
        <t:Anchor>
          <t:Comment id="751834472"/>
        </t:Anchor>
        <t:Create/>
      </t:Event>
      <t:Event id="{D65E1757-50D6-794E-B828-A5D5FFB3EA52}" time="2025-11-25T19:45:44.091Z">
        <t:Attribution userId="S::rpkelly@uw.edu::bdd078d1-2c18-4ae4-92e7-09a089cd5dac" userProvider="AD" userName="Ryan Kelly"/>
        <t:Anchor>
          <t:Comment id="751834472"/>
        </t:Anchor>
        <t:Assign userId="S::gguri@uw.edu::83df82f3-47dd-4c7f-8014-681978acda03" userProvider="AD" userName="Gledis Guri"/>
      </t:Event>
      <t:Event id="{804E1590-092F-4248-8034-8286400A055B}" time="2025-11-25T19:45:44.091Z">
        <t:Attribution userId="S::rpkelly@uw.edu::bdd078d1-2c18-4ae4-92e7-09a089cd5dac" userProvider="AD" userName="Ryan Kelly"/>
        <t:Anchor>
          <t:Comment id="751834472"/>
        </t:Anchor>
        <t:SetTitle title="@Gledis Guri I think I need you for the recalculation of these species-specific effects. In a way that is not subject to the small-number ratio problem that results in these very high number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76a77d8058313911f27d1a17d86c73df">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821145da705d66ea95b53f6de57e6747"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12C527-6371-4617-8D6A-AD283EA7CD4B}">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2.xml><?xml version="1.0" encoding="utf-8"?>
<ds:datastoreItem xmlns:ds="http://schemas.openxmlformats.org/officeDocument/2006/customXml" ds:itemID="{B8B5D0BA-2BCF-C443-86DD-096EB6F3064A}">
  <ds:schemaRefs>
    <ds:schemaRef ds:uri="http://schemas.openxmlformats.org/officeDocument/2006/bibliography"/>
  </ds:schemaRefs>
</ds:datastoreItem>
</file>

<file path=customXml/itemProps3.xml><?xml version="1.0" encoding="utf-8"?>
<ds:datastoreItem xmlns:ds="http://schemas.openxmlformats.org/officeDocument/2006/customXml" ds:itemID="{D299AE00-F18C-471B-980A-918242AB17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B7A788-A255-47BA-B859-B345D0944C4E}">
  <ds:schemaRefs>
    <ds:schemaRef ds:uri="http://schemas.microsoft.com/sharepoint/v3/contenttype/forms"/>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141</TotalTime>
  <Pages>45</Pages>
  <Words>10941</Words>
  <Characters>62370</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73165</CharactersWithSpaces>
  <SharedDoc>false</SharedDoc>
  <HLinks>
    <vt:vector size="282" baseType="variant">
      <vt:variant>
        <vt:i4>5963857</vt:i4>
      </vt:variant>
      <vt:variant>
        <vt:i4>138</vt:i4>
      </vt:variant>
      <vt:variant>
        <vt:i4>0</vt:i4>
      </vt:variant>
      <vt:variant>
        <vt:i4>5</vt:i4>
      </vt:variant>
      <vt:variant>
        <vt:lpwstr>https://doi.org/10.1111/jfb.13222</vt:lpwstr>
      </vt:variant>
      <vt:variant>
        <vt:lpwstr/>
      </vt:variant>
      <vt:variant>
        <vt:i4>7536765</vt:i4>
      </vt:variant>
      <vt:variant>
        <vt:i4>135</vt:i4>
      </vt:variant>
      <vt:variant>
        <vt:i4>0</vt:i4>
      </vt:variant>
      <vt:variant>
        <vt:i4>5</vt:i4>
      </vt:variant>
      <vt:variant>
        <vt:lpwstr>https://doi.org/10.1002/edn3.72</vt:lpwstr>
      </vt:variant>
      <vt:variant>
        <vt:lpwstr/>
      </vt:variant>
      <vt:variant>
        <vt:i4>262227</vt:i4>
      </vt:variant>
      <vt:variant>
        <vt:i4>132</vt:i4>
      </vt:variant>
      <vt:variant>
        <vt:i4>0</vt:i4>
      </vt:variant>
      <vt:variant>
        <vt:i4>5</vt:i4>
      </vt:variant>
      <vt:variant>
        <vt:lpwstr>https://www.frontiersin.org/journals/genetics/articles/10.3389/fgene.2022.957251</vt:lpwstr>
      </vt:variant>
      <vt:variant>
        <vt:lpwstr/>
      </vt:variant>
      <vt:variant>
        <vt:i4>2424937</vt:i4>
      </vt:variant>
      <vt:variant>
        <vt:i4>129</vt:i4>
      </vt:variant>
      <vt:variant>
        <vt:i4>0</vt:i4>
      </vt:variant>
      <vt:variant>
        <vt:i4>5</vt:i4>
      </vt:variant>
      <vt:variant>
        <vt:lpwstr>https://doi.org/10.2307/1541210</vt:lpwstr>
      </vt:variant>
      <vt:variant>
        <vt:lpwstr/>
      </vt:variant>
      <vt:variant>
        <vt:i4>7667829</vt:i4>
      </vt:variant>
      <vt:variant>
        <vt:i4>126</vt:i4>
      </vt:variant>
      <vt:variant>
        <vt:i4>0</vt:i4>
      </vt:variant>
      <vt:variant>
        <vt:i4>5</vt:i4>
      </vt:variant>
      <vt:variant>
        <vt:lpwstr>https://doi.org/10.1002/edn3.70187</vt:lpwstr>
      </vt:variant>
      <vt:variant>
        <vt:lpwstr/>
      </vt:variant>
      <vt:variant>
        <vt:i4>7667829</vt:i4>
      </vt:variant>
      <vt:variant>
        <vt:i4>123</vt:i4>
      </vt:variant>
      <vt:variant>
        <vt:i4>0</vt:i4>
      </vt:variant>
      <vt:variant>
        <vt:i4>5</vt:i4>
      </vt:variant>
      <vt:variant>
        <vt:lpwstr>https://doi.org/10.1002/edn3.70187</vt:lpwstr>
      </vt:variant>
      <vt:variant>
        <vt:lpwstr/>
      </vt:variant>
      <vt:variant>
        <vt:i4>5505097</vt:i4>
      </vt:variant>
      <vt:variant>
        <vt:i4>120</vt:i4>
      </vt:variant>
      <vt:variant>
        <vt:i4>0</vt:i4>
      </vt:variant>
      <vt:variant>
        <vt:i4>5</vt:i4>
      </vt:variant>
      <vt:variant>
        <vt:lpwstr>https://doi.org/10.1085/jgp.43.2.285</vt:lpwstr>
      </vt:variant>
      <vt:variant>
        <vt:lpwstr/>
      </vt:variant>
      <vt:variant>
        <vt:i4>3670129</vt:i4>
      </vt:variant>
      <vt:variant>
        <vt:i4>117</vt:i4>
      </vt:variant>
      <vt:variant>
        <vt:i4>0</vt:i4>
      </vt:variant>
      <vt:variant>
        <vt:i4>5</vt:i4>
      </vt:variant>
      <vt:variant>
        <vt:lpwstr>https://doi.org/10.1111/1365-2435.14172</vt:lpwstr>
      </vt:variant>
      <vt:variant>
        <vt:lpwstr/>
      </vt:variant>
      <vt:variant>
        <vt:i4>3670129</vt:i4>
      </vt:variant>
      <vt:variant>
        <vt:i4>114</vt:i4>
      </vt:variant>
      <vt:variant>
        <vt:i4>0</vt:i4>
      </vt:variant>
      <vt:variant>
        <vt:i4>5</vt:i4>
      </vt:variant>
      <vt:variant>
        <vt:lpwstr>https://doi.org/10.1111/1365-2435.14172</vt:lpwstr>
      </vt:variant>
      <vt:variant>
        <vt:lpwstr/>
      </vt:variant>
      <vt:variant>
        <vt:i4>720976</vt:i4>
      </vt:variant>
      <vt:variant>
        <vt:i4>111</vt:i4>
      </vt:variant>
      <vt:variant>
        <vt:i4>0</vt:i4>
      </vt:variant>
      <vt:variant>
        <vt:i4>5</vt:i4>
      </vt:variant>
      <vt:variant>
        <vt:lpwstr>https://www.frontiersin.org/journals/photobiology/articles/10.3389/fphbi.2023.1284620</vt:lpwstr>
      </vt:variant>
      <vt:variant>
        <vt:lpwstr/>
      </vt:variant>
      <vt:variant>
        <vt:i4>4063264</vt:i4>
      </vt:variant>
      <vt:variant>
        <vt:i4>108</vt:i4>
      </vt:variant>
      <vt:variant>
        <vt:i4>0</vt:i4>
      </vt:variant>
      <vt:variant>
        <vt:i4>5</vt:i4>
      </vt:variant>
      <vt:variant>
        <vt:lpwstr>https://www.frontiersin.org/journals/marine-science/articles/10.3389/fmars.2024.1372889</vt:lpwstr>
      </vt:variant>
      <vt:variant>
        <vt:lpwstr/>
      </vt:variant>
      <vt:variant>
        <vt:i4>2883647</vt:i4>
      </vt:variant>
      <vt:variant>
        <vt:i4>105</vt:i4>
      </vt:variant>
      <vt:variant>
        <vt:i4>0</vt:i4>
      </vt:variant>
      <vt:variant>
        <vt:i4>5</vt:i4>
      </vt:variant>
      <vt:variant>
        <vt:lpwstr>https://doi.org/10.3389/fmars.2025.1613001</vt:lpwstr>
      </vt:variant>
      <vt:variant>
        <vt:lpwstr/>
      </vt:variant>
      <vt:variant>
        <vt:i4>5898262</vt:i4>
      </vt:variant>
      <vt:variant>
        <vt:i4>102</vt:i4>
      </vt:variant>
      <vt:variant>
        <vt:i4>0</vt:i4>
      </vt:variant>
      <vt:variant>
        <vt:i4>5</vt:i4>
      </vt:variant>
      <vt:variant>
        <vt:lpwstr>https://doi.org/10.1016/j.jgg.2021.03.006</vt:lpwstr>
      </vt:variant>
      <vt:variant>
        <vt:lpwstr/>
      </vt:variant>
      <vt:variant>
        <vt:i4>3539003</vt:i4>
      </vt:variant>
      <vt:variant>
        <vt:i4>99</vt:i4>
      </vt:variant>
      <vt:variant>
        <vt:i4>0</vt:i4>
      </vt:variant>
      <vt:variant>
        <vt:i4>5</vt:i4>
      </vt:variant>
      <vt:variant>
        <vt:lpwstr>https://doi.org/10.1139/cjfas-2021-0216</vt:lpwstr>
      </vt:variant>
      <vt:variant>
        <vt:lpwstr/>
      </vt:variant>
      <vt:variant>
        <vt:i4>2097277</vt:i4>
      </vt:variant>
      <vt:variant>
        <vt:i4>96</vt:i4>
      </vt:variant>
      <vt:variant>
        <vt:i4>0</vt:i4>
      </vt:variant>
      <vt:variant>
        <vt:i4>5</vt:i4>
      </vt:variant>
      <vt:variant>
        <vt:lpwstr>https://doi.org/10.1098/rstb.2022.0356</vt:lpwstr>
      </vt:variant>
      <vt:variant>
        <vt:lpwstr/>
      </vt:variant>
      <vt:variant>
        <vt:i4>3014782</vt:i4>
      </vt:variant>
      <vt:variant>
        <vt:i4>93</vt:i4>
      </vt:variant>
      <vt:variant>
        <vt:i4>0</vt:i4>
      </vt:variant>
      <vt:variant>
        <vt:i4>5</vt:i4>
      </vt:variant>
      <vt:variant>
        <vt:lpwstr>https://doi.org/10.1098/rstb.2022.0368</vt:lpwstr>
      </vt:variant>
      <vt:variant>
        <vt:lpwstr/>
      </vt:variant>
      <vt:variant>
        <vt:i4>1114141</vt:i4>
      </vt:variant>
      <vt:variant>
        <vt:i4>90</vt:i4>
      </vt:variant>
      <vt:variant>
        <vt:i4>0</vt:i4>
      </vt:variant>
      <vt:variant>
        <vt:i4>5</vt:i4>
      </vt:variant>
      <vt:variant>
        <vt:lpwstr>https://cran.r-project.org/package=vegan</vt:lpwstr>
      </vt:variant>
      <vt:variant>
        <vt:lpwstr/>
      </vt:variant>
      <vt:variant>
        <vt:i4>2687010</vt:i4>
      </vt:variant>
      <vt:variant>
        <vt:i4>87</vt:i4>
      </vt:variant>
      <vt:variant>
        <vt:i4>0</vt:i4>
      </vt:variant>
      <vt:variant>
        <vt:i4>5</vt:i4>
      </vt:variant>
      <vt:variant>
        <vt:lpwstr>https://doi.org/10.7717/peerj.3044</vt:lpwstr>
      </vt:variant>
      <vt:variant>
        <vt:lpwstr/>
      </vt:variant>
      <vt:variant>
        <vt:i4>2687010</vt:i4>
      </vt:variant>
      <vt:variant>
        <vt:i4>84</vt:i4>
      </vt:variant>
      <vt:variant>
        <vt:i4>0</vt:i4>
      </vt:variant>
      <vt:variant>
        <vt:i4>5</vt:i4>
      </vt:variant>
      <vt:variant>
        <vt:lpwstr>https://doi.org/10.7717/peerj.3044</vt:lpwstr>
      </vt:variant>
      <vt:variant>
        <vt:lpwstr/>
      </vt:variant>
      <vt:variant>
        <vt:i4>589851</vt:i4>
      </vt:variant>
      <vt:variant>
        <vt:i4>81</vt:i4>
      </vt:variant>
      <vt:variant>
        <vt:i4>0</vt:i4>
      </vt:variant>
      <vt:variant>
        <vt:i4>5</vt:i4>
      </vt:variant>
      <vt:variant>
        <vt:lpwstr>https://doi.org/10.1007/s12562-018-1282-6</vt:lpwstr>
      </vt:variant>
      <vt:variant>
        <vt:lpwstr/>
      </vt:variant>
      <vt:variant>
        <vt:i4>6226012</vt:i4>
      </vt:variant>
      <vt:variant>
        <vt:i4>78</vt:i4>
      </vt:variant>
      <vt:variant>
        <vt:i4>0</vt:i4>
      </vt:variant>
      <vt:variant>
        <vt:i4>5</vt:i4>
      </vt:variant>
      <vt:variant>
        <vt:lpwstr>https://doi.org/10.1111/gcb.16264</vt:lpwstr>
      </vt:variant>
      <vt:variant>
        <vt:lpwstr/>
      </vt:variant>
      <vt:variant>
        <vt:i4>6226012</vt:i4>
      </vt:variant>
      <vt:variant>
        <vt:i4>75</vt:i4>
      </vt:variant>
      <vt:variant>
        <vt:i4>0</vt:i4>
      </vt:variant>
      <vt:variant>
        <vt:i4>5</vt:i4>
      </vt:variant>
      <vt:variant>
        <vt:lpwstr>https://doi.org/10.1111/gcb.16264</vt:lpwstr>
      </vt:variant>
      <vt:variant>
        <vt:lpwstr/>
      </vt:variant>
      <vt:variant>
        <vt:i4>4259934</vt:i4>
      </vt:variant>
      <vt:variant>
        <vt:i4>72</vt:i4>
      </vt:variant>
      <vt:variant>
        <vt:i4>0</vt:i4>
      </vt:variant>
      <vt:variant>
        <vt:i4>5</vt:i4>
      </vt:variant>
      <vt:variant>
        <vt:lpwstr>https://doi.org/10.1093/plankt/fbs081</vt:lpwstr>
      </vt:variant>
      <vt:variant>
        <vt:lpwstr/>
      </vt:variant>
      <vt:variant>
        <vt:i4>2424880</vt:i4>
      </vt:variant>
      <vt:variant>
        <vt:i4>69</vt:i4>
      </vt:variant>
      <vt:variant>
        <vt:i4>0</vt:i4>
      </vt:variant>
      <vt:variant>
        <vt:i4>5</vt:i4>
      </vt:variant>
      <vt:variant>
        <vt:lpwstr>https://doi.org/10.1038/s41598-021-93859-5</vt:lpwstr>
      </vt:variant>
      <vt:variant>
        <vt:lpwstr/>
      </vt:variant>
      <vt:variant>
        <vt:i4>2687011</vt:i4>
      </vt:variant>
      <vt:variant>
        <vt:i4>66</vt:i4>
      </vt:variant>
      <vt:variant>
        <vt:i4>0</vt:i4>
      </vt:variant>
      <vt:variant>
        <vt:i4>5</vt:i4>
      </vt:variant>
      <vt:variant>
        <vt:lpwstr>https://doi.org/10.7717/peerj.4521</vt:lpwstr>
      </vt:variant>
      <vt:variant>
        <vt:lpwstr/>
      </vt:variant>
      <vt:variant>
        <vt:i4>2687011</vt:i4>
      </vt:variant>
      <vt:variant>
        <vt:i4>63</vt:i4>
      </vt:variant>
      <vt:variant>
        <vt:i4>0</vt:i4>
      </vt:variant>
      <vt:variant>
        <vt:i4>5</vt:i4>
      </vt:variant>
      <vt:variant>
        <vt:lpwstr>https://doi.org/10.7717/peerj.4521</vt:lpwstr>
      </vt:variant>
      <vt:variant>
        <vt:lpwstr/>
      </vt:variant>
      <vt:variant>
        <vt:i4>7</vt:i4>
      </vt:variant>
      <vt:variant>
        <vt:i4>60</vt:i4>
      </vt:variant>
      <vt:variant>
        <vt:i4>0</vt:i4>
      </vt:variant>
      <vt:variant>
        <vt:i4>5</vt:i4>
      </vt:variant>
      <vt:variant>
        <vt:lpwstr>https://doi.org/10.1146/annurev-marine-010814-020007</vt:lpwstr>
      </vt:variant>
      <vt:variant>
        <vt:lpwstr/>
      </vt:variant>
      <vt:variant>
        <vt:i4>65630</vt:i4>
      </vt:variant>
      <vt:variant>
        <vt:i4>57</vt:i4>
      </vt:variant>
      <vt:variant>
        <vt:i4>0</vt:i4>
      </vt:variant>
      <vt:variant>
        <vt:i4>5</vt:i4>
      </vt:variant>
      <vt:variant>
        <vt:lpwstr>https://doi.org/10.1101/2025.06.13.659655</vt:lpwstr>
      </vt:variant>
      <vt:variant>
        <vt:lpwstr/>
      </vt:variant>
      <vt:variant>
        <vt:i4>2293869</vt:i4>
      </vt:variant>
      <vt:variant>
        <vt:i4>54</vt:i4>
      </vt:variant>
      <vt:variant>
        <vt:i4>0</vt:i4>
      </vt:variant>
      <vt:variant>
        <vt:i4>5</vt:i4>
      </vt:variant>
      <vt:variant>
        <vt:lpwstr>https://doi.org/10.1098/rsbl.2020.0810</vt:lpwstr>
      </vt:variant>
      <vt:variant>
        <vt:lpwstr/>
      </vt:variant>
      <vt:variant>
        <vt:i4>6881336</vt:i4>
      </vt:variant>
      <vt:variant>
        <vt:i4>51</vt:i4>
      </vt:variant>
      <vt:variant>
        <vt:i4>0</vt:i4>
      </vt:variant>
      <vt:variant>
        <vt:i4>5</vt:i4>
      </vt:variant>
      <vt:variant>
        <vt:lpwstr>https://doi.org/10.1038/s42003-022-03472-z</vt:lpwstr>
      </vt:variant>
      <vt:variant>
        <vt:lpwstr/>
      </vt:variant>
      <vt:variant>
        <vt:i4>3473440</vt:i4>
      </vt:variant>
      <vt:variant>
        <vt:i4>48</vt:i4>
      </vt:variant>
      <vt:variant>
        <vt:i4>0</vt:i4>
      </vt:variant>
      <vt:variant>
        <vt:i4>5</vt:i4>
      </vt:variant>
      <vt:variant>
        <vt:lpwstr>https://www.frontiersin.org/journals/marine-science/articles/10.3389/fmars.2023.1219993</vt:lpwstr>
      </vt:variant>
      <vt:variant>
        <vt:lpwstr/>
      </vt:variant>
      <vt:variant>
        <vt:i4>983119</vt:i4>
      </vt:variant>
      <vt:variant>
        <vt:i4>45</vt:i4>
      </vt:variant>
      <vt:variant>
        <vt:i4>0</vt:i4>
      </vt:variant>
      <vt:variant>
        <vt:i4>5</vt:i4>
      </vt:variant>
      <vt:variant>
        <vt:lpwstr>https://www.frontiersin.org/journals/ecology-and-evolution/articles/10.3389/fevo.2021.574877</vt:lpwstr>
      </vt:variant>
      <vt:variant>
        <vt:lpwstr/>
      </vt:variant>
      <vt:variant>
        <vt:i4>3997819</vt:i4>
      </vt:variant>
      <vt:variant>
        <vt:i4>42</vt:i4>
      </vt:variant>
      <vt:variant>
        <vt:i4>0</vt:i4>
      </vt:variant>
      <vt:variant>
        <vt:i4>5</vt:i4>
      </vt:variant>
      <vt:variant>
        <vt:lpwstr>https://doi.org/10.1016/j.scitotenv.2019.07.156</vt:lpwstr>
      </vt:variant>
      <vt:variant>
        <vt:lpwstr/>
      </vt:variant>
      <vt:variant>
        <vt:i4>3276845</vt:i4>
      </vt:variant>
      <vt:variant>
        <vt:i4>39</vt:i4>
      </vt:variant>
      <vt:variant>
        <vt:i4>0</vt:i4>
      </vt:variant>
      <vt:variant>
        <vt:i4>5</vt:i4>
      </vt:variant>
      <vt:variant>
        <vt:lpwstr>https://www.frontiersin.org/journals/marine-science/articles/10.3389/fmars.2022.1004410</vt:lpwstr>
      </vt:variant>
      <vt:variant>
        <vt:lpwstr/>
      </vt:variant>
      <vt:variant>
        <vt:i4>5177411</vt:i4>
      </vt:variant>
      <vt:variant>
        <vt:i4>36</vt:i4>
      </vt:variant>
      <vt:variant>
        <vt:i4>0</vt:i4>
      </vt:variant>
      <vt:variant>
        <vt:i4>5</vt:i4>
      </vt:variant>
      <vt:variant>
        <vt:lpwstr>https://doi.org/10.1371/journal.pone.0245314</vt:lpwstr>
      </vt:variant>
      <vt:variant>
        <vt:lpwstr/>
      </vt:variant>
      <vt:variant>
        <vt:i4>2621565</vt:i4>
      </vt:variant>
      <vt:variant>
        <vt:i4>33</vt:i4>
      </vt:variant>
      <vt:variant>
        <vt:i4>0</vt:i4>
      </vt:variant>
      <vt:variant>
        <vt:i4>5</vt:i4>
      </vt:variant>
      <vt:variant>
        <vt:lpwstr>https://doi.org/10.1016/j.scitotenv.2021.151666</vt:lpwstr>
      </vt:variant>
      <vt:variant>
        <vt:lpwstr/>
      </vt:variant>
      <vt:variant>
        <vt:i4>131103</vt:i4>
      </vt:variant>
      <vt:variant>
        <vt:i4>30</vt:i4>
      </vt:variant>
      <vt:variant>
        <vt:i4>0</vt:i4>
      </vt:variant>
      <vt:variant>
        <vt:i4>5</vt:i4>
      </vt:variant>
      <vt:variant>
        <vt:lpwstr>https://www.frontiersin.org/journals/marine-science/articles/10.3389/fmars.2020.00552</vt:lpwstr>
      </vt:variant>
      <vt:variant>
        <vt:lpwstr/>
      </vt:variant>
      <vt:variant>
        <vt:i4>983108</vt:i4>
      </vt:variant>
      <vt:variant>
        <vt:i4>27</vt:i4>
      </vt:variant>
      <vt:variant>
        <vt:i4>0</vt:i4>
      </vt:variant>
      <vt:variant>
        <vt:i4>5</vt:i4>
      </vt:variant>
      <vt:variant>
        <vt:lpwstr>https://doi.org/10.1890/08-1823.1</vt:lpwstr>
      </vt:variant>
      <vt:variant>
        <vt:lpwstr/>
      </vt:variant>
      <vt:variant>
        <vt:i4>2949222</vt:i4>
      </vt:variant>
      <vt:variant>
        <vt:i4>24</vt:i4>
      </vt:variant>
      <vt:variant>
        <vt:i4>0</vt:i4>
      </vt:variant>
      <vt:variant>
        <vt:i4>5</vt:i4>
      </vt:variant>
      <vt:variant>
        <vt:lpwstr>https://doi.org/10.1016/j.marpolbul.2023.115105</vt:lpwstr>
      </vt:variant>
      <vt:variant>
        <vt:lpwstr/>
      </vt:variant>
      <vt:variant>
        <vt:i4>8257655</vt:i4>
      </vt:variant>
      <vt:variant>
        <vt:i4>21</vt:i4>
      </vt:variant>
      <vt:variant>
        <vt:i4>0</vt:i4>
      </vt:variant>
      <vt:variant>
        <vt:i4>5</vt:i4>
      </vt:variant>
      <vt:variant>
        <vt:lpwstr>https://doi.org/10.1002/lol2.10213</vt:lpwstr>
      </vt:variant>
      <vt:variant>
        <vt:lpwstr/>
      </vt:variant>
      <vt:variant>
        <vt:i4>3735590</vt:i4>
      </vt:variant>
      <vt:variant>
        <vt:i4>18</vt:i4>
      </vt:variant>
      <vt:variant>
        <vt:i4>0</vt:i4>
      </vt:variant>
      <vt:variant>
        <vt:i4>5</vt:i4>
      </vt:variant>
      <vt:variant>
        <vt:lpwstr>https://doi.org/10.1016/j.isci.2023.106203</vt:lpwstr>
      </vt:variant>
      <vt:variant>
        <vt:lpwstr/>
      </vt:variant>
      <vt:variant>
        <vt:i4>2555957</vt:i4>
      </vt:variant>
      <vt:variant>
        <vt:i4>15</vt:i4>
      </vt:variant>
      <vt:variant>
        <vt:i4>0</vt:i4>
      </vt:variant>
      <vt:variant>
        <vt:i4>5</vt:i4>
      </vt:variant>
      <vt:variant>
        <vt:lpwstr>https://doi.org/10.1038/s41598-025-12916-5</vt:lpwstr>
      </vt:variant>
      <vt:variant>
        <vt:lpwstr/>
      </vt:variant>
      <vt:variant>
        <vt:i4>3473533</vt:i4>
      </vt:variant>
      <vt:variant>
        <vt:i4>12</vt:i4>
      </vt:variant>
      <vt:variant>
        <vt:i4>0</vt:i4>
      </vt:variant>
      <vt:variant>
        <vt:i4>5</vt:i4>
      </vt:variant>
      <vt:variant>
        <vt:lpwstr>https://doi.org/10.1016/j.scitotenv.2016.10.037</vt:lpwstr>
      </vt:variant>
      <vt:variant>
        <vt:lpwstr/>
      </vt:variant>
      <vt:variant>
        <vt:i4>3080251</vt:i4>
      </vt:variant>
      <vt:variant>
        <vt:i4>9</vt:i4>
      </vt:variant>
      <vt:variant>
        <vt:i4>0</vt:i4>
      </vt:variant>
      <vt:variant>
        <vt:i4>5</vt:i4>
      </vt:variant>
      <vt:variant>
        <vt:lpwstr>https://doi.org/10.1007/s10531-020-01980-0</vt:lpwstr>
      </vt:variant>
      <vt:variant>
        <vt:lpwstr/>
      </vt:variant>
      <vt:variant>
        <vt:i4>4063347</vt:i4>
      </vt:variant>
      <vt:variant>
        <vt:i4>6</vt:i4>
      </vt:variant>
      <vt:variant>
        <vt:i4>0</vt:i4>
      </vt:variant>
      <vt:variant>
        <vt:i4>5</vt:i4>
      </vt:variant>
      <vt:variant>
        <vt:lpwstr>https://doi.org/10.1111/1365-2664.12024</vt:lpwstr>
      </vt:variant>
      <vt:variant>
        <vt:lpwstr/>
      </vt:variant>
      <vt:variant>
        <vt:i4>4063347</vt:i4>
      </vt:variant>
      <vt:variant>
        <vt:i4>3</vt:i4>
      </vt:variant>
      <vt:variant>
        <vt:i4>0</vt:i4>
      </vt:variant>
      <vt:variant>
        <vt:i4>5</vt:i4>
      </vt:variant>
      <vt:variant>
        <vt:lpwstr>https://doi.org/10.1111/1365-2664.12024</vt:lpwstr>
      </vt:variant>
      <vt:variant>
        <vt:lpwstr/>
      </vt:variant>
      <vt:variant>
        <vt:i4>8061030</vt:i4>
      </vt:variant>
      <vt:variant>
        <vt:i4>0</vt:i4>
      </vt:variant>
      <vt:variant>
        <vt:i4>0</vt:i4>
      </vt:variant>
      <vt:variant>
        <vt:i4>5</vt:i4>
      </vt:variant>
      <vt:variant>
        <vt:lpwstr>https://doi.org/10.1111/j.1442-9993.2001.01070.pp.x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Kingsly Chuo Beng</dc:creator>
  <cp:lastModifiedBy>Gledis Guri</cp:lastModifiedBy>
  <cp:revision>81</cp:revision>
  <dcterms:created xsi:type="dcterms:W3CDTF">2025-11-25T19:07:00Z</dcterms:created>
  <dcterms:modified xsi:type="dcterms:W3CDTF">2025-12-02T21:14:00Z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b10915-602c-481a-bdc7-238d429ea082_Enabled">
    <vt:lpwstr>true</vt:lpwstr>
  </property>
  <property fmtid="{D5CDD505-2E9C-101B-9397-08002B2CF9AE}" pid="3" name="MSIP_Label_f7b10915-602c-481a-bdc7-238d429ea082_SetDate">
    <vt:lpwstr>2025-11-22T16:21:48Z</vt:lpwstr>
  </property>
  <property fmtid="{D5CDD505-2E9C-101B-9397-08002B2CF9AE}" pid="4" name="MSIP_Label_f7b10915-602c-481a-bdc7-238d429ea082_Method">
    <vt:lpwstr>Standard</vt:lpwstr>
  </property>
  <property fmtid="{D5CDD505-2E9C-101B-9397-08002B2CF9AE}" pid="5" name="MSIP_Label_f7b10915-602c-481a-bdc7-238d429ea082_Name">
    <vt:lpwstr>defa4170-0d19-0005-0004-bc88714345d2</vt:lpwstr>
  </property>
  <property fmtid="{D5CDD505-2E9C-101B-9397-08002B2CF9AE}" pid="6" name="MSIP_Label_f7b10915-602c-481a-bdc7-238d429ea082_SiteId">
    <vt:lpwstr>9f119962-8c62-431c-a8ef-e7e0a42d11fc</vt:lpwstr>
  </property>
  <property fmtid="{D5CDD505-2E9C-101B-9397-08002B2CF9AE}" pid="7" name="MSIP_Label_f7b10915-602c-481a-bdc7-238d429ea082_ActionId">
    <vt:lpwstr>30fea154-2686-4d28-9d7a-fff161d65c12</vt:lpwstr>
  </property>
  <property fmtid="{D5CDD505-2E9C-101B-9397-08002B2CF9AE}" pid="8" name="MSIP_Label_f7b10915-602c-481a-bdc7-238d429ea082_ContentBits">
    <vt:lpwstr>0</vt:lpwstr>
  </property>
  <property fmtid="{D5CDD505-2E9C-101B-9397-08002B2CF9AE}" pid="9" name="MSIP_Label_f7b10915-602c-481a-bdc7-238d429ea082_Tag">
    <vt:lpwstr>50, 3, 0, 1</vt:lpwstr>
  </property>
  <property fmtid="{D5CDD505-2E9C-101B-9397-08002B2CF9AE}" pid="10" name="ContentTypeId">
    <vt:lpwstr>0x01010061903E692AEAAC4B9B6DC6F5FC7582B7</vt:lpwstr>
  </property>
  <property fmtid="{D5CDD505-2E9C-101B-9397-08002B2CF9AE}" pid="11" name="MediaServiceImageTags">
    <vt:lpwstr/>
  </property>
</Properties>
</file>